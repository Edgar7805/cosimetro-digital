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CC"/>
  <w:body>
    <w:p w14:paraId="1B112186" w14:textId="77777777" w:rsidR="00DC13AD" w:rsidRDefault="00DC13AD" w:rsidP="00555A44">
      <w:pPr>
        <w:pStyle w:val="Estilo3"/>
        <w:rPr>
          <w:color w:val="595959" w:themeColor="text1" w:themeTint="A6"/>
        </w:rPr>
      </w:pPr>
    </w:p>
    <w:p w14:paraId="7B3FD0B1" w14:textId="77777777" w:rsidR="00DC13AD" w:rsidRDefault="00DC13AD" w:rsidP="00555A44">
      <w:pPr>
        <w:pStyle w:val="Estilo3"/>
        <w:rPr>
          <w:color w:val="595959" w:themeColor="text1" w:themeTint="A6"/>
        </w:rPr>
      </w:pPr>
    </w:p>
    <w:p w14:paraId="5A360D49" w14:textId="77777777" w:rsidR="00DC13AD" w:rsidRDefault="00DC13AD" w:rsidP="00555A44">
      <w:pPr>
        <w:pStyle w:val="Estilo3"/>
        <w:rPr>
          <w:color w:val="595959" w:themeColor="text1" w:themeTint="A6"/>
        </w:rPr>
      </w:pPr>
    </w:p>
    <w:p w14:paraId="66A89471" w14:textId="77777777" w:rsidR="00DC13AD" w:rsidRDefault="00DC13AD" w:rsidP="00555A44">
      <w:pPr>
        <w:pStyle w:val="Estilo3"/>
        <w:rPr>
          <w:color w:val="595959" w:themeColor="text1" w:themeTint="A6"/>
        </w:rPr>
      </w:pPr>
    </w:p>
    <w:p w14:paraId="6C53949B" w14:textId="77777777" w:rsidR="00DC13AD" w:rsidRDefault="00DC13AD" w:rsidP="00555A44">
      <w:pPr>
        <w:pStyle w:val="Estilo3"/>
        <w:rPr>
          <w:color w:val="595959" w:themeColor="text1" w:themeTint="A6"/>
        </w:rPr>
      </w:pPr>
    </w:p>
    <w:p w14:paraId="5D78EB2E" w14:textId="77777777" w:rsidR="00DC13AD" w:rsidRDefault="00DC13AD" w:rsidP="00555A44">
      <w:pPr>
        <w:pStyle w:val="Estilo3"/>
        <w:rPr>
          <w:color w:val="595959" w:themeColor="text1" w:themeTint="A6"/>
        </w:rPr>
      </w:pPr>
    </w:p>
    <w:p w14:paraId="02E31AB5" w14:textId="77777777" w:rsidR="00DC13AD" w:rsidRDefault="00DC13AD" w:rsidP="00DC13AD">
      <w:pPr>
        <w:pStyle w:val="Estilo3"/>
        <w:jc w:val="center"/>
        <w:rPr>
          <w:color w:val="595959" w:themeColor="text1" w:themeTint="A6"/>
        </w:rPr>
      </w:pPr>
    </w:p>
    <w:p w14:paraId="5D8440CF" w14:textId="77777777" w:rsidR="00356D43" w:rsidRPr="006C000B" w:rsidRDefault="00356D43" w:rsidP="00356D43">
      <w:pPr>
        <w:spacing w:line="360" w:lineRule="auto"/>
        <w:jc w:val="center"/>
        <w:rPr>
          <w:rFonts w:ascii="Arial" w:hAnsi="Arial" w:cs="Arial"/>
          <w:b/>
          <w:lang w:eastAsia="es-CL"/>
        </w:rPr>
      </w:pPr>
    </w:p>
    <w:p w14:paraId="70953877" w14:textId="77777777" w:rsidR="00DE1916" w:rsidRPr="006C000B" w:rsidRDefault="00DE1916" w:rsidP="00DE1916">
      <w:pPr>
        <w:spacing w:line="360" w:lineRule="auto"/>
        <w:jc w:val="center"/>
        <w:rPr>
          <w:rFonts w:ascii="Arial" w:hAnsi="Arial" w:cs="Arial"/>
          <w:b/>
          <w:lang w:eastAsia="es-CL"/>
        </w:rPr>
      </w:pPr>
      <w:r>
        <w:rPr>
          <w:rFonts w:ascii="Arial" w:hAnsi="Arial" w:cs="Arial"/>
          <w:b/>
          <w:lang w:eastAsia="es-CL"/>
        </w:rPr>
        <w:t xml:space="preserve">Corrección del factor de potencia mediante lógica difusa </w:t>
      </w:r>
    </w:p>
    <w:p w14:paraId="4D9626A7" w14:textId="77777777" w:rsidR="00DC13AD" w:rsidRPr="006C000B" w:rsidRDefault="00DC13AD" w:rsidP="00DC13AD">
      <w:pPr>
        <w:jc w:val="center"/>
        <w:rPr>
          <w:rFonts w:ascii="Arial" w:hAnsi="Arial" w:cs="Arial"/>
        </w:rPr>
      </w:pPr>
    </w:p>
    <w:p w14:paraId="1455AA17" w14:textId="77777777" w:rsidR="00DC13AD" w:rsidRPr="006C000B" w:rsidRDefault="00DC13AD" w:rsidP="00DC13AD">
      <w:pPr>
        <w:jc w:val="center"/>
        <w:rPr>
          <w:rFonts w:ascii="Arial" w:hAnsi="Arial" w:cs="Arial"/>
        </w:rPr>
      </w:pPr>
    </w:p>
    <w:p w14:paraId="356AEA88" w14:textId="77777777" w:rsidR="00DC13AD" w:rsidRPr="006C000B" w:rsidRDefault="00DC13AD" w:rsidP="00DC13AD">
      <w:pPr>
        <w:jc w:val="center"/>
        <w:rPr>
          <w:rFonts w:ascii="Arial" w:hAnsi="Arial" w:cs="Arial"/>
        </w:rPr>
      </w:pPr>
    </w:p>
    <w:p w14:paraId="61B42365" w14:textId="77777777" w:rsidR="00DC13AD" w:rsidRPr="006C000B" w:rsidRDefault="00DC13AD" w:rsidP="00DC13AD">
      <w:pPr>
        <w:jc w:val="center"/>
        <w:rPr>
          <w:rFonts w:ascii="Arial" w:hAnsi="Arial" w:cs="Arial"/>
        </w:rPr>
      </w:pPr>
    </w:p>
    <w:p w14:paraId="56BEB82D" w14:textId="77777777" w:rsidR="00DC13AD" w:rsidRPr="00CC768A" w:rsidRDefault="00DC13AD" w:rsidP="00DC13AD">
      <w:pPr>
        <w:jc w:val="center"/>
        <w:rPr>
          <w:rFonts w:ascii="Arial" w:hAnsi="Arial" w:cs="Arial"/>
          <w:b/>
        </w:rPr>
      </w:pPr>
    </w:p>
    <w:p w14:paraId="6DAC720F" w14:textId="50BFB5D3" w:rsidR="00DC13AD" w:rsidRDefault="00C33784" w:rsidP="00DC13AD">
      <w:pPr>
        <w:tabs>
          <w:tab w:val="left" w:pos="4320"/>
          <w:tab w:val="left" w:pos="4860"/>
          <w:tab w:val="left" w:pos="5040"/>
        </w:tabs>
        <w:jc w:val="center"/>
        <w:rPr>
          <w:rFonts w:ascii="Arial" w:hAnsi="Arial" w:cs="Arial"/>
          <w:sz w:val="20"/>
          <w:szCs w:val="20"/>
        </w:rPr>
      </w:pPr>
      <w:r>
        <w:rPr>
          <w:rFonts w:ascii="Arial" w:hAnsi="Arial" w:cs="Arial"/>
          <w:sz w:val="20"/>
          <w:szCs w:val="20"/>
        </w:rPr>
        <w:t>Matías</w:t>
      </w:r>
      <w:r w:rsidR="00B356FB">
        <w:rPr>
          <w:rFonts w:ascii="Arial" w:hAnsi="Arial" w:cs="Arial"/>
          <w:sz w:val="20"/>
          <w:szCs w:val="20"/>
        </w:rPr>
        <w:t xml:space="preserve"> Olivares</w:t>
      </w:r>
    </w:p>
    <w:p w14:paraId="2AB84D70" w14:textId="68FCF518" w:rsidR="00B356FB" w:rsidRPr="006C000B" w:rsidRDefault="00B356FB" w:rsidP="00DC13AD">
      <w:pPr>
        <w:tabs>
          <w:tab w:val="left" w:pos="4320"/>
          <w:tab w:val="left" w:pos="4860"/>
          <w:tab w:val="left" w:pos="5040"/>
        </w:tabs>
        <w:jc w:val="center"/>
        <w:rPr>
          <w:rFonts w:ascii="Arial" w:hAnsi="Arial" w:cs="Arial"/>
          <w:sz w:val="20"/>
          <w:szCs w:val="20"/>
        </w:rPr>
      </w:pPr>
      <w:r>
        <w:rPr>
          <w:rFonts w:ascii="Arial" w:hAnsi="Arial" w:cs="Arial"/>
          <w:sz w:val="20"/>
          <w:szCs w:val="20"/>
        </w:rPr>
        <w:t>Edgar Sazo</w:t>
      </w:r>
    </w:p>
    <w:p w14:paraId="0BA08FE1" w14:textId="77777777" w:rsidR="00DC13AD" w:rsidRDefault="00DC13AD" w:rsidP="00DC13AD">
      <w:pPr>
        <w:jc w:val="center"/>
        <w:rPr>
          <w:rFonts w:ascii="Arial" w:hAnsi="Arial" w:cs="Arial"/>
        </w:rPr>
      </w:pPr>
    </w:p>
    <w:p w14:paraId="29BC69E8" w14:textId="77777777" w:rsidR="00DC13AD" w:rsidRDefault="00DC13AD" w:rsidP="00DC13AD">
      <w:pPr>
        <w:jc w:val="center"/>
        <w:rPr>
          <w:rFonts w:ascii="Arial" w:hAnsi="Arial" w:cs="Arial"/>
        </w:rPr>
      </w:pPr>
    </w:p>
    <w:p w14:paraId="3C37A17A" w14:textId="77777777" w:rsidR="00DC13AD" w:rsidRDefault="00DC13AD" w:rsidP="00DC13AD">
      <w:pPr>
        <w:jc w:val="center"/>
        <w:rPr>
          <w:rFonts w:ascii="Arial" w:hAnsi="Arial" w:cs="Arial"/>
        </w:rPr>
      </w:pPr>
    </w:p>
    <w:p w14:paraId="3D3AA800" w14:textId="77777777" w:rsidR="00DC13AD" w:rsidRDefault="00DC13AD" w:rsidP="00DC13AD">
      <w:pPr>
        <w:jc w:val="center"/>
        <w:rPr>
          <w:rFonts w:ascii="Arial" w:hAnsi="Arial" w:cs="Arial"/>
        </w:rPr>
      </w:pPr>
    </w:p>
    <w:p w14:paraId="0E4BEA4F" w14:textId="77777777" w:rsidR="00DC13AD" w:rsidRDefault="00DC13AD" w:rsidP="00DC13AD">
      <w:pPr>
        <w:jc w:val="center"/>
        <w:rPr>
          <w:rFonts w:ascii="Arial" w:hAnsi="Arial" w:cs="Arial"/>
        </w:rPr>
      </w:pPr>
    </w:p>
    <w:p w14:paraId="1168982B" w14:textId="38C0DA24" w:rsidR="00DC13AD" w:rsidRDefault="00DC13AD" w:rsidP="00DC13AD">
      <w:pPr>
        <w:jc w:val="right"/>
        <w:rPr>
          <w:rFonts w:ascii="Arial" w:hAnsi="Arial" w:cs="Arial"/>
          <w:sz w:val="20"/>
          <w:szCs w:val="20"/>
        </w:rPr>
      </w:pPr>
      <w:r>
        <w:rPr>
          <w:rFonts w:ascii="Arial" w:hAnsi="Arial" w:cs="Arial"/>
          <w:lang w:val="pt-BR"/>
        </w:rPr>
        <w:tab/>
      </w:r>
      <w:r>
        <w:rPr>
          <w:rFonts w:ascii="Arial" w:hAnsi="Arial" w:cs="Arial"/>
          <w:sz w:val="20"/>
          <w:szCs w:val="20"/>
        </w:rPr>
        <w:t>Académico guía:</w:t>
      </w:r>
      <w:r w:rsidR="00191329">
        <w:rPr>
          <w:rFonts w:ascii="Arial" w:hAnsi="Arial" w:cs="Arial"/>
          <w:sz w:val="20"/>
          <w:szCs w:val="20"/>
        </w:rPr>
        <w:t xml:space="preserve"> </w:t>
      </w:r>
      <w:r w:rsidR="00B356FB">
        <w:rPr>
          <w:rFonts w:ascii="Arial" w:hAnsi="Arial" w:cs="Arial"/>
          <w:sz w:val="20"/>
          <w:szCs w:val="20"/>
        </w:rPr>
        <w:t>Leonardo Moya</w:t>
      </w:r>
    </w:p>
    <w:p w14:paraId="12FD03B7" w14:textId="77777777" w:rsidR="00DC13AD" w:rsidRPr="00F005BA" w:rsidRDefault="00DC13AD" w:rsidP="00DC13AD">
      <w:pPr>
        <w:rPr>
          <w:rFonts w:ascii="Arial" w:hAnsi="Arial" w:cs="Arial"/>
          <w:sz w:val="20"/>
          <w:szCs w:val="20"/>
        </w:rPr>
      </w:pPr>
    </w:p>
    <w:p w14:paraId="0F844100" w14:textId="77777777" w:rsidR="00DC13AD" w:rsidRPr="00F005BA" w:rsidRDefault="00DC13AD" w:rsidP="00DC13AD">
      <w:pPr>
        <w:rPr>
          <w:rFonts w:ascii="Arial" w:hAnsi="Arial" w:cs="Arial"/>
          <w:sz w:val="20"/>
          <w:szCs w:val="20"/>
        </w:rPr>
      </w:pPr>
    </w:p>
    <w:p w14:paraId="5FBE5558" w14:textId="77777777" w:rsidR="00DC13AD" w:rsidRPr="00F005BA" w:rsidRDefault="00DC13AD" w:rsidP="00DC13AD">
      <w:pPr>
        <w:rPr>
          <w:rFonts w:ascii="Arial" w:hAnsi="Arial" w:cs="Arial"/>
          <w:sz w:val="20"/>
          <w:szCs w:val="20"/>
        </w:rPr>
      </w:pPr>
    </w:p>
    <w:p w14:paraId="23DD0197" w14:textId="77777777" w:rsidR="00DC13AD" w:rsidRPr="00F005BA" w:rsidRDefault="00DC13AD" w:rsidP="00DC13AD">
      <w:pPr>
        <w:rPr>
          <w:rFonts w:ascii="Arial" w:hAnsi="Arial" w:cs="Arial"/>
          <w:sz w:val="20"/>
          <w:szCs w:val="20"/>
        </w:rPr>
      </w:pPr>
    </w:p>
    <w:p w14:paraId="7092B18E" w14:textId="77777777" w:rsidR="00DC13AD" w:rsidRDefault="00DC13AD" w:rsidP="00DC13AD">
      <w:pPr>
        <w:rPr>
          <w:rFonts w:ascii="Arial" w:hAnsi="Arial" w:cs="Arial"/>
          <w:sz w:val="20"/>
          <w:szCs w:val="20"/>
        </w:rPr>
      </w:pPr>
    </w:p>
    <w:p w14:paraId="46B27B2A" w14:textId="77777777" w:rsidR="00DC13AD" w:rsidRDefault="00DC13AD" w:rsidP="00DC13AD">
      <w:pPr>
        <w:rPr>
          <w:rFonts w:ascii="Arial" w:hAnsi="Arial" w:cs="Arial"/>
          <w:sz w:val="20"/>
          <w:szCs w:val="20"/>
        </w:rPr>
      </w:pPr>
    </w:p>
    <w:p w14:paraId="482BC75C" w14:textId="77777777" w:rsidR="00663E30" w:rsidRDefault="00663E30" w:rsidP="00DC13AD">
      <w:pPr>
        <w:jc w:val="center"/>
        <w:outlineLvl w:val="0"/>
        <w:rPr>
          <w:rFonts w:ascii="Arial" w:hAnsi="Arial" w:cs="Arial"/>
        </w:rPr>
      </w:pPr>
    </w:p>
    <w:p w14:paraId="528BEABD" w14:textId="77777777" w:rsidR="00663E30" w:rsidRDefault="00663E30" w:rsidP="00DC13AD">
      <w:pPr>
        <w:jc w:val="center"/>
        <w:outlineLvl w:val="0"/>
        <w:rPr>
          <w:rFonts w:ascii="Arial" w:hAnsi="Arial" w:cs="Arial"/>
        </w:rPr>
      </w:pPr>
    </w:p>
    <w:p w14:paraId="5CB93817" w14:textId="77777777" w:rsidR="00663E30" w:rsidRDefault="00663E30" w:rsidP="00DC13AD">
      <w:pPr>
        <w:jc w:val="center"/>
        <w:outlineLvl w:val="0"/>
        <w:rPr>
          <w:rFonts w:ascii="Arial" w:hAnsi="Arial" w:cs="Arial"/>
        </w:rPr>
      </w:pPr>
    </w:p>
    <w:p w14:paraId="48A9A59E" w14:textId="77777777" w:rsidR="00663E30" w:rsidRDefault="00663E30" w:rsidP="00DC13AD">
      <w:pPr>
        <w:jc w:val="center"/>
        <w:outlineLvl w:val="0"/>
        <w:rPr>
          <w:rFonts w:ascii="Arial" w:hAnsi="Arial" w:cs="Arial"/>
        </w:rPr>
      </w:pPr>
    </w:p>
    <w:p w14:paraId="2F438161" w14:textId="77777777" w:rsidR="00663E30" w:rsidRDefault="00663E30" w:rsidP="00DC13AD">
      <w:pPr>
        <w:jc w:val="center"/>
        <w:outlineLvl w:val="0"/>
        <w:rPr>
          <w:rFonts w:ascii="Arial" w:hAnsi="Arial" w:cs="Arial"/>
        </w:rPr>
      </w:pPr>
    </w:p>
    <w:p w14:paraId="4BC73E0E" w14:textId="77777777" w:rsidR="00663E30" w:rsidRDefault="00663E30" w:rsidP="00DC13AD">
      <w:pPr>
        <w:jc w:val="center"/>
        <w:outlineLvl w:val="0"/>
        <w:rPr>
          <w:rFonts w:ascii="Arial" w:hAnsi="Arial" w:cs="Arial"/>
        </w:rPr>
      </w:pPr>
    </w:p>
    <w:p w14:paraId="35A4746E" w14:textId="77777777" w:rsidR="00663E30" w:rsidRDefault="00663E30" w:rsidP="00DC13AD">
      <w:pPr>
        <w:jc w:val="center"/>
        <w:outlineLvl w:val="0"/>
        <w:rPr>
          <w:rFonts w:ascii="Arial" w:hAnsi="Arial" w:cs="Arial"/>
        </w:rPr>
      </w:pPr>
    </w:p>
    <w:p w14:paraId="01137589" w14:textId="77777777" w:rsidR="00663E30" w:rsidRDefault="00663E30" w:rsidP="00DC13AD">
      <w:pPr>
        <w:jc w:val="center"/>
        <w:outlineLvl w:val="0"/>
        <w:rPr>
          <w:rFonts w:ascii="Arial" w:hAnsi="Arial" w:cs="Arial"/>
        </w:rPr>
      </w:pPr>
    </w:p>
    <w:p w14:paraId="6290A684" w14:textId="77777777" w:rsidR="00663E30" w:rsidRDefault="00663E30" w:rsidP="00DC13AD">
      <w:pPr>
        <w:jc w:val="center"/>
        <w:outlineLvl w:val="0"/>
        <w:rPr>
          <w:rFonts w:ascii="Arial" w:hAnsi="Arial" w:cs="Arial"/>
        </w:rPr>
      </w:pPr>
    </w:p>
    <w:p w14:paraId="6250F410" w14:textId="77777777" w:rsidR="00663E30" w:rsidRDefault="00663E30" w:rsidP="00DC13AD">
      <w:pPr>
        <w:jc w:val="center"/>
        <w:outlineLvl w:val="0"/>
        <w:rPr>
          <w:rFonts w:ascii="Arial" w:hAnsi="Arial" w:cs="Arial"/>
        </w:rPr>
      </w:pPr>
    </w:p>
    <w:p w14:paraId="56AFF482" w14:textId="77777777" w:rsidR="00663E30" w:rsidRDefault="00663E30" w:rsidP="00DC13AD">
      <w:pPr>
        <w:jc w:val="center"/>
        <w:outlineLvl w:val="0"/>
        <w:rPr>
          <w:rFonts w:ascii="Arial" w:hAnsi="Arial" w:cs="Arial"/>
        </w:rPr>
      </w:pPr>
    </w:p>
    <w:p w14:paraId="3744123E" w14:textId="77777777" w:rsidR="00663E30" w:rsidRDefault="00663E30" w:rsidP="00DC13AD">
      <w:pPr>
        <w:jc w:val="center"/>
        <w:outlineLvl w:val="0"/>
        <w:rPr>
          <w:rFonts w:ascii="Arial" w:hAnsi="Arial" w:cs="Arial"/>
        </w:rPr>
      </w:pPr>
    </w:p>
    <w:p w14:paraId="497CA765" w14:textId="77777777" w:rsidR="00DC13AD" w:rsidRPr="00FB7FFD" w:rsidRDefault="00DC13AD" w:rsidP="00FB7FFD">
      <w:pPr>
        <w:jc w:val="center"/>
        <w:rPr>
          <w:rFonts w:ascii="Arial" w:hAnsi="Arial" w:cs="Arial"/>
          <w:b/>
          <w:bCs/>
          <w:sz w:val="28"/>
          <w:szCs w:val="28"/>
        </w:rPr>
      </w:pPr>
      <w:r w:rsidRPr="00FB7FFD">
        <w:rPr>
          <w:rFonts w:ascii="Arial" w:hAnsi="Arial" w:cs="Arial"/>
          <w:b/>
          <w:bCs/>
          <w:sz w:val="28"/>
          <w:szCs w:val="28"/>
        </w:rPr>
        <w:t>Santiago − Chile</w:t>
      </w:r>
    </w:p>
    <w:p w14:paraId="4E2EA37C" w14:textId="7551740B" w:rsidR="00DC13AD" w:rsidRPr="00FB7FFD" w:rsidRDefault="00DC13AD" w:rsidP="00FB7FFD">
      <w:pPr>
        <w:jc w:val="center"/>
        <w:rPr>
          <w:rFonts w:ascii="Arial" w:hAnsi="Arial" w:cs="Arial"/>
          <w:b/>
          <w:bCs/>
          <w:sz w:val="22"/>
          <w:szCs w:val="22"/>
        </w:rPr>
      </w:pPr>
      <w:r w:rsidRPr="00FB7FFD">
        <w:rPr>
          <w:rFonts w:ascii="Arial" w:hAnsi="Arial" w:cs="Arial"/>
          <w:b/>
          <w:bCs/>
          <w:sz w:val="28"/>
          <w:szCs w:val="28"/>
        </w:rPr>
        <w:t>AÑO</w:t>
      </w:r>
      <w:r w:rsidR="00D80673" w:rsidRPr="00FB7FFD">
        <w:rPr>
          <w:rFonts w:ascii="Arial" w:hAnsi="Arial" w:cs="Arial"/>
          <w:b/>
          <w:bCs/>
          <w:sz w:val="28"/>
          <w:szCs w:val="28"/>
        </w:rPr>
        <w:t xml:space="preserve"> 2023</w:t>
      </w:r>
    </w:p>
    <w:p w14:paraId="6E42A50F" w14:textId="77777777" w:rsidR="00DC13AD" w:rsidRDefault="00DC13AD" w:rsidP="00DC13AD">
      <w:pPr>
        <w:pStyle w:val="Estilo3"/>
        <w:jc w:val="center"/>
        <w:rPr>
          <w:color w:val="595959" w:themeColor="text1" w:themeTint="A6"/>
        </w:rPr>
      </w:pPr>
    </w:p>
    <w:p w14:paraId="0DC32890" w14:textId="77777777" w:rsidR="009A4BA3" w:rsidRDefault="009A4BA3" w:rsidP="00DC13AD">
      <w:pPr>
        <w:pStyle w:val="Estilo3"/>
        <w:jc w:val="center"/>
        <w:rPr>
          <w:color w:val="595959" w:themeColor="text1" w:themeTint="A6"/>
        </w:rPr>
      </w:pPr>
    </w:p>
    <w:p w14:paraId="12F7D663" w14:textId="77777777" w:rsidR="009A4BA3" w:rsidRDefault="009A4BA3" w:rsidP="00DC13AD">
      <w:pPr>
        <w:pStyle w:val="Estilo3"/>
        <w:jc w:val="center"/>
        <w:rPr>
          <w:color w:val="595959" w:themeColor="text1" w:themeTint="A6"/>
        </w:rPr>
      </w:pPr>
    </w:p>
    <w:bookmarkStart w:id="0" w:name="_Toc154578502" w:displacedByCustomXml="next"/>
    <w:sdt>
      <w:sdtPr>
        <w:rPr>
          <w:rFonts w:ascii="Century Gothic" w:hAnsi="Century Gothic" w:cs="Century Gothic"/>
          <w:b w:val="0"/>
          <w:color w:val="000000"/>
          <w:sz w:val="24"/>
          <w:szCs w:val="24"/>
          <w:lang w:val="es-ES"/>
        </w:rPr>
        <w:id w:val="-688058864"/>
        <w:docPartObj>
          <w:docPartGallery w:val="Table of Contents"/>
          <w:docPartUnique/>
        </w:docPartObj>
      </w:sdtPr>
      <w:sdtEndPr>
        <w:rPr>
          <w:rFonts w:cs="Arial"/>
          <w:sz w:val="20"/>
          <w:szCs w:val="20"/>
        </w:rPr>
      </w:sdtEndPr>
      <w:sdtContent>
        <w:p w14:paraId="34FA1369" w14:textId="575B7AEF" w:rsidR="00FB7FFD" w:rsidRPr="009151E2" w:rsidRDefault="00FB7FFD" w:rsidP="00120992">
          <w:pPr>
            <w:pStyle w:val="Ttulo3"/>
            <w:rPr>
              <w:rFonts w:cs="Arial"/>
              <w:sz w:val="20"/>
              <w:szCs w:val="20"/>
            </w:rPr>
          </w:pPr>
          <w:r w:rsidRPr="009151E2">
            <w:rPr>
              <w:rFonts w:cs="Arial"/>
              <w:sz w:val="20"/>
              <w:szCs w:val="20"/>
              <w:lang w:val="es-ES"/>
            </w:rPr>
            <w:t>índice General</w:t>
          </w:r>
          <w:bookmarkEnd w:id="0"/>
        </w:p>
        <w:p w14:paraId="05A0BB6B" w14:textId="6A9DC0EA" w:rsidR="00553B7C" w:rsidRDefault="00FB7FFD">
          <w:pPr>
            <w:pStyle w:val="TDC3"/>
            <w:tabs>
              <w:tab w:val="left" w:pos="880"/>
              <w:tab w:val="right" w:leader="dot" w:pos="10530"/>
            </w:tabs>
            <w:rPr>
              <w:rFonts w:cstheme="minorBidi"/>
              <w:noProof/>
              <w:kern w:val="2"/>
              <w14:ligatures w14:val="standardContextual"/>
            </w:rPr>
          </w:pPr>
          <w:r w:rsidRPr="009151E2">
            <w:rPr>
              <w:rFonts w:ascii="Arial" w:hAnsi="Arial" w:cs="Arial"/>
              <w:sz w:val="20"/>
              <w:szCs w:val="20"/>
            </w:rPr>
            <w:fldChar w:fldCharType="begin"/>
          </w:r>
          <w:r w:rsidRPr="009151E2">
            <w:rPr>
              <w:rFonts w:ascii="Arial" w:hAnsi="Arial" w:cs="Arial"/>
              <w:sz w:val="20"/>
              <w:szCs w:val="20"/>
            </w:rPr>
            <w:instrText xml:space="preserve"> TOC \o "1-3" \h \z \u </w:instrText>
          </w:r>
          <w:r w:rsidRPr="009151E2">
            <w:rPr>
              <w:rFonts w:ascii="Arial" w:hAnsi="Arial" w:cs="Arial"/>
              <w:sz w:val="20"/>
              <w:szCs w:val="20"/>
            </w:rPr>
            <w:fldChar w:fldCharType="separate"/>
          </w:r>
          <w:hyperlink w:anchor="_Toc154578502" w:history="1">
            <w:r w:rsidR="00553B7C" w:rsidRPr="003E415E">
              <w:rPr>
                <w:rStyle w:val="Hipervnculo"/>
                <w:rFonts w:cs="Arial"/>
                <w:noProof/>
                <w:lang w:bidi="hi-IN"/>
              </w:rPr>
              <w:t>I.</w:t>
            </w:r>
            <w:r w:rsidR="00553B7C">
              <w:rPr>
                <w:rFonts w:cstheme="minorBidi"/>
                <w:noProof/>
                <w:kern w:val="2"/>
                <w14:ligatures w14:val="standardContextual"/>
              </w:rPr>
              <w:tab/>
            </w:r>
            <w:r w:rsidR="00553B7C" w:rsidRPr="003E415E">
              <w:rPr>
                <w:rStyle w:val="Hipervnculo"/>
                <w:rFonts w:cs="Arial"/>
                <w:noProof/>
                <w:lang w:val="es-ES" w:bidi="hi-IN"/>
              </w:rPr>
              <w:t>índice General</w:t>
            </w:r>
            <w:r w:rsidR="00553B7C">
              <w:rPr>
                <w:noProof/>
                <w:webHidden/>
              </w:rPr>
              <w:tab/>
            </w:r>
            <w:r w:rsidR="00553B7C">
              <w:rPr>
                <w:noProof/>
                <w:webHidden/>
              </w:rPr>
              <w:fldChar w:fldCharType="begin"/>
            </w:r>
            <w:r w:rsidR="00553B7C">
              <w:rPr>
                <w:noProof/>
                <w:webHidden/>
              </w:rPr>
              <w:instrText xml:space="preserve"> PAGEREF _Toc154578502 \h </w:instrText>
            </w:r>
            <w:r w:rsidR="00553B7C">
              <w:rPr>
                <w:noProof/>
                <w:webHidden/>
              </w:rPr>
            </w:r>
            <w:r w:rsidR="00553B7C">
              <w:rPr>
                <w:noProof/>
                <w:webHidden/>
              </w:rPr>
              <w:fldChar w:fldCharType="separate"/>
            </w:r>
            <w:r w:rsidR="00553B7C">
              <w:rPr>
                <w:noProof/>
                <w:webHidden/>
              </w:rPr>
              <w:t>2</w:t>
            </w:r>
            <w:r w:rsidR="00553B7C">
              <w:rPr>
                <w:noProof/>
                <w:webHidden/>
              </w:rPr>
              <w:fldChar w:fldCharType="end"/>
            </w:r>
          </w:hyperlink>
        </w:p>
        <w:p w14:paraId="0242B9BD" w14:textId="533D5AB4" w:rsidR="00553B7C" w:rsidRDefault="00AF0335">
          <w:pPr>
            <w:pStyle w:val="TDC3"/>
            <w:tabs>
              <w:tab w:val="left" w:pos="880"/>
              <w:tab w:val="right" w:leader="dot" w:pos="10530"/>
            </w:tabs>
            <w:rPr>
              <w:rFonts w:cstheme="minorBidi"/>
              <w:noProof/>
              <w:kern w:val="2"/>
              <w14:ligatures w14:val="standardContextual"/>
            </w:rPr>
          </w:pPr>
          <w:hyperlink w:anchor="_Toc154578503" w:history="1">
            <w:r w:rsidR="00553B7C" w:rsidRPr="003E415E">
              <w:rPr>
                <w:rStyle w:val="Hipervnculo"/>
                <w:rFonts w:eastAsia="Calibri"/>
                <w:noProof/>
                <w:lang w:bidi="hi-IN"/>
              </w:rPr>
              <w:t>II.</w:t>
            </w:r>
            <w:r w:rsidR="00553B7C">
              <w:rPr>
                <w:rFonts w:cstheme="minorBidi"/>
                <w:noProof/>
                <w:kern w:val="2"/>
                <w14:ligatures w14:val="standardContextual"/>
              </w:rPr>
              <w:tab/>
            </w:r>
            <w:r w:rsidR="00553B7C" w:rsidRPr="003E415E">
              <w:rPr>
                <w:rStyle w:val="Hipervnculo"/>
                <w:rFonts w:eastAsia="Calibri"/>
                <w:noProof/>
                <w:lang w:eastAsia="en-US" w:bidi="hi-IN"/>
              </w:rPr>
              <w:t>Índice de Figuras</w:t>
            </w:r>
            <w:r w:rsidR="00553B7C">
              <w:rPr>
                <w:noProof/>
                <w:webHidden/>
              </w:rPr>
              <w:tab/>
            </w:r>
            <w:r w:rsidR="00553B7C">
              <w:rPr>
                <w:noProof/>
                <w:webHidden/>
              </w:rPr>
              <w:fldChar w:fldCharType="begin"/>
            </w:r>
            <w:r w:rsidR="00553B7C">
              <w:rPr>
                <w:noProof/>
                <w:webHidden/>
              </w:rPr>
              <w:instrText xml:space="preserve"> PAGEREF _Toc154578503 \h </w:instrText>
            </w:r>
            <w:r w:rsidR="00553B7C">
              <w:rPr>
                <w:noProof/>
                <w:webHidden/>
              </w:rPr>
            </w:r>
            <w:r w:rsidR="00553B7C">
              <w:rPr>
                <w:noProof/>
                <w:webHidden/>
              </w:rPr>
              <w:fldChar w:fldCharType="separate"/>
            </w:r>
            <w:r w:rsidR="00553B7C">
              <w:rPr>
                <w:noProof/>
                <w:webHidden/>
              </w:rPr>
              <w:t>4</w:t>
            </w:r>
            <w:r w:rsidR="00553B7C">
              <w:rPr>
                <w:noProof/>
                <w:webHidden/>
              </w:rPr>
              <w:fldChar w:fldCharType="end"/>
            </w:r>
          </w:hyperlink>
        </w:p>
        <w:p w14:paraId="54DC2E2C" w14:textId="2FADAC66" w:rsidR="00553B7C" w:rsidRDefault="00AF0335">
          <w:pPr>
            <w:pStyle w:val="TDC3"/>
            <w:tabs>
              <w:tab w:val="left" w:pos="1100"/>
              <w:tab w:val="right" w:leader="dot" w:pos="10530"/>
            </w:tabs>
            <w:rPr>
              <w:rFonts w:cstheme="minorBidi"/>
              <w:noProof/>
              <w:kern w:val="2"/>
              <w14:ligatures w14:val="standardContextual"/>
            </w:rPr>
          </w:pPr>
          <w:hyperlink w:anchor="_Toc154578504" w:history="1">
            <w:r w:rsidR="00553B7C" w:rsidRPr="003E415E">
              <w:rPr>
                <w:rStyle w:val="Hipervnculo"/>
                <w:rFonts w:eastAsia="Calibri"/>
                <w:noProof/>
                <w:lang w:bidi="hi-IN"/>
              </w:rPr>
              <w:t>III.</w:t>
            </w:r>
            <w:r w:rsidR="00553B7C">
              <w:rPr>
                <w:rFonts w:cstheme="minorBidi"/>
                <w:noProof/>
                <w:kern w:val="2"/>
                <w14:ligatures w14:val="standardContextual"/>
              </w:rPr>
              <w:tab/>
            </w:r>
            <w:r w:rsidR="00553B7C" w:rsidRPr="003E415E">
              <w:rPr>
                <w:rStyle w:val="Hipervnculo"/>
                <w:rFonts w:eastAsia="Calibri"/>
                <w:noProof/>
                <w:lang w:eastAsia="en-US" w:bidi="hi-IN"/>
              </w:rPr>
              <w:t>Índice de tablas</w:t>
            </w:r>
            <w:r w:rsidR="00553B7C">
              <w:rPr>
                <w:noProof/>
                <w:webHidden/>
              </w:rPr>
              <w:tab/>
            </w:r>
            <w:r w:rsidR="00553B7C">
              <w:rPr>
                <w:noProof/>
                <w:webHidden/>
              </w:rPr>
              <w:fldChar w:fldCharType="begin"/>
            </w:r>
            <w:r w:rsidR="00553B7C">
              <w:rPr>
                <w:noProof/>
                <w:webHidden/>
              </w:rPr>
              <w:instrText xml:space="preserve"> PAGEREF _Toc154578504 \h </w:instrText>
            </w:r>
            <w:r w:rsidR="00553B7C">
              <w:rPr>
                <w:noProof/>
                <w:webHidden/>
              </w:rPr>
            </w:r>
            <w:r w:rsidR="00553B7C">
              <w:rPr>
                <w:noProof/>
                <w:webHidden/>
              </w:rPr>
              <w:fldChar w:fldCharType="separate"/>
            </w:r>
            <w:r w:rsidR="00553B7C">
              <w:rPr>
                <w:noProof/>
                <w:webHidden/>
              </w:rPr>
              <w:t>5</w:t>
            </w:r>
            <w:r w:rsidR="00553B7C">
              <w:rPr>
                <w:noProof/>
                <w:webHidden/>
              </w:rPr>
              <w:fldChar w:fldCharType="end"/>
            </w:r>
          </w:hyperlink>
        </w:p>
        <w:p w14:paraId="1DE435C4" w14:textId="1A812340" w:rsidR="00553B7C" w:rsidRDefault="00AF0335">
          <w:pPr>
            <w:pStyle w:val="TDC3"/>
            <w:tabs>
              <w:tab w:val="left" w:pos="1100"/>
              <w:tab w:val="right" w:leader="dot" w:pos="10530"/>
            </w:tabs>
            <w:rPr>
              <w:rFonts w:cstheme="minorBidi"/>
              <w:noProof/>
              <w:kern w:val="2"/>
              <w14:ligatures w14:val="standardContextual"/>
            </w:rPr>
          </w:pPr>
          <w:hyperlink w:anchor="_Toc154578505" w:history="1">
            <w:r w:rsidR="00553B7C" w:rsidRPr="003E415E">
              <w:rPr>
                <w:rStyle w:val="Hipervnculo"/>
                <w:rFonts w:eastAsia="Calibri"/>
                <w:noProof/>
                <w:lang w:bidi="hi-IN"/>
              </w:rPr>
              <w:t>IV.</w:t>
            </w:r>
            <w:r w:rsidR="00553B7C">
              <w:rPr>
                <w:rFonts w:cstheme="minorBidi"/>
                <w:noProof/>
                <w:kern w:val="2"/>
                <w14:ligatures w14:val="standardContextual"/>
              </w:rPr>
              <w:tab/>
            </w:r>
            <w:r w:rsidR="00553B7C" w:rsidRPr="003E415E">
              <w:rPr>
                <w:rStyle w:val="Hipervnculo"/>
                <w:rFonts w:eastAsia="Calibri"/>
                <w:noProof/>
                <w:lang w:eastAsia="en-US" w:bidi="hi-IN"/>
              </w:rPr>
              <w:t>Índice de Anexos</w:t>
            </w:r>
            <w:r w:rsidR="00553B7C">
              <w:rPr>
                <w:noProof/>
                <w:webHidden/>
              </w:rPr>
              <w:tab/>
            </w:r>
            <w:r w:rsidR="00553B7C">
              <w:rPr>
                <w:noProof/>
                <w:webHidden/>
              </w:rPr>
              <w:fldChar w:fldCharType="begin"/>
            </w:r>
            <w:r w:rsidR="00553B7C">
              <w:rPr>
                <w:noProof/>
                <w:webHidden/>
              </w:rPr>
              <w:instrText xml:space="preserve"> PAGEREF _Toc154578505 \h </w:instrText>
            </w:r>
            <w:r w:rsidR="00553B7C">
              <w:rPr>
                <w:noProof/>
                <w:webHidden/>
              </w:rPr>
            </w:r>
            <w:r w:rsidR="00553B7C">
              <w:rPr>
                <w:noProof/>
                <w:webHidden/>
              </w:rPr>
              <w:fldChar w:fldCharType="separate"/>
            </w:r>
            <w:r w:rsidR="00553B7C">
              <w:rPr>
                <w:noProof/>
                <w:webHidden/>
              </w:rPr>
              <w:t>6</w:t>
            </w:r>
            <w:r w:rsidR="00553B7C">
              <w:rPr>
                <w:noProof/>
                <w:webHidden/>
              </w:rPr>
              <w:fldChar w:fldCharType="end"/>
            </w:r>
          </w:hyperlink>
        </w:p>
        <w:p w14:paraId="56EF5A45" w14:textId="03E954B6" w:rsidR="00553B7C" w:rsidRDefault="00AF0335">
          <w:pPr>
            <w:pStyle w:val="TDC3"/>
            <w:tabs>
              <w:tab w:val="left" w:pos="880"/>
              <w:tab w:val="right" w:leader="dot" w:pos="10530"/>
            </w:tabs>
            <w:rPr>
              <w:rFonts w:cstheme="minorBidi"/>
              <w:noProof/>
              <w:kern w:val="2"/>
              <w14:ligatures w14:val="standardContextual"/>
            </w:rPr>
          </w:pPr>
          <w:hyperlink w:anchor="_Toc154578506" w:history="1">
            <w:r w:rsidR="00553B7C" w:rsidRPr="003E415E">
              <w:rPr>
                <w:rStyle w:val="Hipervnculo"/>
                <w:rFonts w:eastAsia="Calibri"/>
                <w:noProof/>
                <w:lang w:eastAsia="en-US"/>
              </w:rPr>
              <w:t>I.</w:t>
            </w:r>
            <w:r w:rsidR="00553B7C">
              <w:rPr>
                <w:rFonts w:cstheme="minorBidi"/>
                <w:noProof/>
                <w:kern w:val="2"/>
                <w14:ligatures w14:val="standardContextual"/>
              </w:rPr>
              <w:tab/>
            </w:r>
            <w:r w:rsidR="00553B7C" w:rsidRPr="003E415E">
              <w:rPr>
                <w:rStyle w:val="Hipervnculo"/>
                <w:rFonts w:eastAsia="Calibri"/>
                <w:noProof/>
                <w:lang w:eastAsia="en-US"/>
              </w:rPr>
              <w:t>Agradecimientos:</w:t>
            </w:r>
            <w:r w:rsidR="00553B7C">
              <w:rPr>
                <w:noProof/>
                <w:webHidden/>
              </w:rPr>
              <w:tab/>
            </w:r>
            <w:r w:rsidR="00553B7C">
              <w:rPr>
                <w:noProof/>
                <w:webHidden/>
              </w:rPr>
              <w:fldChar w:fldCharType="begin"/>
            </w:r>
            <w:r w:rsidR="00553B7C">
              <w:rPr>
                <w:noProof/>
                <w:webHidden/>
              </w:rPr>
              <w:instrText xml:space="preserve"> PAGEREF _Toc154578506 \h </w:instrText>
            </w:r>
            <w:r w:rsidR="00553B7C">
              <w:rPr>
                <w:noProof/>
                <w:webHidden/>
              </w:rPr>
            </w:r>
            <w:r w:rsidR="00553B7C">
              <w:rPr>
                <w:noProof/>
                <w:webHidden/>
              </w:rPr>
              <w:fldChar w:fldCharType="separate"/>
            </w:r>
            <w:r w:rsidR="00553B7C">
              <w:rPr>
                <w:noProof/>
                <w:webHidden/>
              </w:rPr>
              <w:t>7</w:t>
            </w:r>
            <w:r w:rsidR="00553B7C">
              <w:rPr>
                <w:noProof/>
                <w:webHidden/>
              </w:rPr>
              <w:fldChar w:fldCharType="end"/>
            </w:r>
          </w:hyperlink>
        </w:p>
        <w:p w14:paraId="37670081" w14:textId="6AE6EA18" w:rsidR="00553B7C" w:rsidRDefault="00AF0335">
          <w:pPr>
            <w:pStyle w:val="TDC3"/>
            <w:tabs>
              <w:tab w:val="left" w:pos="880"/>
              <w:tab w:val="right" w:leader="dot" w:pos="10530"/>
            </w:tabs>
            <w:rPr>
              <w:rFonts w:cstheme="minorBidi"/>
              <w:noProof/>
              <w:kern w:val="2"/>
              <w14:ligatures w14:val="standardContextual"/>
            </w:rPr>
          </w:pPr>
          <w:hyperlink w:anchor="_Toc154578507" w:history="1">
            <w:r w:rsidR="00553B7C" w:rsidRPr="003E415E">
              <w:rPr>
                <w:rStyle w:val="Hipervnculo"/>
                <w:rFonts w:eastAsia="Calibri"/>
                <w:noProof/>
                <w:lang w:eastAsia="en-US"/>
              </w:rPr>
              <w:t>II.</w:t>
            </w:r>
            <w:r w:rsidR="00553B7C">
              <w:rPr>
                <w:rFonts w:cstheme="minorBidi"/>
                <w:noProof/>
                <w:kern w:val="2"/>
                <w14:ligatures w14:val="standardContextual"/>
              </w:rPr>
              <w:tab/>
            </w:r>
            <w:r w:rsidR="00553B7C" w:rsidRPr="003E415E">
              <w:rPr>
                <w:rStyle w:val="Hipervnculo"/>
                <w:rFonts w:eastAsia="Calibri"/>
                <w:noProof/>
                <w:lang w:eastAsia="en-US"/>
              </w:rPr>
              <w:t>Resumen ejecutivo:</w:t>
            </w:r>
            <w:r w:rsidR="00553B7C">
              <w:rPr>
                <w:noProof/>
                <w:webHidden/>
              </w:rPr>
              <w:tab/>
            </w:r>
            <w:r w:rsidR="00553B7C">
              <w:rPr>
                <w:noProof/>
                <w:webHidden/>
              </w:rPr>
              <w:fldChar w:fldCharType="begin"/>
            </w:r>
            <w:r w:rsidR="00553B7C">
              <w:rPr>
                <w:noProof/>
                <w:webHidden/>
              </w:rPr>
              <w:instrText xml:space="preserve"> PAGEREF _Toc154578507 \h </w:instrText>
            </w:r>
            <w:r w:rsidR="00553B7C">
              <w:rPr>
                <w:noProof/>
                <w:webHidden/>
              </w:rPr>
            </w:r>
            <w:r w:rsidR="00553B7C">
              <w:rPr>
                <w:noProof/>
                <w:webHidden/>
              </w:rPr>
              <w:fldChar w:fldCharType="separate"/>
            </w:r>
            <w:r w:rsidR="00553B7C">
              <w:rPr>
                <w:noProof/>
                <w:webHidden/>
              </w:rPr>
              <w:t>8</w:t>
            </w:r>
            <w:r w:rsidR="00553B7C">
              <w:rPr>
                <w:noProof/>
                <w:webHidden/>
              </w:rPr>
              <w:fldChar w:fldCharType="end"/>
            </w:r>
          </w:hyperlink>
        </w:p>
        <w:p w14:paraId="058B1CE0" w14:textId="625F14F3" w:rsidR="00553B7C" w:rsidRDefault="00AF0335">
          <w:pPr>
            <w:pStyle w:val="TDC3"/>
            <w:tabs>
              <w:tab w:val="left" w:pos="1100"/>
              <w:tab w:val="right" w:leader="dot" w:pos="10530"/>
            </w:tabs>
            <w:rPr>
              <w:rFonts w:cstheme="minorBidi"/>
              <w:noProof/>
              <w:kern w:val="2"/>
              <w14:ligatures w14:val="standardContextual"/>
            </w:rPr>
          </w:pPr>
          <w:hyperlink w:anchor="_Toc154578508" w:history="1">
            <w:r w:rsidR="00553B7C" w:rsidRPr="003E415E">
              <w:rPr>
                <w:rStyle w:val="Hipervnculo"/>
                <w:noProof/>
                <w:lang w:bidi="hi-IN"/>
              </w:rPr>
              <w:t>III.</w:t>
            </w:r>
            <w:r w:rsidR="00553B7C">
              <w:rPr>
                <w:rFonts w:cstheme="minorBidi"/>
                <w:noProof/>
                <w:kern w:val="2"/>
                <w14:ligatures w14:val="standardContextual"/>
              </w:rPr>
              <w:tab/>
            </w:r>
            <w:r w:rsidR="00553B7C" w:rsidRPr="003E415E">
              <w:rPr>
                <w:rStyle w:val="Hipervnculo"/>
                <w:noProof/>
                <w:lang w:bidi="hi-IN"/>
              </w:rPr>
              <w:t>Introducción</w:t>
            </w:r>
            <w:r w:rsidR="00553B7C">
              <w:rPr>
                <w:noProof/>
                <w:webHidden/>
              </w:rPr>
              <w:tab/>
            </w:r>
            <w:r w:rsidR="00553B7C">
              <w:rPr>
                <w:noProof/>
                <w:webHidden/>
              </w:rPr>
              <w:fldChar w:fldCharType="begin"/>
            </w:r>
            <w:r w:rsidR="00553B7C">
              <w:rPr>
                <w:noProof/>
                <w:webHidden/>
              </w:rPr>
              <w:instrText xml:space="preserve"> PAGEREF _Toc154578508 \h </w:instrText>
            </w:r>
            <w:r w:rsidR="00553B7C">
              <w:rPr>
                <w:noProof/>
                <w:webHidden/>
              </w:rPr>
            </w:r>
            <w:r w:rsidR="00553B7C">
              <w:rPr>
                <w:noProof/>
                <w:webHidden/>
              </w:rPr>
              <w:fldChar w:fldCharType="separate"/>
            </w:r>
            <w:r w:rsidR="00553B7C">
              <w:rPr>
                <w:noProof/>
                <w:webHidden/>
              </w:rPr>
              <w:t>10</w:t>
            </w:r>
            <w:r w:rsidR="00553B7C">
              <w:rPr>
                <w:noProof/>
                <w:webHidden/>
              </w:rPr>
              <w:fldChar w:fldCharType="end"/>
            </w:r>
          </w:hyperlink>
        </w:p>
        <w:p w14:paraId="44DF5FD8" w14:textId="2BC95B67" w:rsidR="00553B7C" w:rsidRDefault="00AF0335">
          <w:pPr>
            <w:pStyle w:val="TDC3"/>
            <w:tabs>
              <w:tab w:val="left" w:pos="1100"/>
              <w:tab w:val="right" w:leader="dot" w:pos="10530"/>
            </w:tabs>
            <w:rPr>
              <w:rFonts w:cstheme="minorBidi"/>
              <w:noProof/>
              <w:kern w:val="2"/>
              <w14:ligatures w14:val="standardContextual"/>
            </w:rPr>
          </w:pPr>
          <w:hyperlink w:anchor="_Toc154578509" w:history="1">
            <w:r w:rsidR="00553B7C" w:rsidRPr="003E415E">
              <w:rPr>
                <w:rStyle w:val="Hipervnculo"/>
                <w:noProof/>
                <w:lang w:bidi="hi-IN"/>
              </w:rPr>
              <w:t>IV.</w:t>
            </w:r>
            <w:r w:rsidR="00553B7C">
              <w:rPr>
                <w:rFonts w:cstheme="minorBidi"/>
                <w:noProof/>
                <w:kern w:val="2"/>
                <w14:ligatures w14:val="standardContextual"/>
              </w:rPr>
              <w:tab/>
            </w:r>
            <w:r w:rsidR="00553B7C" w:rsidRPr="003E415E">
              <w:rPr>
                <w:rStyle w:val="Hipervnculo"/>
                <w:noProof/>
                <w:lang w:bidi="hi-IN"/>
              </w:rPr>
              <w:t>Ingeniería conceptual</w:t>
            </w:r>
            <w:r w:rsidR="00553B7C">
              <w:rPr>
                <w:noProof/>
                <w:webHidden/>
              </w:rPr>
              <w:tab/>
            </w:r>
            <w:r w:rsidR="00553B7C">
              <w:rPr>
                <w:noProof/>
                <w:webHidden/>
              </w:rPr>
              <w:fldChar w:fldCharType="begin"/>
            </w:r>
            <w:r w:rsidR="00553B7C">
              <w:rPr>
                <w:noProof/>
                <w:webHidden/>
              </w:rPr>
              <w:instrText xml:space="preserve"> PAGEREF _Toc154578509 \h </w:instrText>
            </w:r>
            <w:r w:rsidR="00553B7C">
              <w:rPr>
                <w:noProof/>
                <w:webHidden/>
              </w:rPr>
            </w:r>
            <w:r w:rsidR="00553B7C">
              <w:rPr>
                <w:noProof/>
                <w:webHidden/>
              </w:rPr>
              <w:fldChar w:fldCharType="separate"/>
            </w:r>
            <w:r w:rsidR="00553B7C">
              <w:rPr>
                <w:noProof/>
                <w:webHidden/>
              </w:rPr>
              <w:t>10</w:t>
            </w:r>
            <w:r w:rsidR="00553B7C">
              <w:rPr>
                <w:noProof/>
                <w:webHidden/>
              </w:rPr>
              <w:fldChar w:fldCharType="end"/>
            </w:r>
          </w:hyperlink>
        </w:p>
        <w:p w14:paraId="486CAA39" w14:textId="10C363F8" w:rsidR="00553B7C" w:rsidRDefault="00AF0335">
          <w:pPr>
            <w:pStyle w:val="TDC2"/>
            <w:rPr>
              <w:rFonts w:eastAsiaTheme="minorEastAsia"/>
              <w:noProof/>
              <w:kern w:val="2"/>
              <w:lang w:eastAsia="es-CL"/>
              <w14:ligatures w14:val="standardContextual"/>
            </w:rPr>
          </w:pPr>
          <w:hyperlink w:anchor="_Toc154578510" w:history="1">
            <w:r w:rsidR="00553B7C" w:rsidRPr="003E415E">
              <w:rPr>
                <w:rStyle w:val="Hipervnculo"/>
                <w:noProof/>
                <w:lang w:bidi="hi-IN"/>
              </w:rPr>
              <w:t>Objetivo general:</w:t>
            </w:r>
            <w:r w:rsidR="00553B7C">
              <w:rPr>
                <w:noProof/>
                <w:webHidden/>
              </w:rPr>
              <w:tab/>
            </w:r>
            <w:r w:rsidR="00553B7C">
              <w:rPr>
                <w:noProof/>
                <w:webHidden/>
              </w:rPr>
              <w:fldChar w:fldCharType="begin"/>
            </w:r>
            <w:r w:rsidR="00553B7C">
              <w:rPr>
                <w:noProof/>
                <w:webHidden/>
              </w:rPr>
              <w:instrText xml:space="preserve"> PAGEREF _Toc154578510 \h </w:instrText>
            </w:r>
            <w:r w:rsidR="00553B7C">
              <w:rPr>
                <w:noProof/>
                <w:webHidden/>
              </w:rPr>
            </w:r>
            <w:r w:rsidR="00553B7C">
              <w:rPr>
                <w:noProof/>
                <w:webHidden/>
              </w:rPr>
              <w:fldChar w:fldCharType="separate"/>
            </w:r>
            <w:r w:rsidR="00553B7C">
              <w:rPr>
                <w:noProof/>
                <w:webHidden/>
              </w:rPr>
              <w:t>10</w:t>
            </w:r>
            <w:r w:rsidR="00553B7C">
              <w:rPr>
                <w:noProof/>
                <w:webHidden/>
              </w:rPr>
              <w:fldChar w:fldCharType="end"/>
            </w:r>
          </w:hyperlink>
        </w:p>
        <w:p w14:paraId="0BCB34DC" w14:textId="2A28EFBB" w:rsidR="00553B7C" w:rsidRDefault="00AF0335">
          <w:pPr>
            <w:pStyle w:val="TDC2"/>
            <w:rPr>
              <w:rFonts w:eastAsiaTheme="minorEastAsia"/>
              <w:noProof/>
              <w:kern w:val="2"/>
              <w:lang w:eastAsia="es-CL"/>
              <w14:ligatures w14:val="standardContextual"/>
            </w:rPr>
          </w:pPr>
          <w:hyperlink w:anchor="_Toc154578511" w:history="1">
            <w:r w:rsidR="00553B7C" w:rsidRPr="003E415E">
              <w:rPr>
                <w:rStyle w:val="Hipervnculo"/>
                <w:noProof/>
                <w:lang w:val="es-ES" w:bidi="hi-IN"/>
              </w:rPr>
              <w:t>Objetivos específicos</w:t>
            </w:r>
            <w:r w:rsidR="00553B7C" w:rsidRPr="003E415E">
              <w:rPr>
                <w:rStyle w:val="Hipervnculo"/>
                <w:rFonts w:cs="Arial"/>
                <w:noProof/>
                <w:lang w:val="es-ES" w:bidi="hi-IN"/>
              </w:rPr>
              <w:t>:</w:t>
            </w:r>
            <w:r w:rsidR="00553B7C">
              <w:rPr>
                <w:noProof/>
                <w:webHidden/>
              </w:rPr>
              <w:tab/>
            </w:r>
            <w:r w:rsidR="00553B7C">
              <w:rPr>
                <w:noProof/>
                <w:webHidden/>
              </w:rPr>
              <w:fldChar w:fldCharType="begin"/>
            </w:r>
            <w:r w:rsidR="00553B7C">
              <w:rPr>
                <w:noProof/>
                <w:webHidden/>
              </w:rPr>
              <w:instrText xml:space="preserve"> PAGEREF _Toc154578511 \h </w:instrText>
            </w:r>
            <w:r w:rsidR="00553B7C">
              <w:rPr>
                <w:noProof/>
                <w:webHidden/>
              </w:rPr>
            </w:r>
            <w:r w:rsidR="00553B7C">
              <w:rPr>
                <w:noProof/>
                <w:webHidden/>
              </w:rPr>
              <w:fldChar w:fldCharType="separate"/>
            </w:r>
            <w:r w:rsidR="00553B7C">
              <w:rPr>
                <w:noProof/>
                <w:webHidden/>
              </w:rPr>
              <w:t>11</w:t>
            </w:r>
            <w:r w:rsidR="00553B7C">
              <w:rPr>
                <w:noProof/>
                <w:webHidden/>
              </w:rPr>
              <w:fldChar w:fldCharType="end"/>
            </w:r>
          </w:hyperlink>
        </w:p>
        <w:p w14:paraId="0DB7A1D5" w14:textId="29085D67" w:rsidR="00553B7C" w:rsidRDefault="00AF0335">
          <w:pPr>
            <w:pStyle w:val="TDC2"/>
            <w:rPr>
              <w:rFonts w:eastAsiaTheme="minorEastAsia"/>
              <w:noProof/>
              <w:kern w:val="2"/>
              <w:lang w:eastAsia="es-CL"/>
              <w14:ligatures w14:val="standardContextual"/>
            </w:rPr>
          </w:pPr>
          <w:hyperlink w:anchor="_Toc154578512" w:history="1">
            <w:r w:rsidR="00553B7C" w:rsidRPr="003E415E">
              <w:rPr>
                <w:rStyle w:val="Hipervnculo"/>
                <w:noProof/>
                <w:lang w:bidi="hi-IN"/>
              </w:rPr>
              <w:t>Planteamiento del problema:</w:t>
            </w:r>
            <w:r w:rsidR="00553B7C">
              <w:rPr>
                <w:noProof/>
                <w:webHidden/>
              </w:rPr>
              <w:tab/>
            </w:r>
            <w:r w:rsidR="00553B7C">
              <w:rPr>
                <w:noProof/>
                <w:webHidden/>
              </w:rPr>
              <w:fldChar w:fldCharType="begin"/>
            </w:r>
            <w:r w:rsidR="00553B7C">
              <w:rPr>
                <w:noProof/>
                <w:webHidden/>
              </w:rPr>
              <w:instrText xml:space="preserve"> PAGEREF _Toc154578512 \h </w:instrText>
            </w:r>
            <w:r w:rsidR="00553B7C">
              <w:rPr>
                <w:noProof/>
                <w:webHidden/>
              </w:rPr>
            </w:r>
            <w:r w:rsidR="00553B7C">
              <w:rPr>
                <w:noProof/>
                <w:webHidden/>
              </w:rPr>
              <w:fldChar w:fldCharType="separate"/>
            </w:r>
            <w:r w:rsidR="00553B7C">
              <w:rPr>
                <w:noProof/>
                <w:webHidden/>
              </w:rPr>
              <w:t>11</w:t>
            </w:r>
            <w:r w:rsidR="00553B7C">
              <w:rPr>
                <w:noProof/>
                <w:webHidden/>
              </w:rPr>
              <w:fldChar w:fldCharType="end"/>
            </w:r>
          </w:hyperlink>
        </w:p>
        <w:p w14:paraId="58C82DE9" w14:textId="6C95D4DB" w:rsidR="00553B7C" w:rsidRDefault="00AF0335">
          <w:pPr>
            <w:pStyle w:val="TDC2"/>
            <w:rPr>
              <w:rFonts w:eastAsiaTheme="minorEastAsia"/>
              <w:noProof/>
              <w:kern w:val="2"/>
              <w:lang w:eastAsia="es-CL"/>
              <w14:ligatures w14:val="standardContextual"/>
            </w:rPr>
          </w:pPr>
          <w:hyperlink w:anchor="_Toc154578513" w:history="1">
            <w:r w:rsidR="00553B7C" w:rsidRPr="003E415E">
              <w:rPr>
                <w:rStyle w:val="Hipervnculo"/>
                <w:noProof/>
                <w:lang w:bidi="hi-IN"/>
              </w:rPr>
              <w:t>¿Qué es el factor de potencia?</w:t>
            </w:r>
            <w:r w:rsidR="00553B7C">
              <w:rPr>
                <w:noProof/>
                <w:webHidden/>
              </w:rPr>
              <w:tab/>
            </w:r>
            <w:r w:rsidR="00553B7C">
              <w:rPr>
                <w:noProof/>
                <w:webHidden/>
              </w:rPr>
              <w:fldChar w:fldCharType="begin"/>
            </w:r>
            <w:r w:rsidR="00553B7C">
              <w:rPr>
                <w:noProof/>
                <w:webHidden/>
              </w:rPr>
              <w:instrText xml:space="preserve"> PAGEREF _Toc154578513 \h </w:instrText>
            </w:r>
            <w:r w:rsidR="00553B7C">
              <w:rPr>
                <w:noProof/>
                <w:webHidden/>
              </w:rPr>
            </w:r>
            <w:r w:rsidR="00553B7C">
              <w:rPr>
                <w:noProof/>
                <w:webHidden/>
              </w:rPr>
              <w:fldChar w:fldCharType="separate"/>
            </w:r>
            <w:r w:rsidR="00553B7C">
              <w:rPr>
                <w:noProof/>
                <w:webHidden/>
              </w:rPr>
              <w:t>11</w:t>
            </w:r>
            <w:r w:rsidR="00553B7C">
              <w:rPr>
                <w:noProof/>
                <w:webHidden/>
              </w:rPr>
              <w:fldChar w:fldCharType="end"/>
            </w:r>
          </w:hyperlink>
        </w:p>
        <w:p w14:paraId="12963311" w14:textId="50B7C5B6" w:rsidR="00553B7C" w:rsidRDefault="00AF0335">
          <w:pPr>
            <w:pStyle w:val="TDC2"/>
            <w:rPr>
              <w:rFonts w:eastAsiaTheme="minorEastAsia"/>
              <w:noProof/>
              <w:kern w:val="2"/>
              <w:lang w:eastAsia="es-CL"/>
              <w14:ligatures w14:val="standardContextual"/>
            </w:rPr>
          </w:pPr>
          <w:hyperlink w:anchor="_Toc154578514" w:history="1">
            <w:r w:rsidR="00553B7C" w:rsidRPr="003E415E">
              <w:rPr>
                <w:rStyle w:val="Hipervnculo"/>
                <w:noProof/>
                <w:lang w:bidi="hi-IN"/>
              </w:rPr>
              <w:t>¿Porque se produce un bajo factor de potencia?</w:t>
            </w:r>
            <w:r w:rsidR="00553B7C">
              <w:rPr>
                <w:noProof/>
                <w:webHidden/>
              </w:rPr>
              <w:tab/>
            </w:r>
            <w:r w:rsidR="00553B7C">
              <w:rPr>
                <w:noProof/>
                <w:webHidden/>
              </w:rPr>
              <w:fldChar w:fldCharType="begin"/>
            </w:r>
            <w:r w:rsidR="00553B7C">
              <w:rPr>
                <w:noProof/>
                <w:webHidden/>
              </w:rPr>
              <w:instrText xml:space="preserve"> PAGEREF _Toc154578514 \h </w:instrText>
            </w:r>
            <w:r w:rsidR="00553B7C">
              <w:rPr>
                <w:noProof/>
                <w:webHidden/>
              </w:rPr>
            </w:r>
            <w:r w:rsidR="00553B7C">
              <w:rPr>
                <w:noProof/>
                <w:webHidden/>
              </w:rPr>
              <w:fldChar w:fldCharType="separate"/>
            </w:r>
            <w:r w:rsidR="00553B7C">
              <w:rPr>
                <w:noProof/>
                <w:webHidden/>
              </w:rPr>
              <w:t>12</w:t>
            </w:r>
            <w:r w:rsidR="00553B7C">
              <w:rPr>
                <w:noProof/>
                <w:webHidden/>
              </w:rPr>
              <w:fldChar w:fldCharType="end"/>
            </w:r>
          </w:hyperlink>
        </w:p>
        <w:p w14:paraId="2731CA7A" w14:textId="7458E156" w:rsidR="00553B7C" w:rsidRDefault="00AF0335">
          <w:pPr>
            <w:pStyle w:val="TDC2"/>
            <w:rPr>
              <w:rFonts w:eastAsiaTheme="minorEastAsia"/>
              <w:noProof/>
              <w:kern w:val="2"/>
              <w:lang w:eastAsia="es-CL"/>
              <w14:ligatures w14:val="standardContextual"/>
            </w:rPr>
          </w:pPr>
          <w:hyperlink w:anchor="_Toc154578515" w:history="1">
            <w:r w:rsidR="00553B7C" w:rsidRPr="003E415E">
              <w:rPr>
                <w:rStyle w:val="Hipervnculo"/>
                <w:noProof/>
                <w:lang w:bidi="hi-IN"/>
              </w:rPr>
              <w:t>Soluciones en el mercado:</w:t>
            </w:r>
            <w:r w:rsidR="00553B7C">
              <w:rPr>
                <w:noProof/>
                <w:webHidden/>
              </w:rPr>
              <w:tab/>
            </w:r>
            <w:r w:rsidR="00553B7C">
              <w:rPr>
                <w:noProof/>
                <w:webHidden/>
              </w:rPr>
              <w:fldChar w:fldCharType="begin"/>
            </w:r>
            <w:r w:rsidR="00553B7C">
              <w:rPr>
                <w:noProof/>
                <w:webHidden/>
              </w:rPr>
              <w:instrText xml:space="preserve"> PAGEREF _Toc154578515 \h </w:instrText>
            </w:r>
            <w:r w:rsidR="00553B7C">
              <w:rPr>
                <w:noProof/>
                <w:webHidden/>
              </w:rPr>
            </w:r>
            <w:r w:rsidR="00553B7C">
              <w:rPr>
                <w:noProof/>
                <w:webHidden/>
              </w:rPr>
              <w:fldChar w:fldCharType="separate"/>
            </w:r>
            <w:r w:rsidR="00553B7C">
              <w:rPr>
                <w:noProof/>
                <w:webHidden/>
              </w:rPr>
              <w:t>14</w:t>
            </w:r>
            <w:r w:rsidR="00553B7C">
              <w:rPr>
                <w:noProof/>
                <w:webHidden/>
              </w:rPr>
              <w:fldChar w:fldCharType="end"/>
            </w:r>
          </w:hyperlink>
        </w:p>
        <w:p w14:paraId="3C315FBF" w14:textId="232E1AF4" w:rsidR="00553B7C" w:rsidRDefault="00AF0335">
          <w:pPr>
            <w:pStyle w:val="TDC2"/>
            <w:rPr>
              <w:rFonts w:eastAsiaTheme="minorEastAsia"/>
              <w:noProof/>
              <w:kern w:val="2"/>
              <w:lang w:eastAsia="es-CL"/>
              <w14:ligatures w14:val="standardContextual"/>
            </w:rPr>
          </w:pPr>
          <w:hyperlink w:anchor="_Toc154578516" w:history="1">
            <w:r w:rsidR="00553B7C">
              <w:rPr>
                <w:noProof/>
                <w:webHidden/>
              </w:rPr>
              <w:tab/>
            </w:r>
            <w:r w:rsidR="00553B7C">
              <w:rPr>
                <w:noProof/>
                <w:webHidden/>
              </w:rPr>
              <w:fldChar w:fldCharType="begin"/>
            </w:r>
            <w:r w:rsidR="00553B7C">
              <w:rPr>
                <w:noProof/>
                <w:webHidden/>
              </w:rPr>
              <w:instrText xml:space="preserve"> PAGEREF _Toc154578516 \h </w:instrText>
            </w:r>
            <w:r w:rsidR="00553B7C">
              <w:rPr>
                <w:noProof/>
                <w:webHidden/>
              </w:rPr>
            </w:r>
            <w:r w:rsidR="00553B7C">
              <w:rPr>
                <w:noProof/>
                <w:webHidden/>
              </w:rPr>
              <w:fldChar w:fldCharType="separate"/>
            </w:r>
            <w:r w:rsidR="00553B7C">
              <w:rPr>
                <w:noProof/>
                <w:webHidden/>
              </w:rPr>
              <w:t>14</w:t>
            </w:r>
            <w:r w:rsidR="00553B7C">
              <w:rPr>
                <w:noProof/>
                <w:webHidden/>
              </w:rPr>
              <w:fldChar w:fldCharType="end"/>
            </w:r>
          </w:hyperlink>
        </w:p>
        <w:p w14:paraId="4D32E96B" w14:textId="5B4B04DF" w:rsidR="00553B7C" w:rsidRDefault="00AF0335">
          <w:pPr>
            <w:pStyle w:val="TDC2"/>
            <w:rPr>
              <w:rFonts w:eastAsiaTheme="minorEastAsia"/>
              <w:noProof/>
              <w:kern w:val="2"/>
              <w:lang w:eastAsia="es-CL"/>
              <w14:ligatures w14:val="standardContextual"/>
            </w:rPr>
          </w:pPr>
          <w:hyperlink w:anchor="_Toc154578517" w:history="1">
            <w:r w:rsidR="00553B7C" w:rsidRPr="003E415E">
              <w:rPr>
                <w:rStyle w:val="Hipervnculo"/>
                <w:noProof/>
                <w:lang w:bidi="hi-IN"/>
              </w:rPr>
              <w:t>Solución propuesta y tecnologías aplicadas:</w:t>
            </w:r>
            <w:r w:rsidR="00553B7C">
              <w:rPr>
                <w:noProof/>
                <w:webHidden/>
              </w:rPr>
              <w:tab/>
            </w:r>
            <w:r w:rsidR="00553B7C">
              <w:rPr>
                <w:noProof/>
                <w:webHidden/>
              </w:rPr>
              <w:fldChar w:fldCharType="begin"/>
            </w:r>
            <w:r w:rsidR="00553B7C">
              <w:rPr>
                <w:noProof/>
                <w:webHidden/>
              </w:rPr>
              <w:instrText xml:space="preserve"> PAGEREF _Toc154578517 \h </w:instrText>
            </w:r>
            <w:r w:rsidR="00553B7C">
              <w:rPr>
                <w:noProof/>
                <w:webHidden/>
              </w:rPr>
            </w:r>
            <w:r w:rsidR="00553B7C">
              <w:rPr>
                <w:noProof/>
                <w:webHidden/>
              </w:rPr>
              <w:fldChar w:fldCharType="separate"/>
            </w:r>
            <w:r w:rsidR="00553B7C">
              <w:rPr>
                <w:noProof/>
                <w:webHidden/>
              </w:rPr>
              <w:t>15</w:t>
            </w:r>
            <w:r w:rsidR="00553B7C">
              <w:rPr>
                <w:noProof/>
                <w:webHidden/>
              </w:rPr>
              <w:fldChar w:fldCharType="end"/>
            </w:r>
          </w:hyperlink>
        </w:p>
        <w:p w14:paraId="35318F34" w14:textId="6489B964" w:rsidR="00553B7C" w:rsidRDefault="00AF0335">
          <w:pPr>
            <w:pStyle w:val="TDC2"/>
            <w:rPr>
              <w:rFonts w:eastAsiaTheme="minorEastAsia"/>
              <w:noProof/>
              <w:kern w:val="2"/>
              <w:lang w:eastAsia="es-CL"/>
              <w14:ligatures w14:val="standardContextual"/>
            </w:rPr>
          </w:pPr>
          <w:hyperlink w:anchor="_Toc154578518" w:history="1">
            <w:r w:rsidR="00553B7C" w:rsidRPr="003E415E">
              <w:rPr>
                <w:rStyle w:val="Hipervnculo"/>
                <w:rFonts w:eastAsia="Arial" w:cs="Arial"/>
                <w:noProof/>
              </w:rPr>
              <w:t>Dispositivos a usar:</w:t>
            </w:r>
            <w:r w:rsidR="00553B7C">
              <w:rPr>
                <w:noProof/>
                <w:webHidden/>
              </w:rPr>
              <w:tab/>
            </w:r>
            <w:r w:rsidR="00553B7C">
              <w:rPr>
                <w:noProof/>
                <w:webHidden/>
              </w:rPr>
              <w:fldChar w:fldCharType="begin"/>
            </w:r>
            <w:r w:rsidR="00553B7C">
              <w:rPr>
                <w:noProof/>
                <w:webHidden/>
              </w:rPr>
              <w:instrText xml:space="preserve"> PAGEREF _Toc154578518 \h </w:instrText>
            </w:r>
            <w:r w:rsidR="00553B7C">
              <w:rPr>
                <w:noProof/>
                <w:webHidden/>
              </w:rPr>
            </w:r>
            <w:r w:rsidR="00553B7C">
              <w:rPr>
                <w:noProof/>
                <w:webHidden/>
              </w:rPr>
              <w:fldChar w:fldCharType="separate"/>
            </w:r>
            <w:r w:rsidR="00553B7C">
              <w:rPr>
                <w:noProof/>
                <w:webHidden/>
              </w:rPr>
              <w:t>15</w:t>
            </w:r>
            <w:r w:rsidR="00553B7C">
              <w:rPr>
                <w:noProof/>
                <w:webHidden/>
              </w:rPr>
              <w:fldChar w:fldCharType="end"/>
            </w:r>
          </w:hyperlink>
        </w:p>
        <w:p w14:paraId="494F95DB" w14:textId="3EF830C3" w:rsidR="00553B7C" w:rsidRDefault="00AF0335">
          <w:pPr>
            <w:pStyle w:val="TDC2"/>
            <w:rPr>
              <w:rFonts w:eastAsiaTheme="minorEastAsia"/>
              <w:noProof/>
              <w:kern w:val="2"/>
              <w:lang w:eastAsia="es-CL"/>
              <w14:ligatures w14:val="standardContextual"/>
            </w:rPr>
          </w:pPr>
          <w:hyperlink w:anchor="_Toc154578519" w:history="1">
            <w:r w:rsidR="00553B7C" w:rsidRPr="003E415E">
              <w:rPr>
                <w:rStyle w:val="Hipervnculo"/>
                <w:noProof/>
                <w:lang w:bidi="hi-IN"/>
              </w:rPr>
              <w:t>Normativas en chile:</w:t>
            </w:r>
            <w:r w:rsidR="00553B7C">
              <w:rPr>
                <w:noProof/>
                <w:webHidden/>
              </w:rPr>
              <w:tab/>
            </w:r>
            <w:r w:rsidR="00553B7C">
              <w:rPr>
                <w:noProof/>
                <w:webHidden/>
              </w:rPr>
              <w:fldChar w:fldCharType="begin"/>
            </w:r>
            <w:r w:rsidR="00553B7C">
              <w:rPr>
                <w:noProof/>
                <w:webHidden/>
              </w:rPr>
              <w:instrText xml:space="preserve"> PAGEREF _Toc154578519 \h </w:instrText>
            </w:r>
            <w:r w:rsidR="00553B7C">
              <w:rPr>
                <w:noProof/>
                <w:webHidden/>
              </w:rPr>
            </w:r>
            <w:r w:rsidR="00553B7C">
              <w:rPr>
                <w:noProof/>
                <w:webHidden/>
              </w:rPr>
              <w:fldChar w:fldCharType="separate"/>
            </w:r>
            <w:r w:rsidR="00553B7C">
              <w:rPr>
                <w:noProof/>
                <w:webHidden/>
              </w:rPr>
              <w:t>19</w:t>
            </w:r>
            <w:r w:rsidR="00553B7C">
              <w:rPr>
                <w:noProof/>
                <w:webHidden/>
              </w:rPr>
              <w:fldChar w:fldCharType="end"/>
            </w:r>
          </w:hyperlink>
        </w:p>
        <w:p w14:paraId="0D34D5D8" w14:textId="3386091A" w:rsidR="00553B7C" w:rsidRDefault="00AF0335">
          <w:pPr>
            <w:pStyle w:val="TDC2"/>
            <w:rPr>
              <w:rFonts w:eastAsiaTheme="minorEastAsia"/>
              <w:noProof/>
              <w:kern w:val="2"/>
              <w:lang w:eastAsia="es-CL"/>
              <w14:ligatures w14:val="standardContextual"/>
            </w:rPr>
          </w:pPr>
          <w:hyperlink w:anchor="_Toc154578520" w:history="1">
            <w:r w:rsidR="00553B7C" w:rsidRPr="003E415E">
              <w:rPr>
                <w:rStyle w:val="Hipervnculo"/>
                <w:noProof/>
                <w:lang w:bidi="hi-IN"/>
              </w:rPr>
              <w:t>Criterios de evaluación económica y de cálculo de rentabilidad.</w:t>
            </w:r>
            <w:r w:rsidR="00553B7C">
              <w:rPr>
                <w:noProof/>
                <w:webHidden/>
              </w:rPr>
              <w:tab/>
            </w:r>
            <w:r w:rsidR="00553B7C">
              <w:rPr>
                <w:noProof/>
                <w:webHidden/>
              </w:rPr>
              <w:fldChar w:fldCharType="begin"/>
            </w:r>
            <w:r w:rsidR="00553B7C">
              <w:rPr>
                <w:noProof/>
                <w:webHidden/>
              </w:rPr>
              <w:instrText xml:space="preserve"> PAGEREF _Toc154578520 \h </w:instrText>
            </w:r>
            <w:r w:rsidR="00553B7C">
              <w:rPr>
                <w:noProof/>
                <w:webHidden/>
              </w:rPr>
            </w:r>
            <w:r w:rsidR="00553B7C">
              <w:rPr>
                <w:noProof/>
                <w:webHidden/>
              </w:rPr>
              <w:fldChar w:fldCharType="separate"/>
            </w:r>
            <w:r w:rsidR="00553B7C">
              <w:rPr>
                <w:noProof/>
                <w:webHidden/>
              </w:rPr>
              <w:t>20</w:t>
            </w:r>
            <w:r w:rsidR="00553B7C">
              <w:rPr>
                <w:noProof/>
                <w:webHidden/>
              </w:rPr>
              <w:fldChar w:fldCharType="end"/>
            </w:r>
          </w:hyperlink>
        </w:p>
        <w:p w14:paraId="3EFC666F" w14:textId="0963F8FC" w:rsidR="00553B7C" w:rsidRDefault="00AF0335">
          <w:pPr>
            <w:pStyle w:val="TDC2"/>
            <w:rPr>
              <w:rFonts w:eastAsiaTheme="minorEastAsia"/>
              <w:noProof/>
              <w:kern w:val="2"/>
              <w:lang w:eastAsia="es-CL"/>
              <w14:ligatures w14:val="standardContextual"/>
            </w:rPr>
          </w:pPr>
          <w:hyperlink w:anchor="_Toc154578521" w:history="1">
            <w:r w:rsidR="00553B7C" w:rsidRPr="003E415E">
              <w:rPr>
                <w:rStyle w:val="Hipervnculo"/>
                <w:noProof/>
                <w:lang w:bidi="hi-IN"/>
              </w:rPr>
              <w:t>Costo Total:</w:t>
            </w:r>
            <w:r w:rsidR="00553B7C">
              <w:rPr>
                <w:noProof/>
                <w:webHidden/>
              </w:rPr>
              <w:tab/>
            </w:r>
            <w:r w:rsidR="00553B7C">
              <w:rPr>
                <w:noProof/>
                <w:webHidden/>
              </w:rPr>
              <w:fldChar w:fldCharType="begin"/>
            </w:r>
            <w:r w:rsidR="00553B7C">
              <w:rPr>
                <w:noProof/>
                <w:webHidden/>
              </w:rPr>
              <w:instrText xml:space="preserve"> PAGEREF _Toc154578521 \h </w:instrText>
            </w:r>
            <w:r w:rsidR="00553B7C">
              <w:rPr>
                <w:noProof/>
                <w:webHidden/>
              </w:rPr>
            </w:r>
            <w:r w:rsidR="00553B7C">
              <w:rPr>
                <w:noProof/>
                <w:webHidden/>
              </w:rPr>
              <w:fldChar w:fldCharType="separate"/>
            </w:r>
            <w:r w:rsidR="00553B7C">
              <w:rPr>
                <w:noProof/>
                <w:webHidden/>
              </w:rPr>
              <w:t>22</w:t>
            </w:r>
            <w:r w:rsidR="00553B7C">
              <w:rPr>
                <w:noProof/>
                <w:webHidden/>
              </w:rPr>
              <w:fldChar w:fldCharType="end"/>
            </w:r>
          </w:hyperlink>
        </w:p>
        <w:p w14:paraId="73F2752E" w14:textId="2EF9127C" w:rsidR="00553B7C" w:rsidRDefault="00AF0335">
          <w:pPr>
            <w:pStyle w:val="TDC2"/>
            <w:rPr>
              <w:rFonts w:eastAsiaTheme="minorEastAsia"/>
              <w:noProof/>
              <w:kern w:val="2"/>
              <w:lang w:eastAsia="es-CL"/>
              <w14:ligatures w14:val="standardContextual"/>
            </w:rPr>
          </w:pPr>
          <w:hyperlink w:anchor="_Toc154578522" w:history="1">
            <w:r w:rsidR="00553B7C" w:rsidRPr="003E415E">
              <w:rPr>
                <w:rStyle w:val="Hipervnculo"/>
                <w:noProof/>
              </w:rPr>
              <w:t>Mantenimiento y operación:</w:t>
            </w:r>
            <w:r w:rsidR="00553B7C">
              <w:rPr>
                <w:noProof/>
                <w:webHidden/>
              </w:rPr>
              <w:tab/>
            </w:r>
            <w:r w:rsidR="00553B7C">
              <w:rPr>
                <w:noProof/>
                <w:webHidden/>
              </w:rPr>
              <w:fldChar w:fldCharType="begin"/>
            </w:r>
            <w:r w:rsidR="00553B7C">
              <w:rPr>
                <w:noProof/>
                <w:webHidden/>
              </w:rPr>
              <w:instrText xml:space="preserve"> PAGEREF _Toc154578522 \h </w:instrText>
            </w:r>
            <w:r w:rsidR="00553B7C">
              <w:rPr>
                <w:noProof/>
                <w:webHidden/>
              </w:rPr>
            </w:r>
            <w:r w:rsidR="00553B7C">
              <w:rPr>
                <w:noProof/>
                <w:webHidden/>
              </w:rPr>
              <w:fldChar w:fldCharType="separate"/>
            </w:r>
            <w:r w:rsidR="00553B7C">
              <w:rPr>
                <w:noProof/>
                <w:webHidden/>
              </w:rPr>
              <w:t>22</w:t>
            </w:r>
            <w:r w:rsidR="00553B7C">
              <w:rPr>
                <w:noProof/>
                <w:webHidden/>
              </w:rPr>
              <w:fldChar w:fldCharType="end"/>
            </w:r>
          </w:hyperlink>
        </w:p>
        <w:p w14:paraId="37866324" w14:textId="4DE73AC1" w:rsidR="00553B7C" w:rsidRDefault="00AF0335">
          <w:pPr>
            <w:pStyle w:val="TDC2"/>
            <w:rPr>
              <w:rFonts w:eastAsiaTheme="minorEastAsia"/>
              <w:noProof/>
              <w:kern w:val="2"/>
              <w:lang w:eastAsia="es-CL"/>
              <w14:ligatures w14:val="standardContextual"/>
            </w:rPr>
          </w:pPr>
          <w:hyperlink w:anchor="_Toc154578523" w:history="1">
            <w:r w:rsidR="00553B7C" w:rsidRPr="003E415E">
              <w:rPr>
                <w:rStyle w:val="Hipervnculo"/>
                <w:noProof/>
                <w:lang w:val="es-ES" w:eastAsia="es-CL" w:bidi="hi-IN"/>
              </w:rPr>
              <w:t>D</w:t>
            </w:r>
            <w:r w:rsidR="00553B7C" w:rsidRPr="003E415E">
              <w:rPr>
                <w:rStyle w:val="Hipervnculo"/>
                <w:rFonts w:cs="Arial"/>
                <w:noProof/>
                <w:lang w:val="es-ES" w:eastAsia="es-CL" w:bidi="hi-IN"/>
              </w:rPr>
              <w:t>escripción de procesos básicos:</w:t>
            </w:r>
            <w:r w:rsidR="00553B7C">
              <w:rPr>
                <w:noProof/>
                <w:webHidden/>
              </w:rPr>
              <w:tab/>
            </w:r>
            <w:r w:rsidR="00553B7C">
              <w:rPr>
                <w:noProof/>
                <w:webHidden/>
              </w:rPr>
              <w:fldChar w:fldCharType="begin"/>
            </w:r>
            <w:r w:rsidR="00553B7C">
              <w:rPr>
                <w:noProof/>
                <w:webHidden/>
              </w:rPr>
              <w:instrText xml:space="preserve"> PAGEREF _Toc154578523 \h </w:instrText>
            </w:r>
            <w:r w:rsidR="00553B7C">
              <w:rPr>
                <w:noProof/>
                <w:webHidden/>
              </w:rPr>
            </w:r>
            <w:r w:rsidR="00553B7C">
              <w:rPr>
                <w:noProof/>
                <w:webHidden/>
              </w:rPr>
              <w:fldChar w:fldCharType="separate"/>
            </w:r>
            <w:r w:rsidR="00553B7C">
              <w:rPr>
                <w:noProof/>
                <w:webHidden/>
              </w:rPr>
              <w:t>23</w:t>
            </w:r>
            <w:r w:rsidR="00553B7C">
              <w:rPr>
                <w:noProof/>
                <w:webHidden/>
              </w:rPr>
              <w:fldChar w:fldCharType="end"/>
            </w:r>
          </w:hyperlink>
        </w:p>
        <w:p w14:paraId="3996389E" w14:textId="53425A14" w:rsidR="00553B7C" w:rsidRDefault="00AF0335">
          <w:pPr>
            <w:pStyle w:val="TDC2"/>
            <w:rPr>
              <w:rFonts w:eastAsiaTheme="minorEastAsia"/>
              <w:noProof/>
              <w:kern w:val="2"/>
              <w:lang w:eastAsia="es-CL"/>
              <w14:ligatures w14:val="standardContextual"/>
            </w:rPr>
          </w:pPr>
          <w:hyperlink w:anchor="_Toc154578524" w:history="1">
            <w:r w:rsidR="00553B7C">
              <w:rPr>
                <w:noProof/>
                <w:webHidden/>
              </w:rPr>
              <w:tab/>
            </w:r>
            <w:r w:rsidR="00553B7C">
              <w:rPr>
                <w:noProof/>
                <w:webHidden/>
              </w:rPr>
              <w:fldChar w:fldCharType="begin"/>
            </w:r>
            <w:r w:rsidR="00553B7C">
              <w:rPr>
                <w:noProof/>
                <w:webHidden/>
              </w:rPr>
              <w:instrText xml:space="preserve"> PAGEREF _Toc154578524 \h </w:instrText>
            </w:r>
            <w:r w:rsidR="00553B7C">
              <w:rPr>
                <w:noProof/>
                <w:webHidden/>
              </w:rPr>
            </w:r>
            <w:r w:rsidR="00553B7C">
              <w:rPr>
                <w:noProof/>
                <w:webHidden/>
              </w:rPr>
              <w:fldChar w:fldCharType="separate"/>
            </w:r>
            <w:r w:rsidR="00553B7C">
              <w:rPr>
                <w:noProof/>
                <w:webHidden/>
              </w:rPr>
              <w:t>23</w:t>
            </w:r>
            <w:r w:rsidR="00553B7C">
              <w:rPr>
                <w:noProof/>
                <w:webHidden/>
              </w:rPr>
              <w:fldChar w:fldCharType="end"/>
            </w:r>
          </w:hyperlink>
        </w:p>
        <w:p w14:paraId="5306C563" w14:textId="4D50E86F" w:rsidR="00553B7C" w:rsidRDefault="00AF0335">
          <w:pPr>
            <w:pStyle w:val="TDC2"/>
            <w:rPr>
              <w:rFonts w:eastAsiaTheme="minorEastAsia"/>
              <w:noProof/>
              <w:kern w:val="2"/>
              <w:lang w:eastAsia="es-CL"/>
              <w14:ligatures w14:val="standardContextual"/>
            </w:rPr>
          </w:pPr>
          <w:hyperlink w:anchor="_Toc154578525" w:history="1">
            <w:r w:rsidR="00553B7C" w:rsidRPr="003E415E">
              <w:rPr>
                <w:rStyle w:val="Hipervnculo"/>
                <w:noProof/>
                <w:lang w:bidi="hi-IN"/>
              </w:rPr>
              <w:t>Servicios auxiliares:</w:t>
            </w:r>
            <w:r w:rsidR="00553B7C">
              <w:rPr>
                <w:noProof/>
                <w:webHidden/>
              </w:rPr>
              <w:tab/>
            </w:r>
            <w:r w:rsidR="00553B7C">
              <w:rPr>
                <w:noProof/>
                <w:webHidden/>
              </w:rPr>
              <w:fldChar w:fldCharType="begin"/>
            </w:r>
            <w:r w:rsidR="00553B7C">
              <w:rPr>
                <w:noProof/>
                <w:webHidden/>
              </w:rPr>
              <w:instrText xml:space="preserve"> PAGEREF _Toc154578525 \h </w:instrText>
            </w:r>
            <w:r w:rsidR="00553B7C">
              <w:rPr>
                <w:noProof/>
                <w:webHidden/>
              </w:rPr>
            </w:r>
            <w:r w:rsidR="00553B7C">
              <w:rPr>
                <w:noProof/>
                <w:webHidden/>
              </w:rPr>
              <w:fldChar w:fldCharType="separate"/>
            </w:r>
            <w:r w:rsidR="00553B7C">
              <w:rPr>
                <w:noProof/>
                <w:webHidden/>
              </w:rPr>
              <w:t>24</w:t>
            </w:r>
            <w:r w:rsidR="00553B7C">
              <w:rPr>
                <w:noProof/>
                <w:webHidden/>
              </w:rPr>
              <w:fldChar w:fldCharType="end"/>
            </w:r>
          </w:hyperlink>
        </w:p>
        <w:p w14:paraId="45CF4573" w14:textId="5EF09A8E" w:rsidR="00553B7C" w:rsidRDefault="00AF0335">
          <w:pPr>
            <w:pStyle w:val="TDC2"/>
            <w:rPr>
              <w:rFonts w:eastAsiaTheme="minorEastAsia"/>
              <w:noProof/>
              <w:kern w:val="2"/>
              <w:lang w:eastAsia="es-CL"/>
              <w14:ligatures w14:val="standardContextual"/>
            </w:rPr>
          </w:pPr>
          <w:hyperlink w:anchor="_Toc154578526" w:history="1">
            <w:r w:rsidR="00553B7C" w:rsidRPr="003E415E">
              <w:rPr>
                <w:rStyle w:val="Hipervnculo"/>
                <w:noProof/>
                <w:lang w:bidi="hi-IN"/>
              </w:rPr>
              <w:t>Productos y capacidad de producción</w:t>
            </w:r>
            <w:r w:rsidR="00553B7C">
              <w:rPr>
                <w:noProof/>
                <w:webHidden/>
              </w:rPr>
              <w:tab/>
            </w:r>
            <w:r w:rsidR="00553B7C">
              <w:rPr>
                <w:noProof/>
                <w:webHidden/>
              </w:rPr>
              <w:fldChar w:fldCharType="begin"/>
            </w:r>
            <w:r w:rsidR="00553B7C">
              <w:rPr>
                <w:noProof/>
                <w:webHidden/>
              </w:rPr>
              <w:instrText xml:space="preserve"> PAGEREF _Toc154578526 \h </w:instrText>
            </w:r>
            <w:r w:rsidR="00553B7C">
              <w:rPr>
                <w:noProof/>
                <w:webHidden/>
              </w:rPr>
            </w:r>
            <w:r w:rsidR="00553B7C">
              <w:rPr>
                <w:noProof/>
                <w:webHidden/>
              </w:rPr>
              <w:fldChar w:fldCharType="separate"/>
            </w:r>
            <w:r w:rsidR="00553B7C">
              <w:rPr>
                <w:noProof/>
                <w:webHidden/>
              </w:rPr>
              <w:t>24</w:t>
            </w:r>
            <w:r w:rsidR="00553B7C">
              <w:rPr>
                <w:noProof/>
                <w:webHidden/>
              </w:rPr>
              <w:fldChar w:fldCharType="end"/>
            </w:r>
          </w:hyperlink>
        </w:p>
        <w:p w14:paraId="3BA8287D" w14:textId="1C571380" w:rsidR="00553B7C" w:rsidRDefault="00AF0335">
          <w:pPr>
            <w:pStyle w:val="TDC2"/>
            <w:rPr>
              <w:rFonts w:eastAsiaTheme="minorEastAsia"/>
              <w:noProof/>
              <w:kern w:val="2"/>
              <w:lang w:eastAsia="es-CL"/>
              <w14:ligatures w14:val="standardContextual"/>
            </w:rPr>
          </w:pPr>
          <w:hyperlink w:anchor="_Toc154578527" w:history="1">
            <w:r w:rsidR="00553B7C" w:rsidRPr="003E415E">
              <w:rPr>
                <w:rStyle w:val="Hipervnculo"/>
                <w:noProof/>
                <w:lang w:bidi="hi-IN"/>
              </w:rPr>
              <w:t>Distribución de áreas de trabajo:</w:t>
            </w:r>
            <w:r w:rsidR="00553B7C">
              <w:rPr>
                <w:noProof/>
                <w:webHidden/>
              </w:rPr>
              <w:tab/>
            </w:r>
            <w:r w:rsidR="00553B7C">
              <w:rPr>
                <w:noProof/>
                <w:webHidden/>
              </w:rPr>
              <w:fldChar w:fldCharType="begin"/>
            </w:r>
            <w:r w:rsidR="00553B7C">
              <w:rPr>
                <w:noProof/>
                <w:webHidden/>
              </w:rPr>
              <w:instrText xml:space="preserve"> PAGEREF _Toc154578527 \h </w:instrText>
            </w:r>
            <w:r w:rsidR="00553B7C">
              <w:rPr>
                <w:noProof/>
                <w:webHidden/>
              </w:rPr>
            </w:r>
            <w:r w:rsidR="00553B7C">
              <w:rPr>
                <w:noProof/>
                <w:webHidden/>
              </w:rPr>
              <w:fldChar w:fldCharType="separate"/>
            </w:r>
            <w:r w:rsidR="00553B7C">
              <w:rPr>
                <w:noProof/>
                <w:webHidden/>
              </w:rPr>
              <w:t>24</w:t>
            </w:r>
            <w:r w:rsidR="00553B7C">
              <w:rPr>
                <w:noProof/>
                <w:webHidden/>
              </w:rPr>
              <w:fldChar w:fldCharType="end"/>
            </w:r>
          </w:hyperlink>
        </w:p>
        <w:p w14:paraId="3D2629D6" w14:textId="6BE49EB3" w:rsidR="00553B7C" w:rsidRDefault="00AF0335">
          <w:pPr>
            <w:pStyle w:val="TDC3"/>
            <w:tabs>
              <w:tab w:val="left" w:pos="880"/>
              <w:tab w:val="right" w:leader="dot" w:pos="10530"/>
            </w:tabs>
            <w:rPr>
              <w:rFonts w:cstheme="minorBidi"/>
              <w:noProof/>
              <w:kern w:val="2"/>
              <w14:ligatures w14:val="standardContextual"/>
            </w:rPr>
          </w:pPr>
          <w:hyperlink w:anchor="_Toc154578528" w:history="1">
            <w:r w:rsidR="00553B7C" w:rsidRPr="003E415E">
              <w:rPr>
                <w:rStyle w:val="Hipervnculo"/>
                <w:noProof/>
                <w:lang w:bidi="hi-IN"/>
              </w:rPr>
              <w:t>V.</w:t>
            </w:r>
            <w:r w:rsidR="00553B7C">
              <w:rPr>
                <w:rFonts w:cstheme="minorBidi"/>
                <w:noProof/>
                <w:kern w:val="2"/>
                <w14:ligatures w14:val="standardContextual"/>
              </w:rPr>
              <w:tab/>
            </w:r>
            <w:r w:rsidR="00553B7C" w:rsidRPr="003E415E">
              <w:rPr>
                <w:rStyle w:val="Hipervnculo"/>
                <w:noProof/>
                <w:lang w:bidi="hi-IN"/>
              </w:rPr>
              <w:t>Ingeniería Básica</w:t>
            </w:r>
            <w:r w:rsidR="00553B7C">
              <w:rPr>
                <w:noProof/>
                <w:webHidden/>
              </w:rPr>
              <w:tab/>
            </w:r>
            <w:r w:rsidR="00553B7C">
              <w:rPr>
                <w:noProof/>
                <w:webHidden/>
              </w:rPr>
              <w:fldChar w:fldCharType="begin"/>
            </w:r>
            <w:r w:rsidR="00553B7C">
              <w:rPr>
                <w:noProof/>
                <w:webHidden/>
              </w:rPr>
              <w:instrText xml:space="preserve"> PAGEREF _Toc154578528 \h </w:instrText>
            </w:r>
            <w:r w:rsidR="00553B7C">
              <w:rPr>
                <w:noProof/>
                <w:webHidden/>
              </w:rPr>
            </w:r>
            <w:r w:rsidR="00553B7C">
              <w:rPr>
                <w:noProof/>
                <w:webHidden/>
              </w:rPr>
              <w:fldChar w:fldCharType="separate"/>
            </w:r>
            <w:r w:rsidR="00553B7C">
              <w:rPr>
                <w:noProof/>
                <w:webHidden/>
              </w:rPr>
              <w:t>25</w:t>
            </w:r>
            <w:r w:rsidR="00553B7C">
              <w:rPr>
                <w:noProof/>
                <w:webHidden/>
              </w:rPr>
              <w:fldChar w:fldCharType="end"/>
            </w:r>
          </w:hyperlink>
        </w:p>
        <w:p w14:paraId="7C1FDC31" w14:textId="40E616B3" w:rsidR="00553B7C" w:rsidRDefault="00AF0335">
          <w:pPr>
            <w:pStyle w:val="TDC2"/>
            <w:rPr>
              <w:rFonts w:eastAsiaTheme="minorEastAsia"/>
              <w:noProof/>
              <w:kern w:val="2"/>
              <w:lang w:eastAsia="es-CL"/>
              <w14:ligatures w14:val="standardContextual"/>
            </w:rPr>
          </w:pPr>
          <w:hyperlink w:anchor="_Toc154578529" w:history="1">
            <w:r w:rsidR="00553B7C" w:rsidRPr="003E415E">
              <w:rPr>
                <w:rStyle w:val="Hipervnculo"/>
                <w:noProof/>
              </w:rPr>
              <w:t>Alcance del proyecto.</w:t>
            </w:r>
            <w:r w:rsidR="00553B7C">
              <w:rPr>
                <w:noProof/>
                <w:webHidden/>
              </w:rPr>
              <w:tab/>
            </w:r>
            <w:r w:rsidR="00553B7C">
              <w:rPr>
                <w:noProof/>
                <w:webHidden/>
              </w:rPr>
              <w:fldChar w:fldCharType="begin"/>
            </w:r>
            <w:r w:rsidR="00553B7C">
              <w:rPr>
                <w:noProof/>
                <w:webHidden/>
              </w:rPr>
              <w:instrText xml:space="preserve"> PAGEREF _Toc154578529 \h </w:instrText>
            </w:r>
            <w:r w:rsidR="00553B7C">
              <w:rPr>
                <w:noProof/>
                <w:webHidden/>
              </w:rPr>
            </w:r>
            <w:r w:rsidR="00553B7C">
              <w:rPr>
                <w:noProof/>
                <w:webHidden/>
              </w:rPr>
              <w:fldChar w:fldCharType="separate"/>
            </w:r>
            <w:r w:rsidR="00553B7C">
              <w:rPr>
                <w:noProof/>
                <w:webHidden/>
              </w:rPr>
              <w:t>25</w:t>
            </w:r>
            <w:r w:rsidR="00553B7C">
              <w:rPr>
                <w:noProof/>
                <w:webHidden/>
              </w:rPr>
              <w:fldChar w:fldCharType="end"/>
            </w:r>
          </w:hyperlink>
        </w:p>
        <w:p w14:paraId="6D4F41C1" w14:textId="17080F37" w:rsidR="00553B7C" w:rsidRDefault="00AF0335">
          <w:pPr>
            <w:pStyle w:val="TDC2"/>
            <w:rPr>
              <w:rFonts w:eastAsiaTheme="minorEastAsia"/>
              <w:noProof/>
              <w:kern w:val="2"/>
              <w:lang w:eastAsia="es-CL"/>
              <w14:ligatures w14:val="standardContextual"/>
            </w:rPr>
          </w:pPr>
          <w:hyperlink w:anchor="_Toc154578530" w:history="1">
            <w:r w:rsidR="00553B7C" w:rsidRPr="003E415E">
              <w:rPr>
                <w:rStyle w:val="Hipervnculo"/>
                <w:noProof/>
              </w:rPr>
              <w:t>Establecer las capacidades y características de los productos y servicios del proyecto.</w:t>
            </w:r>
            <w:r w:rsidR="00553B7C">
              <w:rPr>
                <w:noProof/>
                <w:webHidden/>
              </w:rPr>
              <w:tab/>
            </w:r>
            <w:r w:rsidR="00553B7C">
              <w:rPr>
                <w:noProof/>
                <w:webHidden/>
              </w:rPr>
              <w:fldChar w:fldCharType="begin"/>
            </w:r>
            <w:r w:rsidR="00553B7C">
              <w:rPr>
                <w:noProof/>
                <w:webHidden/>
              </w:rPr>
              <w:instrText xml:space="preserve"> PAGEREF _Toc154578530 \h </w:instrText>
            </w:r>
            <w:r w:rsidR="00553B7C">
              <w:rPr>
                <w:noProof/>
                <w:webHidden/>
              </w:rPr>
            </w:r>
            <w:r w:rsidR="00553B7C">
              <w:rPr>
                <w:noProof/>
                <w:webHidden/>
              </w:rPr>
              <w:fldChar w:fldCharType="separate"/>
            </w:r>
            <w:r w:rsidR="00553B7C">
              <w:rPr>
                <w:noProof/>
                <w:webHidden/>
              </w:rPr>
              <w:t>26</w:t>
            </w:r>
            <w:r w:rsidR="00553B7C">
              <w:rPr>
                <w:noProof/>
                <w:webHidden/>
              </w:rPr>
              <w:fldChar w:fldCharType="end"/>
            </w:r>
          </w:hyperlink>
        </w:p>
        <w:p w14:paraId="149A6FFE" w14:textId="46E98E0C" w:rsidR="00553B7C" w:rsidRDefault="00AF0335">
          <w:pPr>
            <w:pStyle w:val="TDC2"/>
            <w:rPr>
              <w:rFonts w:eastAsiaTheme="minorEastAsia"/>
              <w:noProof/>
              <w:kern w:val="2"/>
              <w:lang w:eastAsia="es-CL"/>
              <w14:ligatures w14:val="standardContextual"/>
            </w:rPr>
          </w:pPr>
          <w:hyperlink w:anchor="_Toc154578531" w:history="1">
            <w:r w:rsidR="00553B7C" w:rsidRPr="003E415E">
              <w:rPr>
                <w:rStyle w:val="Hipervnculo"/>
                <w:noProof/>
              </w:rPr>
              <w:t>Aspectos normativos en medioambiente y seguridad.</w:t>
            </w:r>
            <w:r w:rsidR="00553B7C">
              <w:rPr>
                <w:noProof/>
                <w:webHidden/>
              </w:rPr>
              <w:tab/>
            </w:r>
            <w:r w:rsidR="00553B7C">
              <w:rPr>
                <w:noProof/>
                <w:webHidden/>
              </w:rPr>
              <w:fldChar w:fldCharType="begin"/>
            </w:r>
            <w:r w:rsidR="00553B7C">
              <w:rPr>
                <w:noProof/>
                <w:webHidden/>
              </w:rPr>
              <w:instrText xml:space="preserve"> PAGEREF _Toc154578531 \h </w:instrText>
            </w:r>
            <w:r w:rsidR="00553B7C">
              <w:rPr>
                <w:noProof/>
                <w:webHidden/>
              </w:rPr>
            </w:r>
            <w:r w:rsidR="00553B7C">
              <w:rPr>
                <w:noProof/>
                <w:webHidden/>
              </w:rPr>
              <w:fldChar w:fldCharType="separate"/>
            </w:r>
            <w:r w:rsidR="00553B7C">
              <w:rPr>
                <w:noProof/>
                <w:webHidden/>
              </w:rPr>
              <w:t>26</w:t>
            </w:r>
            <w:r w:rsidR="00553B7C">
              <w:rPr>
                <w:noProof/>
                <w:webHidden/>
              </w:rPr>
              <w:fldChar w:fldCharType="end"/>
            </w:r>
          </w:hyperlink>
        </w:p>
        <w:p w14:paraId="03C725E4" w14:textId="2891EA17" w:rsidR="00553B7C" w:rsidRDefault="00AF0335">
          <w:pPr>
            <w:pStyle w:val="TDC2"/>
            <w:rPr>
              <w:rFonts w:eastAsiaTheme="minorEastAsia"/>
              <w:noProof/>
              <w:kern w:val="2"/>
              <w:lang w:eastAsia="es-CL"/>
              <w14:ligatures w14:val="standardContextual"/>
            </w:rPr>
          </w:pPr>
          <w:hyperlink w:anchor="_Toc154578532" w:history="1">
            <w:r w:rsidR="00553B7C" w:rsidRPr="003E415E">
              <w:rPr>
                <w:rStyle w:val="Hipervnculo"/>
                <w:noProof/>
              </w:rPr>
              <w:t>Filosofías operativas.</w:t>
            </w:r>
            <w:r w:rsidR="00553B7C">
              <w:rPr>
                <w:noProof/>
                <w:webHidden/>
              </w:rPr>
              <w:tab/>
            </w:r>
            <w:r w:rsidR="00553B7C">
              <w:rPr>
                <w:noProof/>
                <w:webHidden/>
              </w:rPr>
              <w:fldChar w:fldCharType="begin"/>
            </w:r>
            <w:r w:rsidR="00553B7C">
              <w:rPr>
                <w:noProof/>
                <w:webHidden/>
              </w:rPr>
              <w:instrText xml:space="preserve"> PAGEREF _Toc154578532 \h </w:instrText>
            </w:r>
            <w:r w:rsidR="00553B7C">
              <w:rPr>
                <w:noProof/>
                <w:webHidden/>
              </w:rPr>
            </w:r>
            <w:r w:rsidR="00553B7C">
              <w:rPr>
                <w:noProof/>
                <w:webHidden/>
              </w:rPr>
              <w:fldChar w:fldCharType="separate"/>
            </w:r>
            <w:r w:rsidR="00553B7C">
              <w:rPr>
                <w:noProof/>
                <w:webHidden/>
              </w:rPr>
              <w:t>29</w:t>
            </w:r>
            <w:r w:rsidR="00553B7C">
              <w:rPr>
                <w:noProof/>
                <w:webHidden/>
              </w:rPr>
              <w:fldChar w:fldCharType="end"/>
            </w:r>
          </w:hyperlink>
        </w:p>
        <w:p w14:paraId="0A053B4D" w14:textId="02F7243B" w:rsidR="00553B7C" w:rsidRDefault="00AF0335">
          <w:pPr>
            <w:pStyle w:val="TDC2"/>
            <w:rPr>
              <w:rFonts w:eastAsiaTheme="minorEastAsia"/>
              <w:noProof/>
              <w:kern w:val="2"/>
              <w:lang w:eastAsia="es-CL"/>
              <w14:ligatures w14:val="standardContextual"/>
            </w:rPr>
          </w:pPr>
          <w:hyperlink w:anchor="_Toc154578533" w:history="1">
            <w:r w:rsidR="00553B7C" w:rsidRPr="003E415E">
              <w:rPr>
                <w:rStyle w:val="Hipervnculo"/>
                <w:noProof/>
              </w:rPr>
              <w:t>Selección de materiales y equipos de acuerdo con especificaciones.</w:t>
            </w:r>
            <w:r w:rsidR="00553B7C">
              <w:rPr>
                <w:noProof/>
                <w:webHidden/>
              </w:rPr>
              <w:tab/>
            </w:r>
            <w:r w:rsidR="00553B7C">
              <w:rPr>
                <w:noProof/>
                <w:webHidden/>
              </w:rPr>
              <w:fldChar w:fldCharType="begin"/>
            </w:r>
            <w:r w:rsidR="00553B7C">
              <w:rPr>
                <w:noProof/>
                <w:webHidden/>
              </w:rPr>
              <w:instrText xml:space="preserve"> PAGEREF _Toc154578533 \h </w:instrText>
            </w:r>
            <w:r w:rsidR="00553B7C">
              <w:rPr>
                <w:noProof/>
                <w:webHidden/>
              </w:rPr>
            </w:r>
            <w:r w:rsidR="00553B7C">
              <w:rPr>
                <w:noProof/>
                <w:webHidden/>
              </w:rPr>
              <w:fldChar w:fldCharType="separate"/>
            </w:r>
            <w:r w:rsidR="00553B7C">
              <w:rPr>
                <w:noProof/>
                <w:webHidden/>
              </w:rPr>
              <w:t>30</w:t>
            </w:r>
            <w:r w:rsidR="00553B7C">
              <w:rPr>
                <w:noProof/>
                <w:webHidden/>
              </w:rPr>
              <w:fldChar w:fldCharType="end"/>
            </w:r>
          </w:hyperlink>
        </w:p>
        <w:p w14:paraId="05C0B78B" w14:textId="4B743E6D" w:rsidR="00553B7C" w:rsidRDefault="00AF0335">
          <w:pPr>
            <w:pStyle w:val="TDC2"/>
            <w:rPr>
              <w:rFonts w:eastAsiaTheme="minorEastAsia"/>
              <w:noProof/>
              <w:kern w:val="2"/>
              <w:lang w:eastAsia="es-CL"/>
              <w14:ligatures w14:val="standardContextual"/>
            </w:rPr>
          </w:pPr>
          <w:hyperlink w:anchor="_Toc154578534" w:history="1">
            <w:r w:rsidR="00553B7C" w:rsidRPr="003E415E">
              <w:rPr>
                <w:rStyle w:val="Hipervnculo"/>
                <w:noProof/>
              </w:rPr>
              <w:t>Aspectos de los criterios de eficiencia energética y digitalización.</w:t>
            </w:r>
            <w:r w:rsidR="00553B7C">
              <w:rPr>
                <w:noProof/>
                <w:webHidden/>
              </w:rPr>
              <w:tab/>
            </w:r>
            <w:r w:rsidR="00553B7C">
              <w:rPr>
                <w:noProof/>
                <w:webHidden/>
              </w:rPr>
              <w:fldChar w:fldCharType="begin"/>
            </w:r>
            <w:r w:rsidR="00553B7C">
              <w:rPr>
                <w:noProof/>
                <w:webHidden/>
              </w:rPr>
              <w:instrText xml:space="preserve"> PAGEREF _Toc154578534 \h </w:instrText>
            </w:r>
            <w:r w:rsidR="00553B7C">
              <w:rPr>
                <w:noProof/>
                <w:webHidden/>
              </w:rPr>
            </w:r>
            <w:r w:rsidR="00553B7C">
              <w:rPr>
                <w:noProof/>
                <w:webHidden/>
              </w:rPr>
              <w:fldChar w:fldCharType="separate"/>
            </w:r>
            <w:r w:rsidR="00553B7C">
              <w:rPr>
                <w:noProof/>
                <w:webHidden/>
              </w:rPr>
              <w:t>31</w:t>
            </w:r>
            <w:r w:rsidR="00553B7C">
              <w:rPr>
                <w:noProof/>
                <w:webHidden/>
              </w:rPr>
              <w:fldChar w:fldCharType="end"/>
            </w:r>
          </w:hyperlink>
        </w:p>
        <w:p w14:paraId="4D4DF64F" w14:textId="1BAB1C23" w:rsidR="00553B7C" w:rsidRDefault="00AF0335">
          <w:pPr>
            <w:pStyle w:val="TDC3"/>
            <w:tabs>
              <w:tab w:val="left" w:pos="1100"/>
              <w:tab w:val="right" w:leader="dot" w:pos="10530"/>
            </w:tabs>
            <w:rPr>
              <w:rFonts w:cstheme="minorBidi"/>
              <w:noProof/>
              <w:kern w:val="2"/>
              <w14:ligatures w14:val="standardContextual"/>
            </w:rPr>
          </w:pPr>
          <w:hyperlink w:anchor="_Toc154578535" w:history="1">
            <w:r w:rsidR="00553B7C" w:rsidRPr="003E415E">
              <w:rPr>
                <w:rStyle w:val="Hipervnculo"/>
                <w:rFonts w:cs="Arial"/>
                <w:noProof/>
                <w:lang w:eastAsia="en-US"/>
              </w:rPr>
              <w:t>VI.</w:t>
            </w:r>
            <w:r w:rsidR="00553B7C">
              <w:rPr>
                <w:rFonts w:cstheme="minorBidi"/>
                <w:noProof/>
                <w:kern w:val="2"/>
                <w14:ligatures w14:val="standardContextual"/>
              </w:rPr>
              <w:tab/>
            </w:r>
            <w:r w:rsidR="00553B7C" w:rsidRPr="003E415E">
              <w:rPr>
                <w:rStyle w:val="Hipervnculo"/>
                <w:noProof/>
                <w:lang w:bidi="hi-IN"/>
              </w:rPr>
              <w:t>Ingeniería a detalle</w:t>
            </w:r>
            <w:r w:rsidR="00553B7C">
              <w:rPr>
                <w:noProof/>
                <w:webHidden/>
              </w:rPr>
              <w:tab/>
            </w:r>
            <w:r w:rsidR="00553B7C">
              <w:rPr>
                <w:noProof/>
                <w:webHidden/>
              </w:rPr>
              <w:fldChar w:fldCharType="begin"/>
            </w:r>
            <w:r w:rsidR="00553B7C">
              <w:rPr>
                <w:noProof/>
                <w:webHidden/>
              </w:rPr>
              <w:instrText xml:space="preserve"> PAGEREF _Toc154578535 \h </w:instrText>
            </w:r>
            <w:r w:rsidR="00553B7C">
              <w:rPr>
                <w:noProof/>
                <w:webHidden/>
              </w:rPr>
            </w:r>
            <w:r w:rsidR="00553B7C">
              <w:rPr>
                <w:noProof/>
                <w:webHidden/>
              </w:rPr>
              <w:fldChar w:fldCharType="separate"/>
            </w:r>
            <w:r w:rsidR="00553B7C">
              <w:rPr>
                <w:noProof/>
                <w:webHidden/>
              </w:rPr>
              <w:t>32</w:t>
            </w:r>
            <w:r w:rsidR="00553B7C">
              <w:rPr>
                <w:noProof/>
                <w:webHidden/>
              </w:rPr>
              <w:fldChar w:fldCharType="end"/>
            </w:r>
          </w:hyperlink>
        </w:p>
        <w:p w14:paraId="42EF11FC" w14:textId="0F2D6593" w:rsidR="00553B7C" w:rsidRDefault="00AF0335">
          <w:pPr>
            <w:pStyle w:val="TDC2"/>
            <w:rPr>
              <w:rFonts w:eastAsiaTheme="minorEastAsia"/>
              <w:noProof/>
              <w:kern w:val="2"/>
              <w:lang w:eastAsia="es-CL"/>
              <w14:ligatures w14:val="standardContextual"/>
            </w:rPr>
          </w:pPr>
          <w:hyperlink w:anchor="_Toc154578536" w:history="1">
            <w:r w:rsidR="00553B7C" w:rsidRPr="003E415E">
              <w:rPr>
                <w:rStyle w:val="Hipervnculo"/>
                <w:noProof/>
              </w:rPr>
              <w:t>Definir los métodos constructivos, criterios de aceptabilidad, pruebas, ensayos, etc.</w:t>
            </w:r>
            <w:r w:rsidR="00553B7C">
              <w:rPr>
                <w:noProof/>
                <w:webHidden/>
              </w:rPr>
              <w:tab/>
            </w:r>
            <w:r w:rsidR="00553B7C">
              <w:rPr>
                <w:noProof/>
                <w:webHidden/>
              </w:rPr>
              <w:fldChar w:fldCharType="begin"/>
            </w:r>
            <w:r w:rsidR="00553B7C">
              <w:rPr>
                <w:noProof/>
                <w:webHidden/>
              </w:rPr>
              <w:instrText xml:space="preserve"> PAGEREF _Toc154578536 \h </w:instrText>
            </w:r>
            <w:r w:rsidR="00553B7C">
              <w:rPr>
                <w:noProof/>
                <w:webHidden/>
              </w:rPr>
            </w:r>
            <w:r w:rsidR="00553B7C">
              <w:rPr>
                <w:noProof/>
                <w:webHidden/>
              </w:rPr>
              <w:fldChar w:fldCharType="separate"/>
            </w:r>
            <w:r w:rsidR="00553B7C">
              <w:rPr>
                <w:noProof/>
                <w:webHidden/>
              </w:rPr>
              <w:t>32</w:t>
            </w:r>
            <w:r w:rsidR="00553B7C">
              <w:rPr>
                <w:noProof/>
                <w:webHidden/>
              </w:rPr>
              <w:fldChar w:fldCharType="end"/>
            </w:r>
          </w:hyperlink>
        </w:p>
        <w:p w14:paraId="6891CFDA" w14:textId="68AB9C40" w:rsidR="00553B7C" w:rsidRDefault="00AF0335">
          <w:pPr>
            <w:pStyle w:val="TDC2"/>
            <w:rPr>
              <w:rFonts w:eastAsiaTheme="minorEastAsia"/>
              <w:noProof/>
              <w:kern w:val="2"/>
              <w:lang w:eastAsia="es-CL"/>
              <w14:ligatures w14:val="standardContextual"/>
            </w:rPr>
          </w:pPr>
          <w:hyperlink w:anchor="_Toc154578537" w:history="1">
            <w:r w:rsidR="00553B7C" w:rsidRPr="003E415E">
              <w:rPr>
                <w:rStyle w:val="Hipervnculo"/>
                <w:noProof/>
              </w:rPr>
              <w:t>Aspectos geométricos y dimensiones:</w:t>
            </w:r>
            <w:r w:rsidR="00553B7C">
              <w:rPr>
                <w:noProof/>
                <w:webHidden/>
              </w:rPr>
              <w:tab/>
            </w:r>
            <w:r w:rsidR="00553B7C">
              <w:rPr>
                <w:noProof/>
                <w:webHidden/>
              </w:rPr>
              <w:fldChar w:fldCharType="begin"/>
            </w:r>
            <w:r w:rsidR="00553B7C">
              <w:rPr>
                <w:noProof/>
                <w:webHidden/>
              </w:rPr>
              <w:instrText xml:space="preserve"> PAGEREF _Toc154578537 \h </w:instrText>
            </w:r>
            <w:r w:rsidR="00553B7C">
              <w:rPr>
                <w:noProof/>
                <w:webHidden/>
              </w:rPr>
            </w:r>
            <w:r w:rsidR="00553B7C">
              <w:rPr>
                <w:noProof/>
                <w:webHidden/>
              </w:rPr>
              <w:fldChar w:fldCharType="separate"/>
            </w:r>
            <w:r w:rsidR="00553B7C">
              <w:rPr>
                <w:noProof/>
                <w:webHidden/>
              </w:rPr>
              <w:t>40</w:t>
            </w:r>
            <w:r w:rsidR="00553B7C">
              <w:rPr>
                <w:noProof/>
                <w:webHidden/>
              </w:rPr>
              <w:fldChar w:fldCharType="end"/>
            </w:r>
          </w:hyperlink>
        </w:p>
        <w:p w14:paraId="3CDFE032" w14:textId="1105920F" w:rsidR="00553B7C" w:rsidRDefault="00AF0335">
          <w:pPr>
            <w:pStyle w:val="TDC2"/>
            <w:rPr>
              <w:rFonts w:eastAsiaTheme="minorEastAsia"/>
              <w:noProof/>
              <w:kern w:val="2"/>
              <w:lang w:eastAsia="es-CL"/>
              <w14:ligatures w14:val="standardContextual"/>
            </w:rPr>
          </w:pPr>
          <w:hyperlink w:anchor="_Toc154578538" w:history="1">
            <w:r w:rsidR="00553B7C" w:rsidRPr="003E415E">
              <w:rPr>
                <w:rStyle w:val="Hipervnculo"/>
                <w:noProof/>
              </w:rPr>
              <w:t>Definir todos los requerimientos de ensayos y pruebas de equipos y sistemas que comprenden el proyecto.</w:t>
            </w:r>
            <w:r w:rsidR="00553B7C">
              <w:rPr>
                <w:noProof/>
                <w:webHidden/>
              </w:rPr>
              <w:tab/>
            </w:r>
            <w:r w:rsidR="00553B7C">
              <w:rPr>
                <w:noProof/>
                <w:webHidden/>
              </w:rPr>
              <w:fldChar w:fldCharType="begin"/>
            </w:r>
            <w:r w:rsidR="00553B7C">
              <w:rPr>
                <w:noProof/>
                <w:webHidden/>
              </w:rPr>
              <w:instrText xml:space="preserve"> PAGEREF _Toc154578538 \h </w:instrText>
            </w:r>
            <w:r w:rsidR="00553B7C">
              <w:rPr>
                <w:noProof/>
                <w:webHidden/>
              </w:rPr>
            </w:r>
            <w:r w:rsidR="00553B7C">
              <w:rPr>
                <w:noProof/>
                <w:webHidden/>
              </w:rPr>
              <w:fldChar w:fldCharType="separate"/>
            </w:r>
            <w:r w:rsidR="00553B7C">
              <w:rPr>
                <w:noProof/>
                <w:webHidden/>
              </w:rPr>
              <w:t>41</w:t>
            </w:r>
            <w:r w:rsidR="00553B7C">
              <w:rPr>
                <w:noProof/>
                <w:webHidden/>
              </w:rPr>
              <w:fldChar w:fldCharType="end"/>
            </w:r>
          </w:hyperlink>
        </w:p>
        <w:p w14:paraId="73A8BD9F" w14:textId="0FB9A184" w:rsidR="00553B7C" w:rsidRDefault="00AF0335">
          <w:pPr>
            <w:pStyle w:val="TDC3"/>
            <w:tabs>
              <w:tab w:val="left" w:pos="1100"/>
              <w:tab w:val="right" w:leader="dot" w:pos="10530"/>
            </w:tabs>
            <w:rPr>
              <w:rFonts w:cstheme="minorBidi"/>
              <w:noProof/>
              <w:kern w:val="2"/>
              <w14:ligatures w14:val="standardContextual"/>
            </w:rPr>
          </w:pPr>
          <w:hyperlink w:anchor="_Toc154578539" w:history="1">
            <w:r w:rsidR="00553B7C" w:rsidRPr="003E415E">
              <w:rPr>
                <w:rStyle w:val="Hipervnculo"/>
                <w:noProof/>
                <w:lang w:bidi="hi-IN"/>
              </w:rPr>
              <w:t>VII.</w:t>
            </w:r>
            <w:r w:rsidR="00553B7C">
              <w:rPr>
                <w:rFonts w:cstheme="minorBidi"/>
                <w:noProof/>
                <w:kern w:val="2"/>
                <w14:ligatures w14:val="standardContextual"/>
              </w:rPr>
              <w:tab/>
            </w:r>
            <w:r w:rsidR="00553B7C" w:rsidRPr="003E415E">
              <w:rPr>
                <w:rStyle w:val="Hipervnculo"/>
                <w:noProof/>
                <w:lang w:bidi="hi-IN"/>
              </w:rPr>
              <w:t>Implementación y documentación:</w:t>
            </w:r>
            <w:r w:rsidR="00553B7C">
              <w:rPr>
                <w:noProof/>
                <w:webHidden/>
              </w:rPr>
              <w:tab/>
            </w:r>
            <w:r w:rsidR="00553B7C">
              <w:rPr>
                <w:noProof/>
                <w:webHidden/>
              </w:rPr>
              <w:fldChar w:fldCharType="begin"/>
            </w:r>
            <w:r w:rsidR="00553B7C">
              <w:rPr>
                <w:noProof/>
                <w:webHidden/>
              </w:rPr>
              <w:instrText xml:space="preserve"> PAGEREF _Toc154578539 \h </w:instrText>
            </w:r>
            <w:r w:rsidR="00553B7C">
              <w:rPr>
                <w:noProof/>
                <w:webHidden/>
              </w:rPr>
            </w:r>
            <w:r w:rsidR="00553B7C">
              <w:rPr>
                <w:noProof/>
                <w:webHidden/>
              </w:rPr>
              <w:fldChar w:fldCharType="separate"/>
            </w:r>
            <w:r w:rsidR="00553B7C">
              <w:rPr>
                <w:noProof/>
                <w:webHidden/>
              </w:rPr>
              <w:t>42</w:t>
            </w:r>
            <w:r w:rsidR="00553B7C">
              <w:rPr>
                <w:noProof/>
                <w:webHidden/>
              </w:rPr>
              <w:fldChar w:fldCharType="end"/>
            </w:r>
          </w:hyperlink>
        </w:p>
        <w:p w14:paraId="2B7F6656" w14:textId="4A7AF4A2" w:rsidR="00553B7C" w:rsidRDefault="00AF0335">
          <w:pPr>
            <w:pStyle w:val="TDC3"/>
            <w:tabs>
              <w:tab w:val="left" w:pos="1100"/>
              <w:tab w:val="right" w:leader="dot" w:pos="10530"/>
            </w:tabs>
            <w:rPr>
              <w:rFonts w:cstheme="minorBidi"/>
              <w:noProof/>
              <w:kern w:val="2"/>
              <w14:ligatures w14:val="standardContextual"/>
            </w:rPr>
          </w:pPr>
          <w:hyperlink w:anchor="_Toc154578540" w:history="1">
            <w:r w:rsidR="00553B7C" w:rsidRPr="003E415E">
              <w:rPr>
                <w:rStyle w:val="Hipervnculo"/>
                <w:noProof/>
                <w:lang w:bidi="hi-IN"/>
              </w:rPr>
              <w:t>VIII.</w:t>
            </w:r>
            <w:r w:rsidR="00553B7C">
              <w:rPr>
                <w:rFonts w:cstheme="minorBidi"/>
                <w:noProof/>
                <w:kern w:val="2"/>
                <w14:ligatures w14:val="standardContextual"/>
              </w:rPr>
              <w:tab/>
            </w:r>
            <w:r w:rsidR="00553B7C" w:rsidRPr="003E415E">
              <w:rPr>
                <w:rStyle w:val="Hipervnculo"/>
                <w:noProof/>
                <w:lang w:bidi="hi-IN"/>
              </w:rPr>
              <w:t>Plan de operación y mantenimiento:</w:t>
            </w:r>
            <w:r w:rsidR="00553B7C">
              <w:rPr>
                <w:noProof/>
                <w:webHidden/>
              </w:rPr>
              <w:tab/>
            </w:r>
            <w:r w:rsidR="00553B7C">
              <w:rPr>
                <w:noProof/>
                <w:webHidden/>
              </w:rPr>
              <w:fldChar w:fldCharType="begin"/>
            </w:r>
            <w:r w:rsidR="00553B7C">
              <w:rPr>
                <w:noProof/>
                <w:webHidden/>
              </w:rPr>
              <w:instrText xml:space="preserve"> PAGEREF _Toc154578540 \h </w:instrText>
            </w:r>
            <w:r w:rsidR="00553B7C">
              <w:rPr>
                <w:noProof/>
                <w:webHidden/>
              </w:rPr>
            </w:r>
            <w:r w:rsidR="00553B7C">
              <w:rPr>
                <w:noProof/>
                <w:webHidden/>
              </w:rPr>
              <w:fldChar w:fldCharType="separate"/>
            </w:r>
            <w:r w:rsidR="00553B7C">
              <w:rPr>
                <w:noProof/>
                <w:webHidden/>
              </w:rPr>
              <w:t>48</w:t>
            </w:r>
            <w:r w:rsidR="00553B7C">
              <w:rPr>
                <w:noProof/>
                <w:webHidden/>
              </w:rPr>
              <w:fldChar w:fldCharType="end"/>
            </w:r>
          </w:hyperlink>
        </w:p>
        <w:p w14:paraId="5185C888" w14:textId="49A6AE3A" w:rsidR="00553B7C" w:rsidRDefault="00AF0335">
          <w:pPr>
            <w:pStyle w:val="TDC3"/>
            <w:tabs>
              <w:tab w:val="left" w:pos="1100"/>
              <w:tab w:val="right" w:leader="dot" w:pos="10530"/>
            </w:tabs>
            <w:rPr>
              <w:rFonts w:cstheme="minorBidi"/>
              <w:noProof/>
              <w:kern w:val="2"/>
              <w14:ligatures w14:val="standardContextual"/>
            </w:rPr>
          </w:pPr>
          <w:hyperlink w:anchor="_Toc154578541" w:history="1">
            <w:r w:rsidR="00553B7C" w:rsidRPr="003E415E">
              <w:rPr>
                <w:rStyle w:val="Hipervnculo"/>
                <w:noProof/>
                <w:lang w:bidi="hi-IN"/>
              </w:rPr>
              <w:t>IX.</w:t>
            </w:r>
            <w:r w:rsidR="00553B7C">
              <w:rPr>
                <w:rFonts w:cstheme="minorBidi"/>
                <w:noProof/>
                <w:kern w:val="2"/>
                <w14:ligatures w14:val="standardContextual"/>
              </w:rPr>
              <w:tab/>
            </w:r>
            <w:r w:rsidR="00553B7C" w:rsidRPr="003E415E">
              <w:rPr>
                <w:rStyle w:val="Hipervnculo"/>
                <w:noProof/>
                <w:lang w:bidi="hi-IN"/>
              </w:rPr>
              <w:t>Conclusiones:</w:t>
            </w:r>
            <w:r w:rsidR="00553B7C">
              <w:rPr>
                <w:noProof/>
                <w:webHidden/>
              </w:rPr>
              <w:tab/>
            </w:r>
            <w:r w:rsidR="00553B7C">
              <w:rPr>
                <w:noProof/>
                <w:webHidden/>
              </w:rPr>
              <w:fldChar w:fldCharType="begin"/>
            </w:r>
            <w:r w:rsidR="00553B7C">
              <w:rPr>
                <w:noProof/>
                <w:webHidden/>
              </w:rPr>
              <w:instrText xml:space="preserve"> PAGEREF _Toc154578541 \h </w:instrText>
            </w:r>
            <w:r w:rsidR="00553B7C">
              <w:rPr>
                <w:noProof/>
                <w:webHidden/>
              </w:rPr>
            </w:r>
            <w:r w:rsidR="00553B7C">
              <w:rPr>
                <w:noProof/>
                <w:webHidden/>
              </w:rPr>
              <w:fldChar w:fldCharType="separate"/>
            </w:r>
            <w:r w:rsidR="00553B7C">
              <w:rPr>
                <w:noProof/>
                <w:webHidden/>
              </w:rPr>
              <w:t>50</w:t>
            </w:r>
            <w:r w:rsidR="00553B7C">
              <w:rPr>
                <w:noProof/>
                <w:webHidden/>
              </w:rPr>
              <w:fldChar w:fldCharType="end"/>
            </w:r>
          </w:hyperlink>
        </w:p>
        <w:p w14:paraId="146AFAB3" w14:textId="5A7169B1" w:rsidR="00553B7C" w:rsidRDefault="00AF0335">
          <w:pPr>
            <w:pStyle w:val="TDC3"/>
            <w:tabs>
              <w:tab w:val="left" w:pos="880"/>
              <w:tab w:val="right" w:leader="dot" w:pos="10530"/>
            </w:tabs>
            <w:rPr>
              <w:rFonts w:cstheme="minorBidi"/>
              <w:noProof/>
              <w:kern w:val="2"/>
              <w14:ligatures w14:val="standardContextual"/>
            </w:rPr>
          </w:pPr>
          <w:hyperlink w:anchor="_Toc154578542" w:history="1">
            <w:r w:rsidR="00553B7C" w:rsidRPr="003E415E">
              <w:rPr>
                <w:rStyle w:val="Hipervnculo"/>
                <w:noProof/>
                <w:lang w:bidi="hi-IN"/>
              </w:rPr>
              <w:t>X.</w:t>
            </w:r>
            <w:r w:rsidR="00553B7C">
              <w:rPr>
                <w:rFonts w:cstheme="minorBidi"/>
                <w:noProof/>
                <w:kern w:val="2"/>
                <w14:ligatures w14:val="standardContextual"/>
              </w:rPr>
              <w:tab/>
            </w:r>
            <w:r w:rsidR="00553B7C" w:rsidRPr="003E415E">
              <w:rPr>
                <w:rStyle w:val="Hipervnculo"/>
                <w:noProof/>
                <w:lang w:bidi="hi-IN"/>
              </w:rPr>
              <w:t>Anexos</w:t>
            </w:r>
            <w:r w:rsidR="00553B7C">
              <w:rPr>
                <w:noProof/>
                <w:webHidden/>
              </w:rPr>
              <w:tab/>
            </w:r>
            <w:r w:rsidR="00553B7C">
              <w:rPr>
                <w:noProof/>
                <w:webHidden/>
              </w:rPr>
              <w:fldChar w:fldCharType="begin"/>
            </w:r>
            <w:r w:rsidR="00553B7C">
              <w:rPr>
                <w:noProof/>
                <w:webHidden/>
              </w:rPr>
              <w:instrText xml:space="preserve"> PAGEREF _Toc154578542 \h </w:instrText>
            </w:r>
            <w:r w:rsidR="00553B7C">
              <w:rPr>
                <w:noProof/>
                <w:webHidden/>
              </w:rPr>
            </w:r>
            <w:r w:rsidR="00553B7C">
              <w:rPr>
                <w:noProof/>
                <w:webHidden/>
              </w:rPr>
              <w:fldChar w:fldCharType="separate"/>
            </w:r>
            <w:r w:rsidR="00553B7C">
              <w:rPr>
                <w:noProof/>
                <w:webHidden/>
              </w:rPr>
              <w:t>51</w:t>
            </w:r>
            <w:r w:rsidR="00553B7C">
              <w:rPr>
                <w:noProof/>
                <w:webHidden/>
              </w:rPr>
              <w:fldChar w:fldCharType="end"/>
            </w:r>
          </w:hyperlink>
        </w:p>
        <w:p w14:paraId="67207114" w14:textId="682D2559" w:rsidR="00553B7C" w:rsidRDefault="00AF0335">
          <w:pPr>
            <w:pStyle w:val="TDC3"/>
            <w:tabs>
              <w:tab w:val="left" w:pos="1100"/>
              <w:tab w:val="right" w:leader="dot" w:pos="10530"/>
            </w:tabs>
            <w:rPr>
              <w:rFonts w:cstheme="minorBidi"/>
              <w:noProof/>
              <w:kern w:val="2"/>
              <w14:ligatures w14:val="standardContextual"/>
            </w:rPr>
          </w:pPr>
          <w:hyperlink w:anchor="_Toc154578543" w:history="1">
            <w:r w:rsidR="00553B7C" w:rsidRPr="003E415E">
              <w:rPr>
                <w:rStyle w:val="Hipervnculo"/>
                <w:noProof/>
                <w:lang w:bidi="hi-IN"/>
              </w:rPr>
              <w:t>XI.</w:t>
            </w:r>
            <w:r w:rsidR="00553B7C">
              <w:rPr>
                <w:rFonts w:cstheme="minorBidi"/>
                <w:noProof/>
                <w:kern w:val="2"/>
                <w14:ligatures w14:val="standardContextual"/>
              </w:rPr>
              <w:tab/>
            </w:r>
            <w:r w:rsidR="00553B7C" w:rsidRPr="003E415E">
              <w:rPr>
                <w:rStyle w:val="Hipervnculo"/>
                <w:noProof/>
                <w:lang w:bidi="hi-IN"/>
              </w:rPr>
              <w:t>Referencias</w:t>
            </w:r>
            <w:r w:rsidR="00553B7C">
              <w:rPr>
                <w:noProof/>
                <w:webHidden/>
              </w:rPr>
              <w:tab/>
            </w:r>
            <w:r w:rsidR="00553B7C">
              <w:rPr>
                <w:noProof/>
                <w:webHidden/>
              </w:rPr>
              <w:fldChar w:fldCharType="begin"/>
            </w:r>
            <w:r w:rsidR="00553B7C">
              <w:rPr>
                <w:noProof/>
                <w:webHidden/>
              </w:rPr>
              <w:instrText xml:space="preserve"> PAGEREF _Toc154578543 \h </w:instrText>
            </w:r>
            <w:r w:rsidR="00553B7C">
              <w:rPr>
                <w:noProof/>
                <w:webHidden/>
              </w:rPr>
            </w:r>
            <w:r w:rsidR="00553B7C">
              <w:rPr>
                <w:noProof/>
                <w:webHidden/>
              </w:rPr>
              <w:fldChar w:fldCharType="separate"/>
            </w:r>
            <w:r w:rsidR="00553B7C">
              <w:rPr>
                <w:noProof/>
                <w:webHidden/>
              </w:rPr>
              <w:t>72</w:t>
            </w:r>
            <w:r w:rsidR="00553B7C">
              <w:rPr>
                <w:noProof/>
                <w:webHidden/>
              </w:rPr>
              <w:fldChar w:fldCharType="end"/>
            </w:r>
          </w:hyperlink>
        </w:p>
        <w:p w14:paraId="78C76B5F" w14:textId="629EF41D" w:rsidR="00FB7FFD" w:rsidRPr="009151E2" w:rsidRDefault="00FB7FFD">
          <w:pPr>
            <w:rPr>
              <w:rFonts w:ascii="Arial" w:hAnsi="Arial" w:cs="Arial"/>
              <w:sz w:val="20"/>
              <w:szCs w:val="20"/>
            </w:rPr>
          </w:pPr>
          <w:r w:rsidRPr="009151E2">
            <w:rPr>
              <w:rFonts w:ascii="Arial" w:hAnsi="Arial" w:cs="Arial"/>
              <w:b/>
              <w:sz w:val="20"/>
              <w:szCs w:val="20"/>
              <w:lang w:val="es-ES"/>
            </w:rPr>
            <w:fldChar w:fldCharType="end"/>
          </w:r>
        </w:p>
      </w:sdtContent>
    </w:sdt>
    <w:p w14:paraId="0367CCFC" w14:textId="2AC59560" w:rsidR="005941BA" w:rsidRPr="009A4BA3" w:rsidRDefault="005941BA" w:rsidP="005941BA">
      <w:pPr>
        <w:tabs>
          <w:tab w:val="left" w:pos="440"/>
          <w:tab w:val="right" w:leader="dot" w:pos="10490"/>
        </w:tabs>
        <w:spacing w:after="100" w:line="360" w:lineRule="auto"/>
        <w:rPr>
          <w:rFonts w:ascii="Calibri" w:hAnsi="Calibri" w:cs="Times New Roman"/>
          <w:noProof/>
          <w:color w:val="auto"/>
          <w:sz w:val="22"/>
          <w:szCs w:val="22"/>
          <w:u w:color="FFFFFF"/>
          <w:lang w:eastAsia="es-CL" w:bidi="ar-SA"/>
        </w:rPr>
      </w:pPr>
      <w:r w:rsidRPr="009A4BA3">
        <w:rPr>
          <w:rFonts w:ascii="Calibri" w:eastAsia="Calibri" w:hAnsi="Calibri" w:cs="Times New Roman"/>
          <w:noProof/>
          <w:color w:val="auto"/>
          <w:sz w:val="22"/>
          <w:szCs w:val="22"/>
          <w:u w:color="FFFFFF"/>
          <w:lang w:eastAsia="en-US" w:bidi="ar-SA"/>
        </w:rPr>
        <w:fldChar w:fldCharType="begin"/>
      </w:r>
      <w:r w:rsidRPr="009A4BA3">
        <w:rPr>
          <w:rFonts w:ascii="Calibri" w:eastAsia="Calibri" w:hAnsi="Calibri" w:cs="Times New Roman"/>
          <w:noProof/>
          <w:color w:val="auto"/>
          <w:sz w:val="22"/>
          <w:szCs w:val="22"/>
          <w:u w:color="FFFFFF"/>
          <w:lang w:eastAsia="en-US" w:bidi="ar-SA"/>
        </w:rPr>
        <w:instrText xml:space="preserve"> TOC \f \h \z \t "Título1,1,Estilo5,2" </w:instrText>
      </w:r>
      <w:r w:rsidRPr="009A4BA3">
        <w:rPr>
          <w:rFonts w:ascii="Calibri" w:eastAsia="Calibri" w:hAnsi="Calibri" w:cs="Times New Roman"/>
          <w:noProof/>
          <w:color w:val="auto"/>
          <w:sz w:val="22"/>
          <w:szCs w:val="22"/>
          <w:u w:color="FFFFFF"/>
          <w:lang w:eastAsia="en-US" w:bidi="ar-SA"/>
        </w:rPr>
        <w:fldChar w:fldCharType="separate"/>
      </w:r>
    </w:p>
    <w:p w14:paraId="402F8862" w14:textId="77777777" w:rsidR="005941BA" w:rsidRPr="009A4BA3" w:rsidRDefault="005941BA" w:rsidP="005941BA">
      <w:pPr>
        <w:tabs>
          <w:tab w:val="left" w:pos="440"/>
          <w:tab w:val="right" w:leader="dot" w:pos="10490"/>
        </w:tabs>
        <w:spacing w:after="100" w:line="360" w:lineRule="auto"/>
        <w:rPr>
          <w:rFonts w:ascii="Calibri" w:hAnsi="Calibri" w:cs="Times New Roman"/>
          <w:noProof/>
          <w:color w:val="auto"/>
          <w:sz w:val="22"/>
          <w:szCs w:val="22"/>
          <w:u w:color="FFFFFF"/>
          <w:lang w:eastAsia="es-CL" w:bidi="ar-SA"/>
        </w:rPr>
      </w:pPr>
    </w:p>
    <w:p w14:paraId="7A8FF136" w14:textId="00C13828" w:rsidR="005941BA" w:rsidRPr="009A4BA3" w:rsidRDefault="005941BA" w:rsidP="005941BA">
      <w:pPr>
        <w:spacing w:after="200" w:line="288" w:lineRule="auto"/>
        <w:jc w:val="center"/>
        <w:rPr>
          <w:rFonts w:ascii="Calibri" w:eastAsia="Calibri" w:hAnsi="Calibri" w:cs="Times New Roman"/>
          <w:color w:val="404040"/>
          <w:sz w:val="22"/>
          <w:szCs w:val="22"/>
          <w:lang w:eastAsia="en-US" w:bidi="ar-SA"/>
        </w:rPr>
      </w:pPr>
      <w:r w:rsidRPr="009A4BA3">
        <w:rPr>
          <w:rFonts w:ascii="Arial" w:eastAsia="Calibri" w:hAnsi="Arial" w:cs="Arial"/>
          <w:color w:val="404040"/>
          <w:sz w:val="22"/>
          <w:szCs w:val="22"/>
          <w:lang w:eastAsia="en-US" w:bidi="ar-SA"/>
        </w:rPr>
        <w:fldChar w:fldCharType="end"/>
      </w:r>
    </w:p>
    <w:p w14:paraId="7F25AE1B" w14:textId="77777777" w:rsidR="005941BA" w:rsidRPr="009A4BA3" w:rsidRDefault="005941BA" w:rsidP="005941BA">
      <w:pPr>
        <w:spacing w:after="160" w:line="259" w:lineRule="auto"/>
        <w:rPr>
          <w:rFonts w:ascii="Calibri" w:eastAsia="Calibri" w:hAnsi="Calibri" w:cs="Times New Roman"/>
          <w:color w:val="404040"/>
          <w:sz w:val="22"/>
          <w:szCs w:val="22"/>
          <w:lang w:eastAsia="en-US" w:bidi="ar-SA"/>
        </w:rPr>
      </w:pPr>
      <w:r w:rsidRPr="009A4BA3">
        <w:rPr>
          <w:rFonts w:ascii="Calibri" w:eastAsia="Calibri" w:hAnsi="Calibri" w:cs="Times New Roman"/>
          <w:color w:val="404040"/>
          <w:sz w:val="22"/>
          <w:szCs w:val="22"/>
          <w:lang w:eastAsia="en-US" w:bidi="ar-SA"/>
        </w:rPr>
        <w:br w:type="page"/>
      </w:r>
    </w:p>
    <w:p w14:paraId="5D4BC45B" w14:textId="7FA5DA02" w:rsidR="00687F83" w:rsidRDefault="001970FA" w:rsidP="005F22AD">
      <w:pPr>
        <w:pStyle w:val="Ttulo3"/>
        <w:rPr>
          <w:rFonts w:eastAsia="Calibri"/>
          <w:color w:val="404040"/>
        </w:rPr>
      </w:pPr>
      <w:bookmarkStart w:id="1" w:name="_Toc154578503"/>
      <w:r w:rsidRPr="009A4BA3">
        <w:rPr>
          <w:rFonts w:eastAsia="Calibri"/>
          <w:lang w:eastAsia="en-US"/>
        </w:rPr>
        <w:lastRenderedPageBreak/>
        <w:t>Índice</w:t>
      </w:r>
      <w:r w:rsidR="00687F83">
        <w:rPr>
          <w:rFonts w:eastAsia="Calibri"/>
          <w:lang w:eastAsia="en-US"/>
        </w:rPr>
        <w:t xml:space="preserve"> de Figuras</w:t>
      </w:r>
      <w:bookmarkEnd w:id="1"/>
    </w:p>
    <w:p w14:paraId="4F30702C" w14:textId="77777777" w:rsidR="00687F83" w:rsidRDefault="00687F83">
      <w:pPr>
        <w:pStyle w:val="Tabladeilustraciones"/>
        <w:tabs>
          <w:tab w:val="right" w:leader="dot" w:pos="10530"/>
        </w:tabs>
        <w:rPr>
          <w:rFonts w:ascii="Calibri" w:eastAsia="Calibri" w:hAnsi="Calibri" w:cs="Times New Roman"/>
          <w:color w:val="404040"/>
          <w:sz w:val="22"/>
          <w:szCs w:val="22"/>
          <w:lang w:eastAsia="en-US" w:bidi="ar-SA"/>
        </w:rPr>
      </w:pPr>
    </w:p>
    <w:p w14:paraId="356C7434" w14:textId="61DBF0A8" w:rsidR="00120992" w:rsidRPr="001E27C7" w:rsidRDefault="0094594F" w:rsidP="00120992">
      <w:pPr>
        <w:pStyle w:val="Tabladeilustraciones"/>
        <w:tabs>
          <w:tab w:val="right" w:leader="dot" w:pos="10530"/>
        </w:tabs>
        <w:rPr>
          <w:rFonts w:ascii="Arial" w:eastAsiaTheme="minorEastAsia" w:hAnsi="Arial" w:cs="Arial"/>
          <w:caps w:val="0"/>
          <w:noProof/>
          <w:color w:val="auto"/>
          <w:kern w:val="2"/>
          <w:lang w:eastAsia="es-CL" w:bidi="ar-SA"/>
          <w14:ligatures w14:val="standardContextual"/>
        </w:rPr>
      </w:pPr>
      <w:r w:rsidRPr="00120992">
        <w:rPr>
          <w:rFonts w:ascii="Arial" w:eastAsia="Calibri" w:hAnsi="Arial" w:cs="Arial"/>
          <w:color w:val="404040"/>
          <w:lang w:eastAsia="en-US" w:bidi="ar-SA"/>
        </w:rPr>
        <w:fldChar w:fldCharType="begin"/>
      </w:r>
      <w:r w:rsidRPr="00120992">
        <w:rPr>
          <w:rFonts w:ascii="Arial" w:eastAsia="Calibri" w:hAnsi="Arial" w:cs="Arial"/>
          <w:color w:val="404040"/>
          <w:lang w:eastAsia="en-US" w:bidi="ar-SA"/>
        </w:rPr>
        <w:instrText xml:space="preserve"> TOC \h \z \c "Ilustración" </w:instrText>
      </w:r>
      <w:r w:rsidRPr="00120992">
        <w:rPr>
          <w:rFonts w:ascii="Arial" w:eastAsia="Calibri" w:hAnsi="Arial" w:cs="Arial"/>
          <w:color w:val="404040"/>
          <w:lang w:eastAsia="en-US" w:bidi="ar-SA"/>
        </w:rPr>
        <w:fldChar w:fldCharType="separate"/>
      </w:r>
      <w:hyperlink r:id="rId11" w:anchor="_Toc145017592" w:history="1">
        <w:r w:rsidR="00120992" w:rsidRPr="001E27C7">
          <w:rPr>
            <w:rStyle w:val="Hipervnculo"/>
            <w:rFonts w:ascii="Arial" w:hAnsi="Arial" w:cs="Arial"/>
            <w:noProof/>
          </w:rPr>
          <w:t>Ilustración 1  Triangulo de Potencias</w:t>
        </w:r>
        <w:r w:rsidR="00120992" w:rsidRPr="001E27C7">
          <w:rPr>
            <w:rFonts w:ascii="Arial" w:hAnsi="Arial" w:cs="Arial"/>
            <w:noProof/>
            <w:webHidden/>
          </w:rPr>
          <w:tab/>
        </w:r>
        <w:r w:rsidR="00120992" w:rsidRPr="001E27C7">
          <w:rPr>
            <w:rFonts w:ascii="Arial" w:hAnsi="Arial" w:cs="Arial"/>
            <w:noProof/>
            <w:webHidden/>
          </w:rPr>
          <w:fldChar w:fldCharType="begin"/>
        </w:r>
        <w:r w:rsidR="00120992" w:rsidRPr="001E27C7">
          <w:rPr>
            <w:rFonts w:ascii="Arial" w:hAnsi="Arial" w:cs="Arial"/>
            <w:noProof/>
            <w:webHidden/>
          </w:rPr>
          <w:instrText xml:space="preserve"> PAGEREF _Toc145017592 \h </w:instrText>
        </w:r>
        <w:r w:rsidR="00120992" w:rsidRPr="001E27C7">
          <w:rPr>
            <w:rFonts w:ascii="Arial" w:hAnsi="Arial" w:cs="Arial"/>
            <w:noProof/>
            <w:webHidden/>
          </w:rPr>
        </w:r>
        <w:r w:rsidR="00120992" w:rsidRPr="001E27C7">
          <w:rPr>
            <w:rFonts w:ascii="Arial" w:hAnsi="Arial" w:cs="Arial"/>
            <w:noProof/>
            <w:webHidden/>
          </w:rPr>
          <w:fldChar w:fldCharType="separate"/>
        </w:r>
        <w:r w:rsidR="006C319F">
          <w:rPr>
            <w:rFonts w:ascii="Arial" w:hAnsi="Arial" w:cs="Arial"/>
            <w:noProof/>
            <w:webHidden/>
          </w:rPr>
          <w:t>9</w:t>
        </w:r>
        <w:r w:rsidR="00120992" w:rsidRPr="001E27C7">
          <w:rPr>
            <w:rFonts w:ascii="Arial" w:hAnsi="Arial" w:cs="Arial"/>
            <w:noProof/>
            <w:webHidden/>
          </w:rPr>
          <w:fldChar w:fldCharType="end"/>
        </w:r>
      </w:hyperlink>
    </w:p>
    <w:p w14:paraId="1CB2BB3F" w14:textId="643A69BD" w:rsidR="00120992" w:rsidRPr="001E27C7" w:rsidRDefault="00AF0335" w:rsidP="00120992">
      <w:pPr>
        <w:pStyle w:val="Tabladeilustraciones"/>
        <w:tabs>
          <w:tab w:val="right" w:leader="dot" w:pos="10530"/>
        </w:tabs>
        <w:rPr>
          <w:rFonts w:ascii="Arial" w:eastAsiaTheme="minorEastAsia" w:hAnsi="Arial" w:cs="Arial"/>
          <w:caps w:val="0"/>
          <w:noProof/>
          <w:color w:val="auto"/>
          <w:kern w:val="2"/>
          <w:lang w:eastAsia="es-CL" w:bidi="ar-SA"/>
          <w14:ligatures w14:val="standardContextual"/>
        </w:rPr>
      </w:pPr>
      <w:hyperlink w:anchor="_Toc145017593" w:history="1">
        <w:r w:rsidR="00120992" w:rsidRPr="001E27C7">
          <w:rPr>
            <w:rStyle w:val="Hipervnculo"/>
            <w:rFonts w:ascii="Arial" w:hAnsi="Arial" w:cs="Arial"/>
            <w:noProof/>
          </w:rPr>
          <w:t>Ilustración 2 Representación del desfase de las cargas.</w:t>
        </w:r>
        <w:r w:rsidR="00120992" w:rsidRPr="001E27C7">
          <w:rPr>
            <w:rFonts w:ascii="Arial" w:hAnsi="Arial" w:cs="Arial"/>
            <w:noProof/>
            <w:webHidden/>
          </w:rPr>
          <w:tab/>
        </w:r>
        <w:r w:rsidR="00120992" w:rsidRPr="001E27C7">
          <w:rPr>
            <w:rFonts w:ascii="Arial" w:hAnsi="Arial" w:cs="Arial"/>
            <w:noProof/>
            <w:webHidden/>
          </w:rPr>
          <w:fldChar w:fldCharType="begin"/>
        </w:r>
        <w:r w:rsidR="00120992" w:rsidRPr="001E27C7">
          <w:rPr>
            <w:rFonts w:ascii="Arial" w:hAnsi="Arial" w:cs="Arial"/>
            <w:noProof/>
            <w:webHidden/>
          </w:rPr>
          <w:instrText xml:space="preserve"> PAGEREF _Toc145017593 \h </w:instrText>
        </w:r>
        <w:r w:rsidR="00120992" w:rsidRPr="001E27C7">
          <w:rPr>
            <w:rFonts w:ascii="Arial" w:hAnsi="Arial" w:cs="Arial"/>
            <w:noProof/>
            <w:webHidden/>
          </w:rPr>
        </w:r>
        <w:r w:rsidR="00120992" w:rsidRPr="001E27C7">
          <w:rPr>
            <w:rFonts w:ascii="Arial" w:hAnsi="Arial" w:cs="Arial"/>
            <w:noProof/>
            <w:webHidden/>
          </w:rPr>
          <w:fldChar w:fldCharType="separate"/>
        </w:r>
        <w:r w:rsidR="006C319F">
          <w:rPr>
            <w:rFonts w:ascii="Arial" w:hAnsi="Arial" w:cs="Arial"/>
            <w:noProof/>
            <w:webHidden/>
          </w:rPr>
          <w:t>10</w:t>
        </w:r>
        <w:r w:rsidR="00120992" w:rsidRPr="001E27C7">
          <w:rPr>
            <w:rFonts w:ascii="Arial" w:hAnsi="Arial" w:cs="Arial"/>
            <w:noProof/>
            <w:webHidden/>
          </w:rPr>
          <w:fldChar w:fldCharType="end"/>
        </w:r>
      </w:hyperlink>
    </w:p>
    <w:p w14:paraId="0FC616E3" w14:textId="43429085" w:rsidR="00120992" w:rsidRPr="001E27C7" w:rsidRDefault="00AF0335" w:rsidP="00120992">
      <w:pPr>
        <w:pStyle w:val="Tabladeilustraciones"/>
        <w:tabs>
          <w:tab w:val="right" w:leader="dot" w:pos="10530"/>
        </w:tabs>
        <w:rPr>
          <w:rFonts w:ascii="Arial" w:eastAsiaTheme="minorEastAsia" w:hAnsi="Arial" w:cs="Arial"/>
          <w:caps w:val="0"/>
          <w:noProof/>
          <w:color w:val="auto"/>
          <w:kern w:val="2"/>
          <w:lang w:eastAsia="es-CL" w:bidi="ar-SA"/>
          <w14:ligatures w14:val="standardContextual"/>
        </w:rPr>
      </w:pPr>
      <w:hyperlink w:anchor="_Toc145017594" w:history="1">
        <w:r w:rsidR="00120992" w:rsidRPr="001E27C7">
          <w:rPr>
            <w:rStyle w:val="Hipervnculo"/>
            <w:rFonts w:ascii="Arial" w:hAnsi="Arial" w:cs="Arial"/>
            <w:noProof/>
          </w:rPr>
          <w:t>Ilustración 3 Panel de SVG tipo rack.</w:t>
        </w:r>
        <w:r w:rsidR="00120992" w:rsidRPr="001E27C7">
          <w:rPr>
            <w:rFonts w:ascii="Arial" w:hAnsi="Arial" w:cs="Arial"/>
            <w:noProof/>
            <w:webHidden/>
          </w:rPr>
          <w:tab/>
        </w:r>
        <w:r w:rsidR="00120992" w:rsidRPr="001E27C7">
          <w:rPr>
            <w:rFonts w:ascii="Arial" w:hAnsi="Arial" w:cs="Arial"/>
            <w:noProof/>
            <w:webHidden/>
          </w:rPr>
          <w:fldChar w:fldCharType="begin"/>
        </w:r>
        <w:r w:rsidR="00120992" w:rsidRPr="001E27C7">
          <w:rPr>
            <w:rFonts w:ascii="Arial" w:hAnsi="Arial" w:cs="Arial"/>
            <w:noProof/>
            <w:webHidden/>
          </w:rPr>
          <w:instrText xml:space="preserve"> PAGEREF _Toc145017594 \h </w:instrText>
        </w:r>
        <w:r w:rsidR="00120992" w:rsidRPr="001E27C7">
          <w:rPr>
            <w:rFonts w:ascii="Arial" w:hAnsi="Arial" w:cs="Arial"/>
            <w:noProof/>
            <w:webHidden/>
          </w:rPr>
        </w:r>
        <w:r w:rsidR="00120992" w:rsidRPr="001E27C7">
          <w:rPr>
            <w:rFonts w:ascii="Arial" w:hAnsi="Arial" w:cs="Arial"/>
            <w:noProof/>
            <w:webHidden/>
          </w:rPr>
          <w:fldChar w:fldCharType="separate"/>
        </w:r>
        <w:r w:rsidR="006C319F">
          <w:rPr>
            <w:rFonts w:ascii="Arial" w:hAnsi="Arial" w:cs="Arial"/>
            <w:noProof/>
            <w:webHidden/>
          </w:rPr>
          <w:t>11</w:t>
        </w:r>
        <w:r w:rsidR="00120992" w:rsidRPr="001E27C7">
          <w:rPr>
            <w:rFonts w:ascii="Arial" w:hAnsi="Arial" w:cs="Arial"/>
            <w:noProof/>
            <w:webHidden/>
          </w:rPr>
          <w:fldChar w:fldCharType="end"/>
        </w:r>
      </w:hyperlink>
    </w:p>
    <w:p w14:paraId="3D68C261" w14:textId="34FCC233" w:rsidR="00120992" w:rsidRPr="001E27C7" w:rsidRDefault="00AF0335" w:rsidP="00120992">
      <w:pPr>
        <w:pStyle w:val="Tabladeilustraciones"/>
        <w:tabs>
          <w:tab w:val="right" w:leader="dot" w:pos="10530"/>
        </w:tabs>
        <w:rPr>
          <w:rFonts w:ascii="Arial" w:eastAsiaTheme="minorEastAsia" w:hAnsi="Arial" w:cs="Arial"/>
          <w:caps w:val="0"/>
          <w:noProof/>
          <w:color w:val="auto"/>
          <w:kern w:val="2"/>
          <w:lang w:eastAsia="es-CL" w:bidi="ar-SA"/>
          <w14:ligatures w14:val="standardContextual"/>
        </w:rPr>
      </w:pPr>
      <w:hyperlink r:id="rId12" w:anchor="_Toc145017595" w:history="1">
        <w:r w:rsidR="00120992" w:rsidRPr="001E27C7">
          <w:rPr>
            <w:rStyle w:val="Hipervnculo"/>
            <w:rFonts w:ascii="Arial" w:hAnsi="Arial" w:cs="Arial"/>
            <w:noProof/>
          </w:rPr>
          <w:t>Ilustración 4 Motor sincrono.</w:t>
        </w:r>
        <w:r w:rsidR="00120992" w:rsidRPr="001E27C7">
          <w:rPr>
            <w:rFonts w:ascii="Arial" w:hAnsi="Arial" w:cs="Arial"/>
            <w:noProof/>
            <w:webHidden/>
          </w:rPr>
          <w:tab/>
        </w:r>
        <w:r w:rsidR="00120992" w:rsidRPr="001E27C7">
          <w:rPr>
            <w:rFonts w:ascii="Arial" w:hAnsi="Arial" w:cs="Arial"/>
            <w:noProof/>
            <w:webHidden/>
          </w:rPr>
          <w:fldChar w:fldCharType="begin"/>
        </w:r>
        <w:r w:rsidR="00120992" w:rsidRPr="001E27C7">
          <w:rPr>
            <w:rFonts w:ascii="Arial" w:hAnsi="Arial" w:cs="Arial"/>
            <w:noProof/>
            <w:webHidden/>
          </w:rPr>
          <w:instrText xml:space="preserve"> PAGEREF _Toc145017595 \h </w:instrText>
        </w:r>
        <w:r w:rsidR="00120992" w:rsidRPr="001E27C7">
          <w:rPr>
            <w:rFonts w:ascii="Arial" w:hAnsi="Arial" w:cs="Arial"/>
            <w:noProof/>
            <w:webHidden/>
          </w:rPr>
        </w:r>
        <w:r w:rsidR="00120992" w:rsidRPr="001E27C7">
          <w:rPr>
            <w:rFonts w:ascii="Arial" w:hAnsi="Arial" w:cs="Arial"/>
            <w:noProof/>
            <w:webHidden/>
          </w:rPr>
          <w:fldChar w:fldCharType="separate"/>
        </w:r>
        <w:r w:rsidR="006C319F">
          <w:rPr>
            <w:rFonts w:ascii="Arial" w:hAnsi="Arial" w:cs="Arial"/>
            <w:noProof/>
            <w:webHidden/>
          </w:rPr>
          <w:t>11</w:t>
        </w:r>
        <w:r w:rsidR="00120992" w:rsidRPr="001E27C7">
          <w:rPr>
            <w:rFonts w:ascii="Arial" w:hAnsi="Arial" w:cs="Arial"/>
            <w:noProof/>
            <w:webHidden/>
          </w:rPr>
          <w:fldChar w:fldCharType="end"/>
        </w:r>
      </w:hyperlink>
    </w:p>
    <w:p w14:paraId="76F5DAC0" w14:textId="6D87DB7E" w:rsidR="00120992" w:rsidRPr="001E27C7" w:rsidRDefault="00AF0335" w:rsidP="00120992">
      <w:pPr>
        <w:pStyle w:val="Tabladeilustraciones"/>
        <w:tabs>
          <w:tab w:val="right" w:leader="dot" w:pos="10530"/>
        </w:tabs>
        <w:rPr>
          <w:rFonts w:ascii="Arial" w:eastAsiaTheme="minorEastAsia" w:hAnsi="Arial" w:cs="Arial"/>
          <w:caps w:val="0"/>
          <w:noProof/>
          <w:color w:val="auto"/>
          <w:kern w:val="2"/>
          <w:lang w:eastAsia="es-CL" w:bidi="ar-SA"/>
          <w14:ligatures w14:val="standardContextual"/>
        </w:rPr>
      </w:pPr>
      <w:hyperlink r:id="rId13" w:anchor="_Toc145017596" w:history="1">
        <w:r w:rsidR="00120992" w:rsidRPr="001E27C7">
          <w:rPr>
            <w:rStyle w:val="Hipervnculo"/>
            <w:rFonts w:ascii="Arial" w:hAnsi="Arial" w:cs="Arial"/>
            <w:noProof/>
          </w:rPr>
          <w:t>Ilustración 5 Banco de Capacitores.</w:t>
        </w:r>
        <w:r w:rsidR="00120992" w:rsidRPr="001E27C7">
          <w:rPr>
            <w:rFonts w:ascii="Arial" w:hAnsi="Arial" w:cs="Arial"/>
            <w:noProof/>
            <w:webHidden/>
          </w:rPr>
          <w:tab/>
        </w:r>
        <w:r w:rsidR="00120992" w:rsidRPr="001E27C7">
          <w:rPr>
            <w:rFonts w:ascii="Arial" w:hAnsi="Arial" w:cs="Arial"/>
            <w:noProof/>
            <w:webHidden/>
          </w:rPr>
          <w:fldChar w:fldCharType="begin"/>
        </w:r>
        <w:r w:rsidR="00120992" w:rsidRPr="001E27C7">
          <w:rPr>
            <w:rFonts w:ascii="Arial" w:hAnsi="Arial" w:cs="Arial"/>
            <w:noProof/>
            <w:webHidden/>
          </w:rPr>
          <w:instrText xml:space="preserve"> PAGEREF _Toc145017596 \h </w:instrText>
        </w:r>
        <w:r w:rsidR="00120992" w:rsidRPr="001E27C7">
          <w:rPr>
            <w:rFonts w:ascii="Arial" w:hAnsi="Arial" w:cs="Arial"/>
            <w:noProof/>
            <w:webHidden/>
          </w:rPr>
        </w:r>
        <w:r w:rsidR="00120992" w:rsidRPr="001E27C7">
          <w:rPr>
            <w:rFonts w:ascii="Arial" w:hAnsi="Arial" w:cs="Arial"/>
            <w:noProof/>
            <w:webHidden/>
          </w:rPr>
          <w:fldChar w:fldCharType="separate"/>
        </w:r>
        <w:r w:rsidR="006C319F">
          <w:rPr>
            <w:rFonts w:ascii="Arial" w:hAnsi="Arial" w:cs="Arial"/>
            <w:noProof/>
            <w:webHidden/>
          </w:rPr>
          <w:t>12</w:t>
        </w:r>
        <w:r w:rsidR="00120992" w:rsidRPr="001E27C7">
          <w:rPr>
            <w:rFonts w:ascii="Arial" w:hAnsi="Arial" w:cs="Arial"/>
            <w:noProof/>
            <w:webHidden/>
          </w:rPr>
          <w:fldChar w:fldCharType="end"/>
        </w:r>
      </w:hyperlink>
    </w:p>
    <w:p w14:paraId="50D5FDF2" w14:textId="62647A1E" w:rsidR="00120992" w:rsidRPr="001E27C7" w:rsidRDefault="00AF0335" w:rsidP="00120992">
      <w:pPr>
        <w:pStyle w:val="Tabladeilustraciones"/>
        <w:tabs>
          <w:tab w:val="right" w:leader="dot" w:pos="10530"/>
        </w:tabs>
        <w:rPr>
          <w:rFonts w:ascii="Arial" w:eastAsiaTheme="minorEastAsia" w:hAnsi="Arial" w:cs="Arial"/>
          <w:caps w:val="0"/>
          <w:noProof/>
          <w:color w:val="auto"/>
          <w:kern w:val="2"/>
          <w:lang w:eastAsia="es-CL" w:bidi="ar-SA"/>
          <w14:ligatures w14:val="standardContextual"/>
        </w:rPr>
      </w:pPr>
      <w:hyperlink w:anchor="_Toc145017597" w:history="1">
        <w:r w:rsidR="00120992" w:rsidRPr="001E27C7">
          <w:rPr>
            <w:rStyle w:val="Hipervnculo"/>
            <w:rFonts w:ascii="Arial" w:hAnsi="Arial" w:cs="Arial"/>
            <w:noProof/>
          </w:rPr>
          <w:t>Ilustración 6 Raspberry Pi Pico.</w:t>
        </w:r>
        <w:r w:rsidR="00120992" w:rsidRPr="001E27C7">
          <w:rPr>
            <w:rFonts w:ascii="Arial" w:hAnsi="Arial" w:cs="Arial"/>
            <w:noProof/>
            <w:webHidden/>
          </w:rPr>
          <w:tab/>
        </w:r>
        <w:r w:rsidR="00120992" w:rsidRPr="001E27C7">
          <w:rPr>
            <w:rFonts w:ascii="Arial" w:hAnsi="Arial" w:cs="Arial"/>
            <w:noProof/>
            <w:webHidden/>
          </w:rPr>
          <w:fldChar w:fldCharType="begin"/>
        </w:r>
        <w:r w:rsidR="00120992" w:rsidRPr="001E27C7">
          <w:rPr>
            <w:rFonts w:ascii="Arial" w:hAnsi="Arial" w:cs="Arial"/>
            <w:noProof/>
            <w:webHidden/>
          </w:rPr>
          <w:instrText xml:space="preserve"> PAGEREF _Toc145017597 \h </w:instrText>
        </w:r>
        <w:r w:rsidR="00120992" w:rsidRPr="001E27C7">
          <w:rPr>
            <w:rFonts w:ascii="Arial" w:hAnsi="Arial" w:cs="Arial"/>
            <w:noProof/>
            <w:webHidden/>
          </w:rPr>
        </w:r>
        <w:r w:rsidR="00120992" w:rsidRPr="001E27C7">
          <w:rPr>
            <w:rFonts w:ascii="Arial" w:hAnsi="Arial" w:cs="Arial"/>
            <w:noProof/>
            <w:webHidden/>
          </w:rPr>
          <w:fldChar w:fldCharType="separate"/>
        </w:r>
        <w:r w:rsidR="006C319F">
          <w:rPr>
            <w:rFonts w:ascii="Arial" w:hAnsi="Arial" w:cs="Arial"/>
            <w:noProof/>
            <w:webHidden/>
          </w:rPr>
          <w:t>12</w:t>
        </w:r>
        <w:r w:rsidR="00120992" w:rsidRPr="001E27C7">
          <w:rPr>
            <w:rFonts w:ascii="Arial" w:hAnsi="Arial" w:cs="Arial"/>
            <w:noProof/>
            <w:webHidden/>
          </w:rPr>
          <w:fldChar w:fldCharType="end"/>
        </w:r>
      </w:hyperlink>
    </w:p>
    <w:p w14:paraId="3C7C130B" w14:textId="7B1F67F0" w:rsidR="00120992" w:rsidRPr="001E27C7" w:rsidRDefault="00AF0335" w:rsidP="00120992">
      <w:pPr>
        <w:pStyle w:val="Tabladeilustraciones"/>
        <w:tabs>
          <w:tab w:val="right" w:leader="dot" w:pos="10530"/>
        </w:tabs>
        <w:rPr>
          <w:rFonts w:ascii="Arial" w:eastAsiaTheme="minorEastAsia" w:hAnsi="Arial" w:cs="Arial"/>
          <w:caps w:val="0"/>
          <w:noProof/>
          <w:color w:val="auto"/>
          <w:kern w:val="2"/>
          <w:lang w:eastAsia="es-CL" w:bidi="ar-SA"/>
          <w14:ligatures w14:val="standardContextual"/>
        </w:rPr>
      </w:pPr>
      <w:hyperlink w:anchor="_Toc145017598" w:history="1">
        <w:r w:rsidR="00120992" w:rsidRPr="001E27C7">
          <w:rPr>
            <w:rStyle w:val="Hipervnculo"/>
            <w:rFonts w:ascii="Arial" w:hAnsi="Arial" w:cs="Arial"/>
            <w:noProof/>
          </w:rPr>
          <w:t>Ilustración 7 Pic18F4550.</w:t>
        </w:r>
        <w:r w:rsidR="00120992" w:rsidRPr="001E27C7">
          <w:rPr>
            <w:rFonts w:ascii="Arial" w:hAnsi="Arial" w:cs="Arial"/>
            <w:noProof/>
            <w:webHidden/>
          </w:rPr>
          <w:tab/>
        </w:r>
        <w:r w:rsidR="00120992" w:rsidRPr="001E27C7">
          <w:rPr>
            <w:rFonts w:ascii="Arial" w:hAnsi="Arial" w:cs="Arial"/>
            <w:noProof/>
            <w:webHidden/>
          </w:rPr>
          <w:fldChar w:fldCharType="begin"/>
        </w:r>
        <w:r w:rsidR="00120992" w:rsidRPr="001E27C7">
          <w:rPr>
            <w:rFonts w:ascii="Arial" w:hAnsi="Arial" w:cs="Arial"/>
            <w:noProof/>
            <w:webHidden/>
          </w:rPr>
          <w:instrText xml:space="preserve"> PAGEREF _Toc145017598 \h </w:instrText>
        </w:r>
        <w:r w:rsidR="00120992" w:rsidRPr="001E27C7">
          <w:rPr>
            <w:rFonts w:ascii="Arial" w:hAnsi="Arial" w:cs="Arial"/>
            <w:noProof/>
            <w:webHidden/>
          </w:rPr>
        </w:r>
        <w:r w:rsidR="00120992" w:rsidRPr="001E27C7">
          <w:rPr>
            <w:rFonts w:ascii="Arial" w:hAnsi="Arial" w:cs="Arial"/>
            <w:noProof/>
            <w:webHidden/>
          </w:rPr>
          <w:fldChar w:fldCharType="separate"/>
        </w:r>
        <w:r w:rsidR="006C319F">
          <w:rPr>
            <w:rFonts w:ascii="Arial" w:hAnsi="Arial" w:cs="Arial"/>
            <w:noProof/>
            <w:webHidden/>
          </w:rPr>
          <w:t>13</w:t>
        </w:r>
        <w:r w:rsidR="00120992" w:rsidRPr="001E27C7">
          <w:rPr>
            <w:rFonts w:ascii="Arial" w:hAnsi="Arial" w:cs="Arial"/>
            <w:noProof/>
            <w:webHidden/>
          </w:rPr>
          <w:fldChar w:fldCharType="end"/>
        </w:r>
      </w:hyperlink>
    </w:p>
    <w:p w14:paraId="7EF35692" w14:textId="72C9D8F0" w:rsidR="00120992" w:rsidRPr="001E27C7" w:rsidRDefault="00AF0335" w:rsidP="00120992">
      <w:pPr>
        <w:pStyle w:val="Tabladeilustraciones"/>
        <w:tabs>
          <w:tab w:val="right" w:leader="dot" w:pos="10530"/>
        </w:tabs>
        <w:rPr>
          <w:rFonts w:ascii="Arial" w:eastAsiaTheme="minorEastAsia" w:hAnsi="Arial" w:cs="Arial"/>
          <w:caps w:val="0"/>
          <w:noProof/>
          <w:color w:val="auto"/>
          <w:kern w:val="2"/>
          <w:lang w:eastAsia="es-CL" w:bidi="ar-SA"/>
          <w14:ligatures w14:val="standardContextual"/>
        </w:rPr>
      </w:pPr>
      <w:hyperlink r:id="rId14" w:anchor="_Toc145017599" w:history="1">
        <w:r w:rsidR="00120992" w:rsidRPr="001E27C7">
          <w:rPr>
            <w:rStyle w:val="Hipervnculo"/>
            <w:rFonts w:ascii="Arial" w:hAnsi="Arial" w:cs="Arial"/>
            <w:noProof/>
          </w:rPr>
          <w:t>Ilustración 8 STC -013.</w:t>
        </w:r>
        <w:r w:rsidR="00120992" w:rsidRPr="001E27C7">
          <w:rPr>
            <w:rFonts w:ascii="Arial" w:hAnsi="Arial" w:cs="Arial"/>
            <w:noProof/>
            <w:webHidden/>
          </w:rPr>
          <w:tab/>
        </w:r>
        <w:r w:rsidR="00120992" w:rsidRPr="001E27C7">
          <w:rPr>
            <w:rFonts w:ascii="Arial" w:hAnsi="Arial" w:cs="Arial"/>
            <w:noProof/>
            <w:webHidden/>
          </w:rPr>
          <w:fldChar w:fldCharType="begin"/>
        </w:r>
        <w:r w:rsidR="00120992" w:rsidRPr="001E27C7">
          <w:rPr>
            <w:rFonts w:ascii="Arial" w:hAnsi="Arial" w:cs="Arial"/>
            <w:noProof/>
            <w:webHidden/>
          </w:rPr>
          <w:instrText xml:space="preserve"> PAGEREF _Toc145017599 \h </w:instrText>
        </w:r>
        <w:r w:rsidR="00120992" w:rsidRPr="001E27C7">
          <w:rPr>
            <w:rFonts w:ascii="Arial" w:hAnsi="Arial" w:cs="Arial"/>
            <w:noProof/>
            <w:webHidden/>
          </w:rPr>
        </w:r>
        <w:r w:rsidR="00120992" w:rsidRPr="001E27C7">
          <w:rPr>
            <w:rFonts w:ascii="Arial" w:hAnsi="Arial" w:cs="Arial"/>
            <w:noProof/>
            <w:webHidden/>
          </w:rPr>
          <w:fldChar w:fldCharType="separate"/>
        </w:r>
        <w:r w:rsidR="006C319F">
          <w:rPr>
            <w:rFonts w:ascii="Arial" w:hAnsi="Arial" w:cs="Arial"/>
            <w:noProof/>
            <w:webHidden/>
          </w:rPr>
          <w:t>14</w:t>
        </w:r>
        <w:r w:rsidR="00120992" w:rsidRPr="001E27C7">
          <w:rPr>
            <w:rFonts w:ascii="Arial" w:hAnsi="Arial" w:cs="Arial"/>
            <w:noProof/>
            <w:webHidden/>
          </w:rPr>
          <w:fldChar w:fldCharType="end"/>
        </w:r>
      </w:hyperlink>
    </w:p>
    <w:p w14:paraId="584D2D7A" w14:textId="0DDE1CF1" w:rsidR="00120992" w:rsidRPr="001E27C7" w:rsidRDefault="00AF0335" w:rsidP="00120992">
      <w:pPr>
        <w:pStyle w:val="Tabladeilustraciones"/>
        <w:tabs>
          <w:tab w:val="right" w:leader="dot" w:pos="10530"/>
        </w:tabs>
        <w:rPr>
          <w:rFonts w:ascii="Arial" w:eastAsiaTheme="minorEastAsia" w:hAnsi="Arial" w:cs="Arial"/>
          <w:caps w:val="0"/>
          <w:noProof/>
          <w:color w:val="auto"/>
          <w:kern w:val="2"/>
          <w:lang w:eastAsia="es-CL" w:bidi="ar-SA"/>
          <w14:ligatures w14:val="standardContextual"/>
        </w:rPr>
      </w:pPr>
      <w:hyperlink r:id="rId15" w:anchor="_Toc145017600" w:history="1">
        <w:r w:rsidR="00120992" w:rsidRPr="001E27C7">
          <w:rPr>
            <w:rStyle w:val="Hipervnculo"/>
            <w:rFonts w:ascii="Arial" w:hAnsi="Arial" w:cs="Arial"/>
            <w:noProof/>
          </w:rPr>
          <w:t>Ilustración 9 ZMPT101B.</w:t>
        </w:r>
        <w:r w:rsidR="00120992" w:rsidRPr="001E27C7">
          <w:rPr>
            <w:rFonts w:ascii="Arial" w:hAnsi="Arial" w:cs="Arial"/>
            <w:noProof/>
            <w:webHidden/>
          </w:rPr>
          <w:tab/>
        </w:r>
        <w:r w:rsidR="00120992" w:rsidRPr="001E27C7">
          <w:rPr>
            <w:rFonts w:ascii="Arial" w:hAnsi="Arial" w:cs="Arial"/>
            <w:noProof/>
            <w:webHidden/>
          </w:rPr>
          <w:fldChar w:fldCharType="begin"/>
        </w:r>
        <w:r w:rsidR="00120992" w:rsidRPr="001E27C7">
          <w:rPr>
            <w:rFonts w:ascii="Arial" w:hAnsi="Arial" w:cs="Arial"/>
            <w:noProof/>
            <w:webHidden/>
          </w:rPr>
          <w:instrText xml:space="preserve"> PAGEREF _Toc145017600 \h </w:instrText>
        </w:r>
        <w:r w:rsidR="00120992" w:rsidRPr="001E27C7">
          <w:rPr>
            <w:rFonts w:ascii="Arial" w:hAnsi="Arial" w:cs="Arial"/>
            <w:noProof/>
            <w:webHidden/>
          </w:rPr>
        </w:r>
        <w:r w:rsidR="00120992" w:rsidRPr="001E27C7">
          <w:rPr>
            <w:rFonts w:ascii="Arial" w:hAnsi="Arial" w:cs="Arial"/>
            <w:noProof/>
            <w:webHidden/>
          </w:rPr>
          <w:fldChar w:fldCharType="separate"/>
        </w:r>
        <w:r w:rsidR="006C319F">
          <w:rPr>
            <w:rFonts w:ascii="Arial" w:hAnsi="Arial" w:cs="Arial"/>
            <w:noProof/>
            <w:webHidden/>
          </w:rPr>
          <w:t>14</w:t>
        </w:r>
        <w:r w:rsidR="00120992" w:rsidRPr="001E27C7">
          <w:rPr>
            <w:rFonts w:ascii="Arial" w:hAnsi="Arial" w:cs="Arial"/>
            <w:noProof/>
            <w:webHidden/>
          </w:rPr>
          <w:fldChar w:fldCharType="end"/>
        </w:r>
      </w:hyperlink>
    </w:p>
    <w:p w14:paraId="23D686B3" w14:textId="7B55F8EE" w:rsidR="00120992" w:rsidRPr="001E27C7" w:rsidRDefault="00AF0335" w:rsidP="00120992">
      <w:pPr>
        <w:pStyle w:val="Tabladeilustraciones"/>
        <w:tabs>
          <w:tab w:val="right" w:leader="dot" w:pos="10530"/>
        </w:tabs>
        <w:rPr>
          <w:rFonts w:ascii="Arial" w:eastAsiaTheme="minorEastAsia" w:hAnsi="Arial" w:cs="Arial"/>
          <w:caps w:val="0"/>
          <w:noProof/>
          <w:color w:val="auto"/>
          <w:kern w:val="2"/>
          <w:lang w:eastAsia="es-CL" w:bidi="ar-SA"/>
          <w14:ligatures w14:val="standardContextual"/>
        </w:rPr>
      </w:pPr>
      <w:hyperlink w:anchor="_Toc145017601" w:history="1">
        <w:r w:rsidR="00120992" w:rsidRPr="001E27C7">
          <w:rPr>
            <w:rStyle w:val="Hipervnculo"/>
            <w:rFonts w:ascii="Arial" w:hAnsi="Arial" w:cs="Arial"/>
            <w:noProof/>
          </w:rPr>
          <w:t>Ilustración 10 Display LCD.</w:t>
        </w:r>
        <w:r w:rsidR="00120992" w:rsidRPr="001E27C7">
          <w:rPr>
            <w:rFonts w:ascii="Arial" w:hAnsi="Arial" w:cs="Arial"/>
            <w:noProof/>
            <w:webHidden/>
          </w:rPr>
          <w:tab/>
        </w:r>
        <w:r w:rsidR="00120992" w:rsidRPr="001E27C7">
          <w:rPr>
            <w:rFonts w:ascii="Arial" w:hAnsi="Arial" w:cs="Arial"/>
            <w:noProof/>
            <w:webHidden/>
          </w:rPr>
          <w:fldChar w:fldCharType="begin"/>
        </w:r>
        <w:r w:rsidR="00120992" w:rsidRPr="001E27C7">
          <w:rPr>
            <w:rFonts w:ascii="Arial" w:hAnsi="Arial" w:cs="Arial"/>
            <w:noProof/>
            <w:webHidden/>
          </w:rPr>
          <w:instrText xml:space="preserve"> PAGEREF _Toc145017601 \h </w:instrText>
        </w:r>
        <w:r w:rsidR="00120992" w:rsidRPr="001E27C7">
          <w:rPr>
            <w:rFonts w:ascii="Arial" w:hAnsi="Arial" w:cs="Arial"/>
            <w:noProof/>
            <w:webHidden/>
          </w:rPr>
        </w:r>
        <w:r w:rsidR="00120992" w:rsidRPr="001E27C7">
          <w:rPr>
            <w:rFonts w:ascii="Arial" w:hAnsi="Arial" w:cs="Arial"/>
            <w:noProof/>
            <w:webHidden/>
          </w:rPr>
          <w:fldChar w:fldCharType="separate"/>
        </w:r>
        <w:r w:rsidR="006C319F">
          <w:rPr>
            <w:rFonts w:ascii="Arial" w:hAnsi="Arial" w:cs="Arial"/>
            <w:noProof/>
            <w:webHidden/>
          </w:rPr>
          <w:t>15</w:t>
        </w:r>
        <w:r w:rsidR="00120992" w:rsidRPr="001E27C7">
          <w:rPr>
            <w:rFonts w:ascii="Arial" w:hAnsi="Arial" w:cs="Arial"/>
            <w:noProof/>
            <w:webHidden/>
          </w:rPr>
          <w:fldChar w:fldCharType="end"/>
        </w:r>
      </w:hyperlink>
    </w:p>
    <w:p w14:paraId="77FA51A6" w14:textId="09F5B8F6" w:rsidR="00120992" w:rsidRPr="001E27C7" w:rsidRDefault="00AF0335" w:rsidP="00120992">
      <w:pPr>
        <w:pStyle w:val="Tabladeilustraciones"/>
        <w:tabs>
          <w:tab w:val="right" w:leader="dot" w:pos="10530"/>
        </w:tabs>
        <w:rPr>
          <w:rFonts w:ascii="Arial" w:eastAsiaTheme="minorEastAsia" w:hAnsi="Arial" w:cs="Arial"/>
          <w:caps w:val="0"/>
          <w:noProof/>
          <w:color w:val="auto"/>
          <w:kern w:val="2"/>
          <w:lang w:eastAsia="es-CL" w:bidi="ar-SA"/>
          <w14:ligatures w14:val="standardContextual"/>
        </w:rPr>
      </w:pPr>
      <w:hyperlink w:anchor="_Toc145017602" w:history="1">
        <w:r w:rsidR="00120992" w:rsidRPr="001E27C7">
          <w:rPr>
            <w:rStyle w:val="Hipervnculo"/>
            <w:rFonts w:ascii="Arial" w:hAnsi="Arial" w:cs="Arial"/>
            <w:noProof/>
          </w:rPr>
          <w:t>Ilustración 11 Modulo relé.</w:t>
        </w:r>
        <w:r w:rsidR="00120992" w:rsidRPr="001E27C7">
          <w:rPr>
            <w:rFonts w:ascii="Arial" w:hAnsi="Arial" w:cs="Arial"/>
            <w:noProof/>
            <w:webHidden/>
          </w:rPr>
          <w:tab/>
        </w:r>
        <w:r w:rsidR="00120992" w:rsidRPr="001E27C7">
          <w:rPr>
            <w:rFonts w:ascii="Arial" w:hAnsi="Arial" w:cs="Arial"/>
            <w:noProof/>
            <w:webHidden/>
          </w:rPr>
          <w:fldChar w:fldCharType="begin"/>
        </w:r>
        <w:r w:rsidR="00120992" w:rsidRPr="001E27C7">
          <w:rPr>
            <w:rFonts w:ascii="Arial" w:hAnsi="Arial" w:cs="Arial"/>
            <w:noProof/>
            <w:webHidden/>
          </w:rPr>
          <w:instrText xml:space="preserve"> PAGEREF _Toc145017602 \h </w:instrText>
        </w:r>
        <w:r w:rsidR="00120992" w:rsidRPr="001E27C7">
          <w:rPr>
            <w:rFonts w:ascii="Arial" w:hAnsi="Arial" w:cs="Arial"/>
            <w:noProof/>
            <w:webHidden/>
          </w:rPr>
        </w:r>
        <w:r w:rsidR="00120992" w:rsidRPr="001E27C7">
          <w:rPr>
            <w:rFonts w:ascii="Arial" w:hAnsi="Arial" w:cs="Arial"/>
            <w:noProof/>
            <w:webHidden/>
          </w:rPr>
          <w:fldChar w:fldCharType="separate"/>
        </w:r>
        <w:r w:rsidR="006C319F">
          <w:rPr>
            <w:rFonts w:ascii="Arial" w:hAnsi="Arial" w:cs="Arial"/>
            <w:noProof/>
            <w:webHidden/>
          </w:rPr>
          <w:t>15</w:t>
        </w:r>
        <w:r w:rsidR="00120992" w:rsidRPr="001E27C7">
          <w:rPr>
            <w:rFonts w:ascii="Arial" w:hAnsi="Arial" w:cs="Arial"/>
            <w:noProof/>
            <w:webHidden/>
          </w:rPr>
          <w:fldChar w:fldCharType="end"/>
        </w:r>
      </w:hyperlink>
    </w:p>
    <w:p w14:paraId="2B1B8BB1" w14:textId="5B878A4D" w:rsidR="0044226A" w:rsidRPr="001E27C7" w:rsidRDefault="00AF0335" w:rsidP="0044226A">
      <w:pPr>
        <w:pStyle w:val="Tabladeilustraciones"/>
        <w:tabs>
          <w:tab w:val="right" w:leader="dot" w:pos="10530"/>
        </w:tabs>
        <w:rPr>
          <w:rFonts w:ascii="Arial" w:hAnsi="Arial" w:cs="Arial"/>
          <w:noProof/>
        </w:rPr>
      </w:pPr>
      <w:hyperlink r:id="rId16" w:anchor="_Toc145017603" w:history="1">
        <w:r w:rsidR="00120992" w:rsidRPr="001E27C7">
          <w:rPr>
            <w:rStyle w:val="Hipervnculo"/>
            <w:rFonts w:ascii="Arial" w:hAnsi="Arial" w:cs="Arial"/>
            <w:noProof/>
          </w:rPr>
          <w:t>Ilustración 12 Diagrama de bloques de proceso.</w:t>
        </w:r>
        <w:r w:rsidR="00120992" w:rsidRPr="001E27C7">
          <w:rPr>
            <w:rFonts w:ascii="Arial" w:hAnsi="Arial" w:cs="Arial"/>
            <w:noProof/>
            <w:webHidden/>
          </w:rPr>
          <w:tab/>
        </w:r>
        <w:r w:rsidR="00120992" w:rsidRPr="001E27C7">
          <w:rPr>
            <w:rFonts w:ascii="Arial" w:hAnsi="Arial" w:cs="Arial"/>
            <w:noProof/>
            <w:webHidden/>
          </w:rPr>
          <w:fldChar w:fldCharType="begin"/>
        </w:r>
        <w:r w:rsidR="00120992" w:rsidRPr="001E27C7">
          <w:rPr>
            <w:rFonts w:ascii="Arial" w:hAnsi="Arial" w:cs="Arial"/>
            <w:noProof/>
            <w:webHidden/>
          </w:rPr>
          <w:instrText xml:space="preserve"> PAGEREF _Toc145017603 \h </w:instrText>
        </w:r>
        <w:r w:rsidR="00120992" w:rsidRPr="001E27C7">
          <w:rPr>
            <w:rFonts w:ascii="Arial" w:hAnsi="Arial" w:cs="Arial"/>
            <w:noProof/>
            <w:webHidden/>
          </w:rPr>
        </w:r>
        <w:r w:rsidR="00120992" w:rsidRPr="001E27C7">
          <w:rPr>
            <w:rFonts w:ascii="Arial" w:hAnsi="Arial" w:cs="Arial"/>
            <w:noProof/>
            <w:webHidden/>
          </w:rPr>
          <w:fldChar w:fldCharType="separate"/>
        </w:r>
        <w:r w:rsidR="006C319F">
          <w:rPr>
            <w:rFonts w:ascii="Arial" w:hAnsi="Arial" w:cs="Arial"/>
            <w:noProof/>
            <w:webHidden/>
          </w:rPr>
          <w:t>20</w:t>
        </w:r>
        <w:r w:rsidR="00120992" w:rsidRPr="001E27C7">
          <w:rPr>
            <w:rFonts w:ascii="Arial" w:hAnsi="Arial" w:cs="Arial"/>
            <w:noProof/>
            <w:webHidden/>
          </w:rPr>
          <w:fldChar w:fldCharType="end"/>
        </w:r>
      </w:hyperlink>
    </w:p>
    <w:p w14:paraId="74A202C1" w14:textId="2456E545" w:rsidR="0044226A" w:rsidRPr="001E27C7" w:rsidRDefault="00AF0335" w:rsidP="0044226A">
      <w:pPr>
        <w:pStyle w:val="Tabladeilustraciones"/>
        <w:tabs>
          <w:tab w:val="right" w:leader="dot" w:pos="10530"/>
        </w:tabs>
        <w:rPr>
          <w:rFonts w:ascii="Arial" w:hAnsi="Arial" w:cs="Arial"/>
          <w:noProof/>
        </w:rPr>
      </w:pPr>
      <w:hyperlink r:id="rId17" w:anchor="_Toc145017603" w:history="1">
        <w:r w:rsidR="0044226A" w:rsidRPr="001E27C7">
          <w:rPr>
            <w:rStyle w:val="Hipervnculo"/>
            <w:rFonts w:ascii="Arial" w:hAnsi="Arial" w:cs="Arial"/>
            <w:noProof/>
          </w:rPr>
          <w:t xml:space="preserve">Ilustración 13 </w:t>
        </w:r>
        <w:r w:rsidR="00536B32" w:rsidRPr="001E27C7">
          <w:rPr>
            <w:rFonts w:ascii="Arial" w:hAnsi="Arial" w:cs="Arial"/>
          </w:rPr>
          <w:t>Filtro pasa banda con topología sallen-key</w:t>
        </w:r>
        <w:r w:rsidR="0044226A" w:rsidRPr="001E27C7">
          <w:rPr>
            <w:rStyle w:val="Hipervnculo"/>
            <w:rFonts w:ascii="Arial" w:hAnsi="Arial" w:cs="Arial"/>
            <w:noProof/>
          </w:rPr>
          <w:t>.</w:t>
        </w:r>
        <w:r w:rsidR="0044226A" w:rsidRPr="001E27C7">
          <w:rPr>
            <w:rFonts w:ascii="Arial" w:hAnsi="Arial" w:cs="Arial"/>
            <w:noProof/>
            <w:webHidden/>
          </w:rPr>
          <w:tab/>
        </w:r>
        <w:r w:rsidR="00536B32" w:rsidRPr="001E27C7">
          <w:rPr>
            <w:rFonts w:ascii="Arial" w:hAnsi="Arial" w:cs="Arial"/>
            <w:noProof/>
            <w:webHidden/>
          </w:rPr>
          <w:t>29</w:t>
        </w:r>
      </w:hyperlink>
    </w:p>
    <w:p w14:paraId="06509E3A" w14:textId="42EAD9BA" w:rsidR="0044226A" w:rsidRPr="001E27C7" w:rsidRDefault="00AF0335" w:rsidP="0044226A">
      <w:pPr>
        <w:pStyle w:val="Tabladeilustraciones"/>
        <w:tabs>
          <w:tab w:val="right" w:leader="dot" w:pos="10530"/>
        </w:tabs>
        <w:rPr>
          <w:rFonts w:ascii="Arial" w:hAnsi="Arial" w:cs="Arial"/>
          <w:noProof/>
        </w:rPr>
      </w:pPr>
      <w:hyperlink r:id="rId18" w:anchor="_Toc145017603" w:history="1">
        <w:r w:rsidR="0044226A" w:rsidRPr="001E27C7">
          <w:rPr>
            <w:rStyle w:val="Hipervnculo"/>
            <w:rFonts w:ascii="Arial" w:hAnsi="Arial" w:cs="Arial"/>
            <w:noProof/>
          </w:rPr>
          <w:t>Ilustración 14</w:t>
        </w:r>
        <w:r w:rsidR="00536B32" w:rsidRPr="001E27C7">
          <w:rPr>
            <w:rFonts w:ascii="Arial" w:hAnsi="Arial" w:cs="Arial"/>
          </w:rPr>
          <w:t xml:space="preserve"> CTO. cruce por cero</w:t>
        </w:r>
        <w:r w:rsidR="0044226A" w:rsidRPr="001E27C7">
          <w:rPr>
            <w:rStyle w:val="Hipervnculo"/>
            <w:rFonts w:ascii="Arial" w:hAnsi="Arial" w:cs="Arial"/>
            <w:noProof/>
          </w:rPr>
          <w:t>.</w:t>
        </w:r>
        <w:r w:rsidR="0044226A" w:rsidRPr="001E27C7">
          <w:rPr>
            <w:rFonts w:ascii="Arial" w:hAnsi="Arial" w:cs="Arial"/>
            <w:noProof/>
            <w:webHidden/>
          </w:rPr>
          <w:tab/>
        </w:r>
        <w:r w:rsidR="00536B32" w:rsidRPr="001E27C7">
          <w:rPr>
            <w:rFonts w:ascii="Arial" w:hAnsi="Arial" w:cs="Arial"/>
            <w:noProof/>
            <w:webHidden/>
          </w:rPr>
          <w:t>30</w:t>
        </w:r>
      </w:hyperlink>
    </w:p>
    <w:p w14:paraId="3724EDB7" w14:textId="32E35E84" w:rsidR="0044226A" w:rsidRPr="001E27C7" w:rsidRDefault="00AF0335" w:rsidP="00536B32">
      <w:pPr>
        <w:pStyle w:val="Tabladeilustraciones"/>
        <w:tabs>
          <w:tab w:val="right" w:leader="dot" w:pos="10530"/>
        </w:tabs>
        <w:ind w:left="0" w:firstLine="0"/>
        <w:rPr>
          <w:rFonts w:ascii="Arial" w:hAnsi="Arial" w:cs="Arial"/>
          <w:noProof/>
        </w:rPr>
      </w:pPr>
      <w:hyperlink r:id="rId19" w:anchor="_Toc145017603" w:history="1">
        <w:r w:rsidR="0044226A" w:rsidRPr="001E27C7">
          <w:rPr>
            <w:rStyle w:val="Hipervnculo"/>
            <w:rFonts w:ascii="Arial" w:hAnsi="Arial" w:cs="Arial"/>
            <w:noProof/>
          </w:rPr>
          <w:t>Ilustración 15</w:t>
        </w:r>
        <w:r w:rsidR="00536B32" w:rsidRPr="001E27C7">
          <w:rPr>
            <w:rFonts w:ascii="Arial" w:hAnsi="Arial" w:cs="Arial"/>
          </w:rPr>
          <w:t xml:space="preserve"> desfase entre señal senoidal y señal cuadrada</w:t>
        </w:r>
        <w:r w:rsidR="0044226A" w:rsidRPr="001E27C7">
          <w:rPr>
            <w:rStyle w:val="Hipervnculo"/>
            <w:rFonts w:ascii="Arial" w:hAnsi="Arial" w:cs="Arial"/>
            <w:noProof/>
          </w:rPr>
          <w:t>.</w:t>
        </w:r>
        <w:r w:rsidR="0044226A" w:rsidRPr="001E27C7">
          <w:rPr>
            <w:rFonts w:ascii="Arial" w:hAnsi="Arial" w:cs="Arial"/>
            <w:noProof/>
            <w:webHidden/>
          </w:rPr>
          <w:tab/>
        </w:r>
        <w:r w:rsidR="00536B32" w:rsidRPr="001E27C7">
          <w:rPr>
            <w:rFonts w:ascii="Arial" w:hAnsi="Arial" w:cs="Arial"/>
            <w:noProof/>
            <w:webHidden/>
          </w:rPr>
          <w:t>31</w:t>
        </w:r>
      </w:hyperlink>
    </w:p>
    <w:p w14:paraId="0B2B5FC2" w14:textId="18582726" w:rsidR="00536B32" w:rsidRPr="001E27C7" w:rsidRDefault="00AF0335" w:rsidP="00536B32">
      <w:pPr>
        <w:pStyle w:val="Tabladeilustraciones"/>
        <w:tabs>
          <w:tab w:val="right" w:leader="dot" w:pos="10530"/>
        </w:tabs>
        <w:rPr>
          <w:rFonts w:ascii="Arial" w:hAnsi="Arial" w:cs="Arial"/>
          <w:noProof/>
        </w:rPr>
      </w:pPr>
      <w:hyperlink r:id="rId20" w:anchor="_Toc145017603" w:history="1">
        <w:r w:rsidR="00536B32" w:rsidRPr="001E27C7">
          <w:rPr>
            <w:rStyle w:val="Hipervnculo"/>
            <w:rFonts w:ascii="Arial" w:hAnsi="Arial" w:cs="Arial"/>
            <w:noProof/>
          </w:rPr>
          <w:t xml:space="preserve">Ilustración 16 </w:t>
        </w:r>
        <w:r w:rsidR="00536B32" w:rsidRPr="001E27C7">
          <w:rPr>
            <w:rFonts w:ascii="Arial" w:hAnsi="Arial" w:cs="Arial"/>
          </w:rPr>
          <w:t>Señales en fase</w:t>
        </w:r>
        <w:r w:rsidR="00536B32" w:rsidRPr="001E27C7">
          <w:rPr>
            <w:rStyle w:val="Hipervnculo"/>
            <w:rFonts w:ascii="Arial" w:hAnsi="Arial" w:cs="Arial"/>
            <w:noProof/>
          </w:rPr>
          <w:t>.</w:t>
        </w:r>
        <w:r w:rsidR="00536B32" w:rsidRPr="001E27C7">
          <w:rPr>
            <w:rFonts w:ascii="Arial" w:hAnsi="Arial" w:cs="Arial"/>
            <w:noProof/>
            <w:webHidden/>
          </w:rPr>
          <w:tab/>
        </w:r>
        <w:r w:rsidR="001E27C7" w:rsidRPr="001E27C7">
          <w:rPr>
            <w:rFonts w:ascii="Arial" w:hAnsi="Arial" w:cs="Arial"/>
            <w:noProof/>
            <w:webHidden/>
          </w:rPr>
          <w:t>32</w:t>
        </w:r>
      </w:hyperlink>
    </w:p>
    <w:p w14:paraId="1A053998" w14:textId="0559CC89" w:rsidR="00536B32" w:rsidRPr="001E27C7" w:rsidRDefault="00AF0335" w:rsidP="00536B32">
      <w:pPr>
        <w:pStyle w:val="Tabladeilustraciones"/>
        <w:tabs>
          <w:tab w:val="right" w:leader="dot" w:pos="10530"/>
        </w:tabs>
        <w:rPr>
          <w:rFonts w:ascii="Arial" w:hAnsi="Arial" w:cs="Arial"/>
          <w:noProof/>
        </w:rPr>
      </w:pPr>
      <w:hyperlink r:id="rId21" w:anchor="_Toc145017603" w:history="1">
        <w:r w:rsidR="00536B32" w:rsidRPr="001E27C7">
          <w:rPr>
            <w:rStyle w:val="Hipervnculo"/>
            <w:rFonts w:ascii="Arial" w:hAnsi="Arial" w:cs="Arial"/>
            <w:noProof/>
          </w:rPr>
          <w:t>Ilustración 17</w:t>
        </w:r>
        <w:r w:rsidR="001E27C7" w:rsidRPr="001E27C7">
          <w:rPr>
            <w:rFonts w:ascii="Arial" w:hAnsi="Arial" w:cs="Arial"/>
          </w:rPr>
          <w:t xml:space="preserve"> Señales desfasadas</w:t>
        </w:r>
        <w:r w:rsidR="00536B32" w:rsidRPr="001E27C7">
          <w:rPr>
            <w:rStyle w:val="Hipervnculo"/>
            <w:rFonts w:ascii="Arial" w:hAnsi="Arial" w:cs="Arial"/>
            <w:noProof/>
          </w:rPr>
          <w:t>.</w:t>
        </w:r>
        <w:r w:rsidR="00536B32" w:rsidRPr="001E27C7">
          <w:rPr>
            <w:rFonts w:ascii="Arial" w:hAnsi="Arial" w:cs="Arial"/>
            <w:noProof/>
            <w:webHidden/>
          </w:rPr>
          <w:tab/>
        </w:r>
        <w:r w:rsidR="001E27C7" w:rsidRPr="001E27C7">
          <w:rPr>
            <w:rFonts w:ascii="Arial" w:hAnsi="Arial" w:cs="Arial"/>
            <w:noProof/>
            <w:webHidden/>
          </w:rPr>
          <w:t>33</w:t>
        </w:r>
      </w:hyperlink>
    </w:p>
    <w:p w14:paraId="557F44D3" w14:textId="7A4DB4AB" w:rsidR="00536B32" w:rsidRPr="001E27C7" w:rsidRDefault="00AF0335" w:rsidP="00536B32">
      <w:pPr>
        <w:pStyle w:val="Tabladeilustraciones"/>
        <w:tabs>
          <w:tab w:val="right" w:leader="dot" w:pos="10530"/>
        </w:tabs>
        <w:rPr>
          <w:rFonts w:ascii="Arial" w:hAnsi="Arial" w:cs="Arial"/>
          <w:noProof/>
        </w:rPr>
      </w:pPr>
      <w:hyperlink r:id="rId22" w:anchor="_Toc145017603" w:history="1">
        <w:r w:rsidR="00536B32" w:rsidRPr="001E27C7">
          <w:rPr>
            <w:rStyle w:val="Hipervnculo"/>
            <w:rFonts w:ascii="Arial" w:hAnsi="Arial" w:cs="Arial"/>
            <w:noProof/>
          </w:rPr>
          <w:t xml:space="preserve">Ilustración 18 </w:t>
        </w:r>
        <w:r w:rsidR="001E27C7" w:rsidRPr="001E27C7">
          <w:rPr>
            <w:rFonts w:ascii="Arial" w:hAnsi="Arial" w:cs="Arial"/>
          </w:rPr>
          <w:t>Factor de potencia, desfase 0 grados.</w:t>
        </w:r>
        <w:r w:rsidR="00536B32" w:rsidRPr="001E27C7">
          <w:rPr>
            <w:rStyle w:val="Hipervnculo"/>
            <w:rFonts w:ascii="Arial" w:hAnsi="Arial" w:cs="Arial"/>
            <w:noProof/>
          </w:rPr>
          <w:t>.</w:t>
        </w:r>
        <w:r w:rsidR="00536B32" w:rsidRPr="001E27C7">
          <w:rPr>
            <w:rFonts w:ascii="Arial" w:hAnsi="Arial" w:cs="Arial"/>
            <w:noProof/>
            <w:webHidden/>
          </w:rPr>
          <w:tab/>
        </w:r>
        <w:r w:rsidR="001E27C7" w:rsidRPr="001E27C7">
          <w:rPr>
            <w:rFonts w:ascii="Arial" w:hAnsi="Arial" w:cs="Arial"/>
            <w:noProof/>
            <w:webHidden/>
          </w:rPr>
          <w:t>34</w:t>
        </w:r>
      </w:hyperlink>
    </w:p>
    <w:p w14:paraId="2E0E20FD" w14:textId="7436F0CC" w:rsidR="001E27C7" w:rsidRPr="001E27C7" w:rsidRDefault="00AF0335" w:rsidP="001E27C7">
      <w:pPr>
        <w:pStyle w:val="Tabladeilustraciones"/>
        <w:tabs>
          <w:tab w:val="right" w:leader="dot" w:pos="10530"/>
        </w:tabs>
        <w:rPr>
          <w:rFonts w:ascii="Arial" w:hAnsi="Arial" w:cs="Arial"/>
          <w:noProof/>
        </w:rPr>
      </w:pPr>
      <w:hyperlink r:id="rId23" w:anchor="_Toc145017603" w:history="1">
        <w:r w:rsidR="001E27C7" w:rsidRPr="001E27C7">
          <w:rPr>
            <w:rStyle w:val="Hipervnculo"/>
            <w:rFonts w:ascii="Arial" w:hAnsi="Arial" w:cs="Arial"/>
            <w:noProof/>
          </w:rPr>
          <w:t xml:space="preserve">Ilustración 19 </w:t>
        </w:r>
        <w:r w:rsidR="001E27C7" w:rsidRPr="001E27C7">
          <w:rPr>
            <w:rFonts w:ascii="Arial" w:hAnsi="Arial" w:cs="Arial"/>
          </w:rPr>
          <w:t>Factor de potencia desfase 30 grados..</w:t>
        </w:r>
        <w:r w:rsidR="001E27C7" w:rsidRPr="001E27C7">
          <w:rPr>
            <w:rStyle w:val="Hipervnculo"/>
            <w:rFonts w:ascii="Arial" w:hAnsi="Arial" w:cs="Arial"/>
            <w:noProof/>
          </w:rPr>
          <w:t>.</w:t>
        </w:r>
        <w:r w:rsidR="001E27C7" w:rsidRPr="001E27C7">
          <w:rPr>
            <w:rFonts w:ascii="Arial" w:hAnsi="Arial" w:cs="Arial"/>
            <w:noProof/>
            <w:webHidden/>
          </w:rPr>
          <w:tab/>
          <w:t>34</w:t>
        </w:r>
      </w:hyperlink>
    </w:p>
    <w:p w14:paraId="6F145330" w14:textId="000F6787" w:rsidR="001E27C7" w:rsidRPr="001E27C7" w:rsidRDefault="00AF0335" w:rsidP="001E27C7">
      <w:pPr>
        <w:pStyle w:val="Tabladeilustraciones"/>
        <w:tabs>
          <w:tab w:val="right" w:leader="dot" w:pos="10530"/>
        </w:tabs>
        <w:rPr>
          <w:rFonts w:ascii="Arial" w:hAnsi="Arial" w:cs="Arial"/>
          <w:noProof/>
        </w:rPr>
      </w:pPr>
      <w:hyperlink r:id="rId24" w:anchor="_Toc145017603" w:history="1">
        <w:r w:rsidR="001E27C7" w:rsidRPr="001E27C7">
          <w:rPr>
            <w:rStyle w:val="Hipervnculo"/>
            <w:rFonts w:ascii="Arial" w:hAnsi="Arial" w:cs="Arial"/>
            <w:noProof/>
          </w:rPr>
          <w:t xml:space="preserve">Ilustración 20 </w:t>
        </w:r>
        <w:r w:rsidR="001E27C7" w:rsidRPr="001E27C7">
          <w:rPr>
            <w:rFonts w:ascii="Arial" w:hAnsi="Arial" w:cs="Arial"/>
          </w:rPr>
          <w:t>Factor de potencia desfase 80 grados.</w:t>
        </w:r>
        <w:r w:rsidR="001E27C7" w:rsidRPr="001E27C7">
          <w:rPr>
            <w:rStyle w:val="Hipervnculo"/>
            <w:rFonts w:ascii="Arial" w:hAnsi="Arial" w:cs="Arial"/>
            <w:noProof/>
          </w:rPr>
          <w:t>.</w:t>
        </w:r>
        <w:r w:rsidR="001E27C7" w:rsidRPr="001E27C7">
          <w:rPr>
            <w:rFonts w:ascii="Arial" w:hAnsi="Arial" w:cs="Arial"/>
            <w:noProof/>
            <w:webHidden/>
          </w:rPr>
          <w:tab/>
          <w:t>35</w:t>
        </w:r>
      </w:hyperlink>
    </w:p>
    <w:p w14:paraId="7D052E49" w14:textId="7DEB2943" w:rsidR="001E27C7" w:rsidRDefault="00AF0335" w:rsidP="001E27C7">
      <w:pPr>
        <w:pStyle w:val="Tabladeilustraciones"/>
        <w:tabs>
          <w:tab w:val="right" w:leader="dot" w:pos="10530"/>
        </w:tabs>
        <w:rPr>
          <w:rFonts w:ascii="Arial" w:hAnsi="Arial" w:cs="Arial"/>
          <w:noProof/>
        </w:rPr>
      </w:pPr>
      <w:hyperlink r:id="rId25" w:anchor="_Toc145017603" w:history="1">
        <w:r w:rsidR="001E27C7" w:rsidRPr="001E27C7">
          <w:rPr>
            <w:rStyle w:val="Hipervnculo"/>
            <w:rFonts w:ascii="Arial" w:hAnsi="Arial" w:cs="Arial"/>
            <w:noProof/>
          </w:rPr>
          <w:t xml:space="preserve">Ilustración 21 </w:t>
        </w:r>
        <w:r w:rsidR="001E27C7" w:rsidRPr="001E27C7">
          <w:rPr>
            <w:rFonts w:ascii="Arial" w:hAnsi="Arial" w:cs="Arial"/>
          </w:rPr>
          <w:t>Interfaz.</w:t>
        </w:r>
        <w:r w:rsidR="001E27C7" w:rsidRPr="001E27C7">
          <w:rPr>
            <w:rStyle w:val="Hipervnculo"/>
            <w:rFonts w:ascii="Arial" w:hAnsi="Arial" w:cs="Arial"/>
            <w:noProof/>
          </w:rPr>
          <w:t>.</w:t>
        </w:r>
        <w:r w:rsidR="001E27C7" w:rsidRPr="001E27C7">
          <w:rPr>
            <w:rFonts w:ascii="Arial" w:hAnsi="Arial" w:cs="Arial"/>
            <w:noProof/>
            <w:webHidden/>
          </w:rPr>
          <w:tab/>
          <w:t>3</w:t>
        </w:r>
      </w:hyperlink>
      <w:r w:rsidR="001E27C7" w:rsidRPr="001E27C7">
        <w:rPr>
          <w:rFonts w:ascii="Arial" w:hAnsi="Arial" w:cs="Arial"/>
          <w:noProof/>
        </w:rPr>
        <w:t>6</w:t>
      </w:r>
    </w:p>
    <w:p w14:paraId="277345EF" w14:textId="3157DF48" w:rsidR="00027F83" w:rsidRPr="001E27C7" w:rsidRDefault="00AF0335" w:rsidP="00027F83">
      <w:pPr>
        <w:pStyle w:val="Tabladeilustraciones"/>
        <w:tabs>
          <w:tab w:val="right" w:leader="dot" w:pos="10530"/>
        </w:tabs>
        <w:rPr>
          <w:rFonts w:ascii="Arial" w:hAnsi="Arial" w:cs="Arial"/>
          <w:noProof/>
        </w:rPr>
      </w:pPr>
      <w:hyperlink r:id="rId26" w:anchor="_Toc145017603" w:history="1">
        <w:r w:rsidR="00027F83" w:rsidRPr="001E27C7">
          <w:rPr>
            <w:rStyle w:val="Hipervnculo"/>
            <w:rFonts w:ascii="Arial" w:hAnsi="Arial" w:cs="Arial"/>
            <w:noProof/>
          </w:rPr>
          <w:t>Ilustración 2</w:t>
        </w:r>
        <w:r w:rsidR="00027F83">
          <w:rPr>
            <w:rStyle w:val="Hipervnculo"/>
            <w:rFonts w:ascii="Arial" w:hAnsi="Arial" w:cs="Arial"/>
            <w:noProof/>
          </w:rPr>
          <w:t>2</w:t>
        </w:r>
        <w:r w:rsidR="00027F83" w:rsidRPr="001E27C7">
          <w:rPr>
            <w:rStyle w:val="Hipervnculo"/>
            <w:rFonts w:ascii="Arial" w:hAnsi="Arial" w:cs="Arial"/>
            <w:noProof/>
          </w:rPr>
          <w:t xml:space="preserve"> </w:t>
        </w:r>
        <w:r w:rsidR="008F66B4">
          <w:t>Filtro pasa banda</w:t>
        </w:r>
        <w:r w:rsidR="00027F83" w:rsidRPr="001E27C7">
          <w:rPr>
            <w:rFonts w:ascii="Arial" w:hAnsi="Arial" w:cs="Arial"/>
          </w:rPr>
          <w:t>.</w:t>
        </w:r>
        <w:r w:rsidR="00027F83" w:rsidRPr="001E27C7">
          <w:rPr>
            <w:rStyle w:val="Hipervnculo"/>
            <w:rFonts w:ascii="Arial" w:hAnsi="Arial" w:cs="Arial"/>
            <w:noProof/>
          </w:rPr>
          <w:t>.</w:t>
        </w:r>
        <w:r w:rsidR="00027F83" w:rsidRPr="001E27C7">
          <w:rPr>
            <w:rFonts w:ascii="Arial" w:hAnsi="Arial" w:cs="Arial"/>
            <w:noProof/>
            <w:webHidden/>
          </w:rPr>
          <w:tab/>
        </w:r>
        <w:r w:rsidR="00027F83">
          <w:rPr>
            <w:rFonts w:ascii="Arial" w:hAnsi="Arial" w:cs="Arial"/>
            <w:noProof/>
            <w:webHidden/>
          </w:rPr>
          <w:t>42</w:t>
        </w:r>
      </w:hyperlink>
    </w:p>
    <w:p w14:paraId="0C4EB958" w14:textId="0ABB5E80" w:rsidR="00027F83" w:rsidRPr="001E27C7" w:rsidRDefault="00AF0335" w:rsidP="00027F83">
      <w:pPr>
        <w:pStyle w:val="Tabladeilustraciones"/>
        <w:tabs>
          <w:tab w:val="right" w:leader="dot" w:pos="10530"/>
        </w:tabs>
        <w:rPr>
          <w:rFonts w:ascii="Arial" w:hAnsi="Arial" w:cs="Arial"/>
          <w:noProof/>
        </w:rPr>
      </w:pPr>
      <w:hyperlink r:id="rId27" w:anchor="_Toc145017603" w:history="1">
        <w:r w:rsidR="00027F83" w:rsidRPr="001E27C7">
          <w:rPr>
            <w:rStyle w:val="Hipervnculo"/>
            <w:rFonts w:ascii="Arial" w:hAnsi="Arial" w:cs="Arial"/>
            <w:noProof/>
          </w:rPr>
          <w:t>Ilustración 2</w:t>
        </w:r>
        <w:r w:rsidR="00027F83">
          <w:rPr>
            <w:rStyle w:val="Hipervnculo"/>
            <w:rFonts w:ascii="Arial" w:hAnsi="Arial" w:cs="Arial"/>
            <w:noProof/>
          </w:rPr>
          <w:t>3</w:t>
        </w:r>
        <w:r w:rsidR="00027F83" w:rsidRPr="001E27C7">
          <w:rPr>
            <w:rStyle w:val="Hipervnculo"/>
            <w:rFonts w:ascii="Arial" w:hAnsi="Arial" w:cs="Arial"/>
            <w:noProof/>
          </w:rPr>
          <w:t xml:space="preserve"> </w:t>
        </w:r>
        <w:r w:rsidR="008F66B4">
          <w:t>Detector de cruce por cero y rectificador de precisión</w:t>
        </w:r>
        <w:r w:rsidR="00027F83" w:rsidRPr="001E27C7">
          <w:rPr>
            <w:rFonts w:ascii="Arial" w:hAnsi="Arial" w:cs="Arial"/>
            <w:noProof/>
            <w:webHidden/>
          </w:rPr>
          <w:tab/>
        </w:r>
        <w:r w:rsidR="00027F83">
          <w:rPr>
            <w:rFonts w:ascii="Arial" w:hAnsi="Arial" w:cs="Arial"/>
            <w:noProof/>
            <w:webHidden/>
          </w:rPr>
          <w:t>43</w:t>
        </w:r>
      </w:hyperlink>
    </w:p>
    <w:p w14:paraId="43291E70" w14:textId="50679F96" w:rsidR="00027F83" w:rsidRDefault="00AF0335" w:rsidP="00027F83">
      <w:pPr>
        <w:pStyle w:val="Tabladeilustraciones"/>
        <w:tabs>
          <w:tab w:val="right" w:leader="dot" w:pos="10530"/>
        </w:tabs>
        <w:rPr>
          <w:rFonts w:ascii="Arial" w:hAnsi="Arial" w:cs="Arial"/>
          <w:noProof/>
        </w:rPr>
      </w:pPr>
      <w:hyperlink r:id="rId28" w:anchor="_Toc145017603" w:history="1">
        <w:r w:rsidR="00027F83" w:rsidRPr="001E27C7">
          <w:rPr>
            <w:rStyle w:val="Hipervnculo"/>
            <w:rFonts w:ascii="Arial" w:hAnsi="Arial" w:cs="Arial"/>
            <w:noProof/>
          </w:rPr>
          <w:t>Ilustración 2</w:t>
        </w:r>
        <w:r w:rsidR="00027F83">
          <w:rPr>
            <w:rStyle w:val="Hipervnculo"/>
            <w:rFonts w:ascii="Arial" w:hAnsi="Arial" w:cs="Arial"/>
            <w:noProof/>
          </w:rPr>
          <w:t>4</w:t>
        </w:r>
        <w:r w:rsidR="00027F83" w:rsidRPr="001E27C7">
          <w:rPr>
            <w:rStyle w:val="Hipervnculo"/>
            <w:rFonts w:ascii="Arial" w:hAnsi="Arial" w:cs="Arial"/>
            <w:noProof/>
          </w:rPr>
          <w:t xml:space="preserve"> </w:t>
        </w:r>
        <w:r w:rsidR="008F66B4">
          <w:t>Detector de cruce por cero para señal de voltaje</w:t>
        </w:r>
        <w:r w:rsidR="00027F83" w:rsidRPr="001E27C7">
          <w:rPr>
            <w:rFonts w:ascii="Arial" w:hAnsi="Arial" w:cs="Arial"/>
          </w:rPr>
          <w:t>.</w:t>
        </w:r>
        <w:r w:rsidR="00027F83" w:rsidRPr="001E27C7">
          <w:rPr>
            <w:rStyle w:val="Hipervnculo"/>
            <w:rFonts w:ascii="Arial" w:hAnsi="Arial" w:cs="Arial"/>
            <w:noProof/>
          </w:rPr>
          <w:t>.</w:t>
        </w:r>
        <w:r w:rsidR="00027F83" w:rsidRPr="001E27C7">
          <w:rPr>
            <w:rFonts w:ascii="Arial" w:hAnsi="Arial" w:cs="Arial"/>
            <w:noProof/>
            <w:webHidden/>
          </w:rPr>
          <w:tab/>
        </w:r>
        <w:r w:rsidR="00E84794">
          <w:rPr>
            <w:rFonts w:ascii="Arial" w:hAnsi="Arial" w:cs="Arial"/>
            <w:noProof/>
            <w:webHidden/>
          </w:rPr>
          <w:t>44</w:t>
        </w:r>
      </w:hyperlink>
    </w:p>
    <w:p w14:paraId="29AF3315" w14:textId="1E049EDD" w:rsidR="00E84794" w:rsidRPr="001E27C7" w:rsidRDefault="00AF0335" w:rsidP="00E84794">
      <w:pPr>
        <w:pStyle w:val="Tabladeilustraciones"/>
        <w:tabs>
          <w:tab w:val="right" w:leader="dot" w:pos="10530"/>
        </w:tabs>
        <w:rPr>
          <w:rFonts w:ascii="Arial" w:hAnsi="Arial" w:cs="Arial"/>
          <w:noProof/>
        </w:rPr>
      </w:pPr>
      <w:hyperlink r:id="rId29" w:anchor="_Toc145017603" w:history="1">
        <w:r w:rsidR="00E84794" w:rsidRPr="001E27C7">
          <w:rPr>
            <w:rStyle w:val="Hipervnculo"/>
            <w:rFonts w:ascii="Arial" w:hAnsi="Arial" w:cs="Arial"/>
            <w:noProof/>
          </w:rPr>
          <w:t>Ilustración 2</w:t>
        </w:r>
        <w:r w:rsidR="00E84794">
          <w:rPr>
            <w:rStyle w:val="Hipervnculo"/>
            <w:rFonts w:ascii="Arial" w:hAnsi="Arial" w:cs="Arial"/>
            <w:noProof/>
          </w:rPr>
          <w:t>5</w:t>
        </w:r>
        <w:r w:rsidR="00E84794" w:rsidRPr="001E27C7">
          <w:rPr>
            <w:rStyle w:val="Hipervnculo"/>
            <w:rFonts w:ascii="Arial" w:hAnsi="Arial" w:cs="Arial"/>
            <w:noProof/>
          </w:rPr>
          <w:t xml:space="preserve"> </w:t>
        </w:r>
        <w:r w:rsidR="008F66B4">
          <w:t>Etapa de potencia</w:t>
        </w:r>
        <w:r w:rsidR="00E84794" w:rsidRPr="001E27C7">
          <w:rPr>
            <w:rFonts w:ascii="Arial" w:hAnsi="Arial" w:cs="Arial"/>
          </w:rPr>
          <w:t>.</w:t>
        </w:r>
        <w:r w:rsidR="00E84794" w:rsidRPr="001E27C7">
          <w:rPr>
            <w:rStyle w:val="Hipervnculo"/>
            <w:rFonts w:ascii="Arial" w:hAnsi="Arial" w:cs="Arial"/>
            <w:noProof/>
          </w:rPr>
          <w:t>.</w:t>
        </w:r>
        <w:r w:rsidR="00E84794" w:rsidRPr="001E27C7">
          <w:rPr>
            <w:rFonts w:ascii="Arial" w:hAnsi="Arial" w:cs="Arial"/>
            <w:noProof/>
            <w:webHidden/>
          </w:rPr>
          <w:tab/>
        </w:r>
        <w:r w:rsidR="00E84794">
          <w:rPr>
            <w:rFonts w:ascii="Arial" w:hAnsi="Arial" w:cs="Arial"/>
            <w:noProof/>
            <w:webHidden/>
          </w:rPr>
          <w:t>45</w:t>
        </w:r>
      </w:hyperlink>
    </w:p>
    <w:p w14:paraId="41476773" w14:textId="4847EE26" w:rsidR="00E84794" w:rsidRDefault="00AF0335" w:rsidP="00E84794">
      <w:pPr>
        <w:pStyle w:val="Tabladeilustraciones"/>
        <w:tabs>
          <w:tab w:val="right" w:leader="dot" w:pos="10530"/>
        </w:tabs>
        <w:rPr>
          <w:rFonts w:ascii="Arial" w:hAnsi="Arial" w:cs="Arial"/>
          <w:noProof/>
        </w:rPr>
      </w:pPr>
      <w:hyperlink r:id="rId30" w:anchor="_Toc145017603" w:history="1">
        <w:r w:rsidR="00E84794" w:rsidRPr="001E27C7">
          <w:rPr>
            <w:rStyle w:val="Hipervnculo"/>
            <w:rFonts w:ascii="Arial" w:hAnsi="Arial" w:cs="Arial"/>
            <w:noProof/>
          </w:rPr>
          <w:t>Ilustración 2</w:t>
        </w:r>
        <w:r w:rsidR="00E84794">
          <w:rPr>
            <w:rStyle w:val="Hipervnculo"/>
            <w:rFonts w:ascii="Arial" w:hAnsi="Arial" w:cs="Arial"/>
            <w:noProof/>
          </w:rPr>
          <w:t>6</w:t>
        </w:r>
        <w:r w:rsidR="00E84794" w:rsidRPr="001E27C7">
          <w:rPr>
            <w:rStyle w:val="Hipervnculo"/>
            <w:rFonts w:ascii="Arial" w:hAnsi="Arial" w:cs="Arial"/>
            <w:noProof/>
          </w:rPr>
          <w:t xml:space="preserve"> </w:t>
        </w:r>
        <w:r w:rsidR="008F66B4">
          <w:t>Primer universo de entrada</w:t>
        </w:r>
        <w:r w:rsidR="00E84794" w:rsidRPr="001E27C7">
          <w:rPr>
            <w:rFonts w:ascii="Arial" w:hAnsi="Arial" w:cs="Arial"/>
          </w:rPr>
          <w:t>.</w:t>
        </w:r>
        <w:r w:rsidR="00E84794" w:rsidRPr="001E27C7">
          <w:rPr>
            <w:rStyle w:val="Hipervnculo"/>
            <w:rFonts w:ascii="Arial" w:hAnsi="Arial" w:cs="Arial"/>
            <w:noProof/>
          </w:rPr>
          <w:t>.</w:t>
        </w:r>
        <w:r w:rsidR="00E84794" w:rsidRPr="001E27C7">
          <w:rPr>
            <w:rFonts w:ascii="Arial" w:hAnsi="Arial" w:cs="Arial"/>
            <w:noProof/>
            <w:webHidden/>
          </w:rPr>
          <w:tab/>
        </w:r>
        <w:r w:rsidR="00E84794">
          <w:rPr>
            <w:rFonts w:ascii="Arial" w:hAnsi="Arial" w:cs="Arial"/>
            <w:noProof/>
            <w:webHidden/>
          </w:rPr>
          <w:t>4</w:t>
        </w:r>
        <w:r w:rsidR="00672B2F">
          <w:rPr>
            <w:rFonts w:ascii="Arial" w:hAnsi="Arial" w:cs="Arial"/>
            <w:noProof/>
            <w:webHidden/>
          </w:rPr>
          <w:t>6</w:t>
        </w:r>
      </w:hyperlink>
    </w:p>
    <w:p w14:paraId="33785030" w14:textId="7A0555E1" w:rsidR="00FD7EFC" w:rsidRPr="001E27C7" w:rsidRDefault="00AF0335" w:rsidP="00FD7EFC">
      <w:pPr>
        <w:pStyle w:val="Tabladeilustraciones"/>
        <w:tabs>
          <w:tab w:val="right" w:leader="dot" w:pos="10530"/>
        </w:tabs>
        <w:rPr>
          <w:rFonts w:ascii="Arial" w:hAnsi="Arial" w:cs="Arial"/>
          <w:noProof/>
        </w:rPr>
      </w:pPr>
      <w:hyperlink r:id="rId31" w:anchor="_Toc145017603" w:history="1">
        <w:r w:rsidR="00FD7EFC" w:rsidRPr="001E27C7">
          <w:rPr>
            <w:rStyle w:val="Hipervnculo"/>
            <w:rFonts w:ascii="Arial" w:hAnsi="Arial" w:cs="Arial"/>
            <w:noProof/>
          </w:rPr>
          <w:t>Ilustración 2</w:t>
        </w:r>
        <w:r w:rsidR="00FD7EFC">
          <w:rPr>
            <w:rStyle w:val="Hipervnculo"/>
            <w:rFonts w:ascii="Arial" w:hAnsi="Arial" w:cs="Arial"/>
            <w:noProof/>
          </w:rPr>
          <w:t>7</w:t>
        </w:r>
        <w:r w:rsidR="00FD7EFC" w:rsidRPr="001E27C7">
          <w:rPr>
            <w:rStyle w:val="Hipervnculo"/>
            <w:rFonts w:ascii="Arial" w:hAnsi="Arial" w:cs="Arial"/>
            <w:noProof/>
          </w:rPr>
          <w:t xml:space="preserve"> </w:t>
        </w:r>
        <w:r w:rsidR="008F66B4">
          <w:t>segundo</w:t>
        </w:r>
        <w:r w:rsidR="008F66B4">
          <w:t xml:space="preserve"> universo de entrada</w:t>
        </w:r>
        <w:r w:rsidR="00FD7EFC" w:rsidRPr="001E27C7">
          <w:rPr>
            <w:rFonts w:ascii="Arial" w:hAnsi="Arial" w:cs="Arial"/>
          </w:rPr>
          <w:t>.</w:t>
        </w:r>
        <w:r w:rsidR="00FD7EFC" w:rsidRPr="001E27C7">
          <w:rPr>
            <w:rStyle w:val="Hipervnculo"/>
            <w:rFonts w:ascii="Arial" w:hAnsi="Arial" w:cs="Arial"/>
            <w:noProof/>
          </w:rPr>
          <w:t>.</w:t>
        </w:r>
        <w:r w:rsidR="00FD7EFC" w:rsidRPr="001E27C7">
          <w:rPr>
            <w:rFonts w:ascii="Arial" w:hAnsi="Arial" w:cs="Arial"/>
            <w:noProof/>
            <w:webHidden/>
          </w:rPr>
          <w:tab/>
        </w:r>
        <w:r w:rsidR="00FD7EFC">
          <w:rPr>
            <w:rFonts w:ascii="Arial" w:hAnsi="Arial" w:cs="Arial"/>
            <w:noProof/>
            <w:webHidden/>
          </w:rPr>
          <w:t>46</w:t>
        </w:r>
      </w:hyperlink>
    </w:p>
    <w:p w14:paraId="29A91390" w14:textId="68CC9257" w:rsidR="00FD7EFC" w:rsidRPr="001E27C7" w:rsidRDefault="00AF0335" w:rsidP="00FD7EFC">
      <w:pPr>
        <w:pStyle w:val="Tabladeilustraciones"/>
        <w:tabs>
          <w:tab w:val="right" w:leader="dot" w:pos="10530"/>
        </w:tabs>
        <w:rPr>
          <w:rFonts w:ascii="Arial" w:hAnsi="Arial" w:cs="Arial"/>
          <w:noProof/>
        </w:rPr>
      </w:pPr>
      <w:hyperlink r:id="rId32" w:anchor="_Toc145017603" w:history="1">
        <w:r w:rsidR="00FD7EFC" w:rsidRPr="001E27C7">
          <w:rPr>
            <w:rStyle w:val="Hipervnculo"/>
            <w:rFonts w:ascii="Arial" w:hAnsi="Arial" w:cs="Arial"/>
            <w:noProof/>
          </w:rPr>
          <w:t>Ilustración 2</w:t>
        </w:r>
        <w:r w:rsidR="00FD7EFC">
          <w:rPr>
            <w:rStyle w:val="Hipervnculo"/>
            <w:rFonts w:ascii="Arial" w:hAnsi="Arial" w:cs="Arial"/>
            <w:noProof/>
          </w:rPr>
          <w:t>8</w:t>
        </w:r>
        <w:r w:rsidR="00FD7EFC" w:rsidRPr="001E27C7">
          <w:rPr>
            <w:rStyle w:val="Hipervnculo"/>
            <w:rFonts w:ascii="Arial" w:hAnsi="Arial" w:cs="Arial"/>
            <w:noProof/>
          </w:rPr>
          <w:t xml:space="preserve"> </w:t>
        </w:r>
        <w:r w:rsidR="00FD7EFC" w:rsidRPr="001E27C7">
          <w:rPr>
            <w:rFonts w:ascii="Arial" w:hAnsi="Arial" w:cs="Arial"/>
          </w:rPr>
          <w:t>I</w:t>
        </w:r>
        <w:r w:rsidR="008F66B4">
          <w:rPr>
            <w:rFonts w:ascii="Arial" w:hAnsi="Arial" w:cs="Arial"/>
          </w:rPr>
          <w:t>universo de salida</w:t>
        </w:r>
        <w:r w:rsidR="00FD7EFC" w:rsidRPr="001E27C7">
          <w:rPr>
            <w:rFonts w:ascii="Arial" w:hAnsi="Arial" w:cs="Arial"/>
          </w:rPr>
          <w:t>.</w:t>
        </w:r>
        <w:r w:rsidR="00FD7EFC" w:rsidRPr="001E27C7">
          <w:rPr>
            <w:rStyle w:val="Hipervnculo"/>
            <w:rFonts w:ascii="Arial" w:hAnsi="Arial" w:cs="Arial"/>
            <w:noProof/>
          </w:rPr>
          <w:t>.</w:t>
        </w:r>
        <w:r w:rsidR="00FD7EFC" w:rsidRPr="001E27C7">
          <w:rPr>
            <w:rFonts w:ascii="Arial" w:hAnsi="Arial" w:cs="Arial"/>
            <w:noProof/>
            <w:webHidden/>
          </w:rPr>
          <w:tab/>
        </w:r>
        <w:r w:rsidR="00FD7EFC">
          <w:rPr>
            <w:rFonts w:ascii="Arial" w:hAnsi="Arial" w:cs="Arial"/>
            <w:noProof/>
            <w:webHidden/>
          </w:rPr>
          <w:t>47</w:t>
        </w:r>
      </w:hyperlink>
    </w:p>
    <w:p w14:paraId="5637BDC7" w14:textId="77777777" w:rsidR="00FD7EFC" w:rsidRPr="00FD7EFC" w:rsidRDefault="00FD7EFC" w:rsidP="00FD7EFC"/>
    <w:p w14:paraId="4CEFE19D" w14:textId="77777777" w:rsidR="00E84794" w:rsidRPr="00E84794" w:rsidRDefault="00E84794" w:rsidP="00E84794"/>
    <w:p w14:paraId="493593C8" w14:textId="77777777" w:rsidR="00027F83" w:rsidRPr="00027F83" w:rsidRDefault="00027F83" w:rsidP="00027F83"/>
    <w:p w14:paraId="3EA07DFD" w14:textId="77777777" w:rsidR="001E27C7" w:rsidRPr="001E27C7" w:rsidRDefault="001E27C7" w:rsidP="001E27C7">
      <w:pPr>
        <w:rPr>
          <w:rFonts w:eastAsiaTheme="minorEastAsia"/>
        </w:rPr>
      </w:pPr>
    </w:p>
    <w:p w14:paraId="07C0D155" w14:textId="77777777" w:rsidR="00536B32" w:rsidRPr="00536B32" w:rsidRDefault="00536B32" w:rsidP="00536B32">
      <w:pPr>
        <w:rPr>
          <w:rFonts w:eastAsiaTheme="minorEastAsia"/>
        </w:rPr>
      </w:pPr>
    </w:p>
    <w:p w14:paraId="0ED5B246" w14:textId="77777777" w:rsidR="0044226A" w:rsidRPr="0044226A" w:rsidRDefault="0044226A" w:rsidP="0044226A">
      <w:pPr>
        <w:rPr>
          <w:rFonts w:eastAsiaTheme="minorEastAsia"/>
        </w:rPr>
      </w:pPr>
    </w:p>
    <w:p w14:paraId="2C771335" w14:textId="0448EAB5" w:rsidR="005941BA" w:rsidRPr="00120992" w:rsidRDefault="0094594F" w:rsidP="00120992">
      <w:pPr>
        <w:spacing w:after="160" w:line="259" w:lineRule="auto"/>
        <w:rPr>
          <w:rFonts w:ascii="Arial" w:eastAsia="Calibri" w:hAnsi="Arial" w:cs="Arial"/>
          <w:color w:val="404040"/>
          <w:sz w:val="20"/>
          <w:szCs w:val="20"/>
          <w:lang w:eastAsia="en-US" w:bidi="ar-SA"/>
        </w:rPr>
      </w:pPr>
      <w:r w:rsidRPr="00120992">
        <w:rPr>
          <w:rFonts w:ascii="Arial" w:eastAsia="Calibri" w:hAnsi="Arial" w:cs="Arial"/>
          <w:color w:val="404040"/>
          <w:sz w:val="20"/>
          <w:szCs w:val="20"/>
          <w:lang w:eastAsia="en-US" w:bidi="ar-SA"/>
        </w:rPr>
        <w:fldChar w:fldCharType="end"/>
      </w:r>
      <w:r w:rsidR="005941BA" w:rsidRPr="00120992">
        <w:rPr>
          <w:rFonts w:ascii="Arial" w:eastAsia="Calibri" w:hAnsi="Arial" w:cs="Arial"/>
          <w:color w:val="404040"/>
          <w:sz w:val="20"/>
          <w:szCs w:val="20"/>
          <w:lang w:eastAsia="en-US" w:bidi="ar-SA"/>
        </w:rPr>
        <w:br w:type="page"/>
      </w:r>
    </w:p>
    <w:p w14:paraId="6F28A1E8" w14:textId="77777777" w:rsidR="005941BA" w:rsidRDefault="005941BA" w:rsidP="005941BA">
      <w:pPr>
        <w:spacing w:after="200" w:line="288" w:lineRule="auto"/>
        <w:rPr>
          <w:rFonts w:ascii="Arial" w:eastAsia="Calibri" w:hAnsi="Arial" w:cs="Arial"/>
          <w:b/>
          <w:color w:val="404040"/>
          <w:sz w:val="28"/>
          <w:szCs w:val="22"/>
          <w:lang w:eastAsia="en-US" w:bidi="ar-SA"/>
        </w:rPr>
      </w:pPr>
    </w:p>
    <w:p w14:paraId="74C2C17B" w14:textId="76980F45" w:rsidR="00687F83" w:rsidRPr="00120992" w:rsidRDefault="005941BA" w:rsidP="00120992">
      <w:pPr>
        <w:pStyle w:val="Ttulo3"/>
        <w:rPr>
          <w:rFonts w:eastAsia="Calibri"/>
        </w:rPr>
      </w:pPr>
      <w:bookmarkStart w:id="2" w:name="_Toc154578504"/>
      <w:r w:rsidRPr="00120992">
        <w:rPr>
          <w:rFonts w:eastAsia="Calibri"/>
          <w:lang w:eastAsia="en-US"/>
        </w:rPr>
        <w:t>Índice de tabla</w:t>
      </w:r>
      <w:r w:rsidR="00687F83" w:rsidRPr="00120992">
        <w:rPr>
          <w:rFonts w:eastAsia="Calibri"/>
          <w:lang w:eastAsia="en-US"/>
        </w:rPr>
        <w:t>s</w:t>
      </w:r>
      <w:bookmarkEnd w:id="2"/>
    </w:p>
    <w:p w14:paraId="3F569E4D" w14:textId="77777777" w:rsidR="00687F83" w:rsidRDefault="00687F83" w:rsidP="00687F83">
      <w:pPr>
        <w:rPr>
          <w:rFonts w:eastAsia="Calibri"/>
        </w:rPr>
      </w:pPr>
    </w:p>
    <w:p w14:paraId="6E7DE808" w14:textId="200F6016" w:rsidR="001970FA" w:rsidRPr="001070A5" w:rsidRDefault="001970FA" w:rsidP="001970FA">
      <w:pPr>
        <w:pStyle w:val="Tabladeilustraciones"/>
        <w:tabs>
          <w:tab w:val="right" w:leader="dot" w:pos="10530"/>
        </w:tabs>
        <w:rPr>
          <w:rFonts w:ascii="Arial" w:hAnsi="Arial" w:cs="Arial"/>
        </w:rPr>
      </w:pPr>
      <w:r w:rsidRPr="001070A5">
        <w:rPr>
          <w:rFonts w:ascii="Arial" w:hAnsi="Arial" w:cs="Arial"/>
        </w:rPr>
        <w:t>Tabla 1</w:t>
      </w:r>
      <w:r w:rsidR="00FB6D5C">
        <w:rPr>
          <w:rFonts w:ascii="Arial" w:hAnsi="Arial" w:cs="Arial"/>
          <w:noProof/>
        </w:rPr>
        <w:t xml:space="preserve"> </w:t>
      </w:r>
      <w:r w:rsidR="004472A4" w:rsidRPr="001070A5">
        <w:rPr>
          <w:rFonts w:ascii="Arial" w:hAnsi="Arial" w:cs="Arial"/>
        </w:rPr>
        <w:t xml:space="preserve">MANO DE </w:t>
      </w:r>
      <w:r w:rsidR="00BA6D44" w:rsidRPr="001070A5">
        <w:rPr>
          <w:rFonts w:ascii="Arial" w:hAnsi="Arial" w:cs="Arial"/>
        </w:rPr>
        <w:t>OBRA</w:t>
      </w:r>
      <w:r w:rsidR="00BA6D44" w:rsidRPr="001070A5">
        <w:rPr>
          <w:rFonts w:ascii="Arial" w:hAnsi="Arial" w:cs="Arial"/>
        </w:rPr>
        <w:tab/>
      </w:r>
      <w:r w:rsidR="004472A4" w:rsidRPr="001070A5">
        <w:rPr>
          <w:rFonts w:ascii="Arial" w:hAnsi="Arial" w:cs="Arial"/>
        </w:rPr>
        <w:t>15</w:t>
      </w:r>
    </w:p>
    <w:p w14:paraId="47ED1BCD" w14:textId="4549D3D7" w:rsidR="001970FA" w:rsidRPr="001070A5" w:rsidRDefault="001970FA" w:rsidP="001970FA">
      <w:pPr>
        <w:pStyle w:val="Tabladeilustraciones"/>
        <w:tabs>
          <w:tab w:val="right" w:leader="dot" w:pos="10530"/>
        </w:tabs>
        <w:rPr>
          <w:rFonts w:ascii="Arial" w:hAnsi="Arial" w:cs="Arial"/>
        </w:rPr>
      </w:pPr>
      <w:r w:rsidRPr="001070A5">
        <w:rPr>
          <w:rFonts w:ascii="Arial" w:hAnsi="Arial" w:cs="Arial"/>
        </w:rPr>
        <w:t xml:space="preserve">Tabla </w:t>
      </w:r>
      <w:r w:rsidR="0094594F" w:rsidRPr="001070A5">
        <w:rPr>
          <w:rFonts w:ascii="Arial" w:hAnsi="Arial" w:cs="Arial"/>
        </w:rPr>
        <w:t>2</w:t>
      </w:r>
      <w:r w:rsidRPr="001070A5">
        <w:rPr>
          <w:rFonts w:ascii="Arial" w:hAnsi="Arial" w:cs="Arial"/>
        </w:rPr>
        <w:t xml:space="preserve"> </w:t>
      </w:r>
      <w:r w:rsidR="00C748DA" w:rsidRPr="001070A5">
        <w:rPr>
          <w:rFonts w:ascii="Arial" w:hAnsi="Arial" w:cs="Arial"/>
        </w:rPr>
        <w:t>COSTE DE FABRICACION</w:t>
      </w:r>
      <w:r w:rsidRPr="001070A5">
        <w:rPr>
          <w:rFonts w:ascii="Arial" w:hAnsi="Arial" w:cs="Arial"/>
        </w:rPr>
        <w:tab/>
      </w:r>
      <w:r w:rsidR="005B3AF0" w:rsidRPr="001070A5">
        <w:rPr>
          <w:rFonts w:ascii="Arial" w:hAnsi="Arial" w:cs="Arial"/>
        </w:rPr>
        <w:t>16</w:t>
      </w:r>
    </w:p>
    <w:p w14:paraId="6E50686D" w14:textId="2D95D3AD" w:rsidR="001970FA" w:rsidRPr="001070A5" w:rsidRDefault="001970FA" w:rsidP="001970FA">
      <w:pPr>
        <w:pStyle w:val="Tabladeilustraciones"/>
        <w:tabs>
          <w:tab w:val="right" w:leader="dot" w:pos="10530"/>
        </w:tabs>
        <w:rPr>
          <w:rFonts w:ascii="Arial" w:hAnsi="Arial" w:cs="Arial"/>
        </w:rPr>
      </w:pPr>
      <w:r w:rsidRPr="001070A5">
        <w:rPr>
          <w:rFonts w:ascii="Arial" w:hAnsi="Arial" w:cs="Arial"/>
          <w:noProof/>
        </w:rPr>
        <w:t xml:space="preserve">Tabla </w:t>
      </w:r>
      <w:r w:rsidR="000E5AD3">
        <w:rPr>
          <w:rFonts w:ascii="Arial" w:hAnsi="Arial" w:cs="Arial"/>
          <w:noProof/>
        </w:rPr>
        <w:t>3</w:t>
      </w:r>
      <w:r w:rsidR="005048A6" w:rsidRPr="00FB6D5C">
        <w:rPr>
          <w:rFonts w:ascii="Arial" w:hAnsi="Arial" w:cs="Arial"/>
          <w:noProof/>
        </w:rPr>
        <w:t xml:space="preserve"> </w:t>
      </w:r>
      <w:r w:rsidR="000E5AD3">
        <w:rPr>
          <w:rFonts w:ascii="Arial" w:hAnsi="Arial" w:cs="Arial"/>
          <w:noProof/>
        </w:rPr>
        <w:t>recursor de software</w:t>
      </w:r>
      <w:r w:rsidRPr="00FB6D5C">
        <w:rPr>
          <w:rFonts w:ascii="Arial" w:hAnsi="Arial" w:cs="Arial"/>
          <w:noProof/>
        </w:rPr>
        <w:t xml:space="preserve"> </w:t>
      </w:r>
      <w:r w:rsidRPr="00FB6D5C">
        <w:rPr>
          <w:rFonts w:ascii="Arial" w:hAnsi="Arial" w:cs="Arial"/>
          <w:noProof/>
        </w:rPr>
        <w:tab/>
      </w:r>
      <w:r w:rsidR="005048A6" w:rsidRPr="00FB6D5C">
        <w:rPr>
          <w:rFonts w:ascii="Arial" w:hAnsi="Arial" w:cs="Arial"/>
          <w:noProof/>
        </w:rPr>
        <w:t>16</w:t>
      </w:r>
    </w:p>
    <w:p w14:paraId="1DC31F73" w14:textId="514FD772" w:rsidR="001970FA" w:rsidRPr="001070A5" w:rsidRDefault="001970FA" w:rsidP="001970FA">
      <w:pPr>
        <w:pStyle w:val="Tabladeilustraciones"/>
        <w:tabs>
          <w:tab w:val="right" w:leader="dot" w:pos="10530"/>
        </w:tabs>
        <w:rPr>
          <w:rFonts w:ascii="Arial" w:hAnsi="Arial" w:cs="Arial"/>
        </w:rPr>
      </w:pPr>
      <w:r w:rsidRPr="00FB6D5C">
        <w:rPr>
          <w:rFonts w:ascii="Arial" w:hAnsi="Arial" w:cs="Arial"/>
          <w:noProof/>
        </w:rPr>
        <w:t xml:space="preserve">Tabla </w:t>
      </w:r>
      <w:r w:rsidR="0094594F" w:rsidRPr="00FB6D5C">
        <w:rPr>
          <w:rFonts w:ascii="Arial" w:hAnsi="Arial" w:cs="Arial"/>
          <w:noProof/>
        </w:rPr>
        <w:t>4</w:t>
      </w:r>
      <w:r w:rsidR="005048A6" w:rsidRPr="00FB6D5C">
        <w:rPr>
          <w:rFonts w:ascii="Arial" w:hAnsi="Arial" w:cs="Arial"/>
          <w:noProof/>
        </w:rPr>
        <w:t xml:space="preserve"> coste total</w:t>
      </w:r>
      <w:r w:rsidRPr="00FB6D5C">
        <w:rPr>
          <w:rFonts w:ascii="Arial" w:hAnsi="Arial" w:cs="Arial"/>
          <w:noProof/>
        </w:rPr>
        <w:t xml:space="preserve"> </w:t>
      </w:r>
      <w:r w:rsidRPr="00FB6D5C">
        <w:rPr>
          <w:rFonts w:ascii="Arial" w:hAnsi="Arial" w:cs="Arial"/>
          <w:noProof/>
        </w:rPr>
        <w:tab/>
      </w:r>
      <w:r w:rsidR="005048A6" w:rsidRPr="00FB6D5C">
        <w:rPr>
          <w:rFonts w:ascii="Arial" w:hAnsi="Arial" w:cs="Arial"/>
          <w:noProof/>
        </w:rPr>
        <w:t>17</w:t>
      </w:r>
    </w:p>
    <w:p w14:paraId="619A505F" w14:textId="0C5932D2" w:rsidR="001970FA" w:rsidRPr="00FB6D5C" w:rsidRDefault="001970FA" w:rsidP="001970FA">
      <w:pPr>
        <w:pStyle w:val="Tabladeilustraciones"/>
        <w:tabs>
          <w:tab w:val="right" w:leader="dot" w:pos="10530"/>
        </w:tabs>
        <w:rPr>
          <w:rFonts w:ascii="Arial" w:hAnsi="Arial" w:cs="Arial"/>
        </w:rPr>
      </w:pPr>
      <w:r w:rsidRPr="00FB6D5C">
        <w:rPr>
          <w:rFonts w:ascii="Arial" w:hAnsi="Arial" w:cs="Arial"/>
          <w:noProof/>
        </w:rPr>
        <w:t xml:space="preserve">Tabla </w:t>
      </w:r>
      <w:r w:rsidR="0094594F" w:rsidRPr="00FB6D5C">
        <w:rPr>
          <w:rFonts w:ascii="Arial" w:hAnsi="Arial" w:cs="Arial"/>
          <w:noProof/>
        </w:rPr>
        <w:t>5</w:t>
      </w:r>
      <w:r w:rsidRPr="00FB6D5C">
        <w:rPr>
          <w:rFonts w:ascii="Arial" w:hAnsi="Arial" w:cs="Arial"/>
          <w:noProof/>
        </w:rPr>
        <w:t xml:space="preserve"> </w:t>
      </w:r>
      <w:r w:rsidR="005048A6" w:rsidRPr="00FB6D5C">
        <w:rPr>
          <w:rFonts w:ascii="Arial" w:hAnsi="Arial" w:cs="Arial"/>
          <w:noProof/>
        </w:rPr>
        <w:t>Mantenimiento</w:t>
      </w:r>
      <w:r w:rsidRPr="00FB6D5C">
        <w:rPr>
          <w:rFonts w:ascii="Arial" w:hAnsi="Arial" w:cs="Arial"/>
          <w:noProof/>
        </w:rPr>
        <w:t xml:space="preserve"> </w:t>
      </w:r>
      <w:r w:rsidRPr="00FB6D5C">
        <w:rPr>
          <w:rFonts w:ascii="Arial" w:hAnsi="Arial" w:cs="Arial"/>
          <w:noProof/>
        </w:rPr>
        <w:tab/>
      </w:r>
      <w:r w:rsidR="00FB6D5C" w:rsidRPr="00FB6D5C">
        <w:rPr>
          <w:rFonts w:ascii="Arial" w:hAnsi="Arial" w:cs="Arial"/>
          <w:noProof/>
        </w:rPr>
        <w:t>17</w:t>
      </w:r>
    </w:p>
    <w:p w14:paraId="7B6AAABD" w14:textId="337224B2" w:rsidR="00BB0FEA" w:rsidRDefault="00BB0FEA" w:rsidP="00BB0FEA">
      <w:pPr>
        <w:pStyle w:val="Tabladeilustraciones"/>
        <w:tabs>
          <w:tab w:val="right" w:leader="dot" w:pos="10530"/>
        </w:tabs>
        <w:rPr>
          <w:rFonts w:ascii="Arial" w:hAnsi="Arial" w:cs="Arial"/>
          <w:noProof/>
        </w:rPr>
      </w:pPr>
      <w:r w:rsidRPr="00FB6D5C">
        <w:rPr>
          <w:rFonts w:ascii="Arial" w:hAnsi="Arial" w:cs="Arial"/>
          <w:noProof/>
        </w:rPr>
        <w:t xml:space="preserve">Tabla </w:t>
      </w:r>
      <w:r>
        <w:rPr>
          <w:rFonts w:ascii="Arial" w:hAnsi="Arial" w:cs="Arial"/>
          <w:noProof/>
        </w:rPr>
        <w:t>6</w:t>
      </w:r>
      <w:r w:rsidRPr="00FB6D5C">
        <w:rPr>
          <w:rFonts w:ascii="Arial" w:hAnsi="Arial" w:cs="Arial"/>
          <w:noProof/>
        </w:rPr>
        <w:t xml:space="preserve"> </w:t>
      </w:r>
      <w:r>
        <w:rPr>
          <w:rFonts w:ascii="Arial" w:hAnsi="Arial" w:cs="Arial"/>
          <w:noProof/>
        </w:rPr>
        <w:t>Eficiencia energetica</w:t>
      </w:r>
      <w:r w:rsidRPr="00FB6D5C">
        <w:rPr>
          <w:rFonts w:ascii="Arial" w:hAnsi="Arial" w:cs="Arial"/>
          <w:noProof/>
        </w:rPr>
        <w:t xml:space="preserve"> </w:t>
      </w:r>
      <w:r w:rsidRPr="00FB6D5C">
        <w:rPr>
          <w:rFonts w:ascii="Arial" w:hAnsi="Arial" w:cs="Arial"/>
          <w:noProof/>
        </w:rPr>
        <w:tab/>
      </w:r>
      <w:r>
        <w:rPr>
          <w:rFonts w:ascii="Arial" w:hAnsi="Arial" w:cs="Arial"/>
          <w:noProof/>
        </w:rPr>
        <w:t>28</w:t>
      </w:r>
    </w:p>
    <w:p w14:paraId="25631054" w14:textId="296A0EF8" w:rsidR="00FD7EFC" w:rsidRDefault="00FD7EFC" w:rsidP="00FD7EFC">
      <w:pPr>
        <w:pStyle w:val="Tabladeilustraciones"/>
        <w:tabs>
          <w:tab w:val="right" w:leader="dot" w:pos="10530"/>
        </w:tabs>
        <w:rPr>
          <w:rFonts w:ascii="Arial" w:hAnsi="Arial" w:cs="Arial"/>
          <w:noProof/>
        </w:rPr>
      </w:pPr>
      <w:r w:rsidRPr="00FB6D5C">
        <w:rPr>
          <w:rFonts w:ascii="Arial" w:hAnsi="Arial" w:cs="Arial"/>
          <w:noProof/>
        </w:rPr>
        <w:t xml:space="preserve">Tabla </w:t>
      </w:r>
      <w:r>
        <w:rPr>
          <w:rFonts w:ascii="Arial" w:hAnsi="Arial" w:cs="Arial"/>
          <w:noProof/>
        </w:rPr>
        <w:t>7</w:t>
      </w:r>
      <w:r w:rsidRPr="00FB6D5C">
        <w:rPr>
          <w:rFonts w:ascii="Arial" w:hAnsi="Arial" w:cs="Arial"/>
          <w:noProof/>
        </w:rPr>
        <w:t xml:space="preserve"> </w:t>
      </w:r>
      <w:r w:rsidR="00AC13BC">
        <w:rPr>
          <w:rFonts w:ascii="Arial" w:hAnsi="Arial" w:cs="Arial"/>
        </w:rPr>
        <w:t>Matriz de reglas difusas</w:t>
      </w:r>
      <w:r w:rsidRPr="00FB6D5C">
        <w:rPr>
          <w:rFonts w:ascii="Arial" w:hAnsi="Arial" w:cs="Arial"/>
          <w:noProof/>
        </w:rPr>
        <w:tab/>
      </w:r>
      <w:r w:rsidR="006816F1">
        <w:rPr>
          <w:rFonts w:ascii="Arial" w:hAnsi="Arial" w:cs="Arial"/>
          <w:noProof/>
        </w:rPr>
        <w:t>47</w:t>
      </w:r>
    </w:p>
    <w:p w14:paraId="70C08960" w14:textId="43690855" w:rsidR="00FD7EFC" w:rsidRPr="00FD7EFC" w:rsidRDefault="00FD7EFC" w:rsidP="00FD7EFC"/>
    <w:p w14:paraId="683CB14C" w14:textId="77777777" w:rsidR="00BB0FEA" w:rsidRPr="00BB0FEA" w:rsidRDefault="00BB0FEA" w:rsidP="00BB0FEA"/>
    <w:p w14:paraId="65FE26D5" w14:textId="77777777" w:rsidR="00BB0FEA" w:rsidRDefault="00BB0FEA" w:rsidP="00BB0FEA"/>
    <w:p w14:paraId="320AE7AE" w14:textId="77777777" w:rsidR="00BB0FEA" w:rsidRDefault="00BB0FEA" w:rsidP="00BB0FEA"/>
    <w:p w14:paraId="6B3F8D26" w14:textId="77777777" w:rsidR="00BB0FEA" w:rsidRDefault="00BB0FEA" w:rsidP="00BB0FEA"/>
    <w:p w14:paraId="074E7F6A" w14:textId="77777777" w:rsidR="00BB0FEA" w:rsidRPr="00BB0FEA" w:rsidRDefault="00BB0FEA" w:rsidP="00BB0FEA"/>
    <w:p w14:paraId="4C327CDE" w14:textId="77777777" w:rsidR="001970FA" w:rsidRPr="001970FA" w:rsidRDefault="001970FA" w:rsidP="001970FA"/>
    <w:p w14:paraId="3E5942D9" w14:textId="77777777" w:rsidR="001970FA" w:rsidRPr="001970FA" w:rsidRDefault="001970FA" w:rsidP="001970FA">
      <w:pPr>
        <w:rPr>
          <w:rFonts w:eastAsiaTheme="minorEastAsia"/>
        </w:rPr>
      </w:pPr>
    </w:p>
    <w:p w14:paraId="38FDDAD1" w14:textId="77777777" w:rsidR="001970FA" w:rsidRDefault="001970FA" w:rsidP="00687F83">
      <w:pPr>
        <w:rPr>
          <w:rFonts w:eastAsia="Calibri"/>
        </w:rPr>
      </w:pPr>
    </w:p>
    <w:p w14:paraId="20BB49BD" w14:textId="77777777" w:rsidR="00687F83" w:rsidRPr="00687F83" w:rsidRDefault="00687F83" w:rsidP="00687F83">
      <w:pPr>
        <w:rPr>
          <w:rFonts w:eastAsia="Calibri"/>
        </w:rPr>
      </w:pPr>
    </w:p>
    <w:p w14:paraId="6E858A03" w14:textId="4220C41C" w:rsidR="005941BA" w:rsidRPr="009A4BA3" w:rsidRDefault="005941BA" w:rsidP="005941BA">
      <w:pPr>
        <w:spacing w:after="200"/>
        <w:rPr>
          <w:rFonts w:ascii="Calibri" w:eastAsia="Calibri" w:hAnsi="Calibri" w:cs="Times New Roman"/>
          <w:i/>
          <w:iCs/>
          <w:color w:val="404040"/>
          <w:sz w:val="18"/>
          <w:szCs w:val="18"/>
          <w:lang w:eastAsia="en-US" w:bidi="ar-SA"/>
        </w:rPr>
      </w:pPr>
    </w:p>
    <w:p w14:paraId="140C7886" w14:textId="77777777" w:rsidR="005941BA" w:rsidRPr="009A4BA3" w:rsidRDefault="005941BA" w:rsidP="005941BA">
      <w:pPr>
        <w:spacing w:after="160" w:line="259" w:lineRule="auto"/>
        <w:rPr>
          <w:rFonts w:ascii="Calibri" w:eastAsia="Calibri" w:hAnsi="Calibri" w:cs="Times New Roman"/>
          <w:color w:val="404040"/>
          <w:sz w:val="22"/>
          <w:szCs w:val="22"/>
          <w:lang w:eastAsia="en-US" w:bidi="ar-SA"/>
        </w:rPr>
      </w:pPr>
    </w:p>
    <w:p w14:paraId="3D7861A8" w14:textId="77777777" w:rsidR="005941BA" w:rsidRPr="009A4BA3" w:rsidRDefault="005941BA" w:rsidP="005941BA">
      <w:pPr>
        <w:spacing w:after="200" w:line="288" w:lineRule="auto"/>
        <w:jc w:val="center"/>
        <w:rPr>
          <w:rFonts w:ascii="Calibri" w:eastAsia="Calibri" w:hAnsi="Calibri" w:cs="Times New Roman"/>
          <w:color w:val="404040"/>
          <w:sz w:val="22"/>
          <w:szCs w:val="22"/>
          <w:lang w:eastAsia="en-US" w:bidi="ar-SA"/>
        </w:rPr>
      </w:pPr>
    </w:p>
    <w:p w14:paraId="1BADDA19" w14:textId="77777777" w:rsidR="009A4BA3" w:rsidRPr="009A4BA3" w:rsidRDefault="009A4BA3" w:rsidP="009A4BA3">
      <w:pPr>
        <w:spacing w:after="200" w:line="288" w:lineRule="auto"/>
        <w:jc w:val="center"/>
        <w:rPr>
          <w:rFonts w:ascii="Calibri" w:eastAsia="Calibri" w:hAnsi="Calibri" w:cs="Times New Roman"/>
          <w:color w:val="404040"/>
          <w:sz w:val="22"/>
          <w:szCs w:val="22"/>
          <w:lang w:eastAsia="en-US" w:bidi="ar-SA"/>
        </w:rPr>
      </w:pPr>
    </w:p>
    <w:p w14:paraId="1EDA8B1A" w14:textId="620832DF" w:rsidR="00B576A0" w:rsidRDefault="009A4BA3" w:rsidP="008F66B4">
      <w:pPr>
        <w:spacing w:after="160" w:line="259" w:lineRule="auto"/>
        <w:rPr>
          <w:rFonts w:eastAsia="Calibri"/>
          <w:lang w:eastAsia="en-US" w:bidi="ar-SA"/>
        </w:rPr>
      </w:pPr>
      <w:r w:rsidRPr="009A4BA3">
        <w:rPr>
          <w:rFonts w:ascii="Calibri" w:eastAsia="Calibri" w:hAnsi="Calibri" w:cs="Times New Roman"/>
          <w:color w:val="404040"/>
          <w:sz w:val="22"/>
          <w:szCs w:val="22"/>
          <w:lang w:eastAsia="en-US" w:bidi="ar-SA"/>
        </w:rPr>
        <w:br w:type="page"/>
      </w:r>
    </w:p>
    <w:p w14:paraId="4117184C" w14:textId="58D77FBA" w:rsidR="00B576A0" w:rsidRPr="00B576A0" w:rsidRDefault="00B576A0" w:rsidP="00B576A0">
      <w:pPr>
        <w:pStyle w:val="Ttulo3"/>
        <w:rPr>
          <w:rFonts w:eastAsia="Calibri"/>
        </w:rPr>
      </w:pPr>
      <w:bookmarkStart w:id="3" w:name="_Toc154578505"/>
      <w:r w:rsidRPr="00B576A0">
        <w:rPr>
          <w:rFonts w:eastAsia="Calibri"/>
          <w:lang w:eastAsia="en-US"/>
        </w:rPr>
        <w:lastRenderedPageBreak/>
        <w:t xml:space="preserve">Índice de </w:t>
      </w:r>
      <w:r>
        <w:rPr>
          <w:rFonts w:eastAsia="Calibri"/>
          <w:lang w:eastAsia="en-US"/>
        </w:rPr>
        <w:t>Anexos</w:t>
      </w:r>
      <w:bookmarkEnd w:id="3"/>
    </w:p>
    <w:p w14:paraId="2E0BE9C3" w14:textId="77777777" w:rsidR="00B576A0" w:rsidRDefault="00B576A0" w:rsidP="00B576A0">
      <w:pPr>
        <w:rPr>
          <w:rFonts w:eastAsia="Calibri"/>
        </w:rPr>
      </w:pPr>
    </w:p>
    <w:p w14:paraId="1A13A2A0" w14:textId="7429B688" w:rsidR="00B576A0" w:rsidRPr="001070A5" w:rsidRDefault="00227F97" w:rsidP="00B576A0">
      <w:pPr>
        <w:pStyle w:val="Tabladeilustraciones"/>
        <w:tabs>
          <w:tab w:val="right" w:leader="dot" w:pos="10530"/>
        </w:tabs>
        <w:rPr>
          <w:rFonts w:ascii="Arial" w:hAnsi="Arial" w:cs="Arial"/>
        </w:rPr>
      </w:pPr>
      <w:r>
        <w:rPr>
          <w:rFonts w:ascii="Arial" w:hAnsi="Arial" w:cs="Arial"/>
        </w:rPr>
        <w:t>Anexo 1 (</w:t>
      </w:r>
      <w:r w:rsidR="00A03A05">
        <w:rPr>
          <w:rFonts w:ascii="Arial" w:hAnsi="Arial" w:cs="Arial"/>
        </w:rPr>
        <w:t>Esquematico FP</w:t>
      </w:r>
      <w:r>
        <w:rPr>
          <w:rFonts w:ascii="Arial" w:hAnsi="Arial" w:cs="Arial"/>
        </w:rPr>
        <w:t>)</w:t>
      </w:r>
      <w:r w:rsidR="00B576A0" w:rsidRPr="001070A5">
        <w:rPr>
          <w:rFonts w:ascii="Arial" w:hAnsi="Arial" w:cs="Arial"/>
        </w:rPr>
        <w:tab/>
      </w:r>
      <w:r w:rsidR="00A03A05">
        <w:rPr>
          <w:rFonts w:ascii="Arial" w:hAnsi="Arial" w:cs="Arial"/>
        </w:rPr>
        <w:t>39</w:t>
      </w:r>
    </w:p>
    <w:p w14:paraId="7E52A438" w14:textId="2A36FEE8" w:rsidR="00B576A0" w:rsidRPr="001070A5" w:rsidRDefault="00A03A05" w:rsidP="00B576A0">
      <w:pPr>
        <w:pStyle w:val="Tabladeilustraciones"/>
        <w:tabs>
          <w:tab w:val="right" w:leader="dot" w:pos="10530"/>
        </w:tabs>
        <w:rPr>
          <w:rFonts w:ascii="Arial" w:hAnsi="Arial" w:cs="Arial"/>
        </w:rPr>
      </w:pPr>
      <w:r>
        <w:rPr>
          <w:rFonts w:ascii="Arial" w:hAnsi="Arial" w:cs="Arial"/>
        </w:rPr>
        <w:t>Anexo 2 (conexión microcontrolador)</w:t>
      </w:r>
      <w:r w:rsidRPr="001070A5">
        <w:rPr>
          <w:rFonts w:ascii="Arial" w:hAnsi="Arial" w:cs="Arial"/>
        </w:rPr>
        <w:tab/>
      </w:r>
      <w:r>
        <w:rPr>
          <w:rFonts w:ascii="Arial" w:hAnsi="Arial" w:cs="Arial"/>
        </w:rPr>
        <w:t>40</w:t>
      </w:r>
    </w:p>
    <w:p w14:paraId="0021DE4B" w14:textId="4B52C3F1" w:rsidR="00A03A05" w:rsidRPr="001070A5" w:rsidRDefault="00A03A05" w:rsidP="00A03A05">
      <w:pPr>
        <w:pStyle w:val="Tabladeilustraciones"/>
        <w:tabs>
          <w:tab w:val="right" w:leader="dot" w:pos="10530"/>
        </w:tabs>
        <w:rPr>
          <w:rFonts w:ascii="Arial" w:hAnsi="Arial" w:cs="Arial"/>
        </w:rPr>
      </w:pPr>
      <w:r>
        <w:rPr>
          <w:rFonts w:ascii="Arial" w:hAnsi="Arial" w:cs="Arial"/>
        </w:rPr>
        <w:t>Anexo 3 (conexión Reles)</w:t>
      </w:r>
      <w:r w:rsidRPr="001070A5">
        <w:rPr>
          <w:rFonts w:ascii="Arial" w:hAnsi="Arial" w:cs="Arial"/>
        </w:rPr>
        <w:tab/>
      </w:r>
      <w:r>
        <w:rPr>
          <w:rFonts w:ascii="Arial" w:hAnsi="Arial" w:cs="Arial"/>
        </w:rPr>
        <w:t>41</w:t>
      </w:r>
    </w:p>
    <w:p w14:paraId="2E59A137" w14:textId="7246DD72" w:rsidR="00A03A05" w:rsidRPr="001070A5" w:rsidRDefault="00A03A05" w:rsidP="00A03A05">
      <w:pPr>
        <w:pStyle w:val="Tabladeilustraciones"/>
        <w:tabs>
          <w:tab w:val="right" w:leader="dot" w:pos="10530"/>
        </w:tabs>
        <w:rPr>
          <w:rFonts w:ascii="Arial" w:hAnsi="Arial" w:cs="Arial"/>
        </w:rPr>
      </w:pPr>
      <w:r>
        <w:rPr>
          <w:rFonts w:ascii="Arial" w:hAnsi="Arial" w:cs="Arial"/>
        </w:rPr>
        <w:t>Anexo 4 (</w:t>
      </w:r>
      <w:r w:rsidR="00AF6CC4">
        <w:rPr>
          <w:rFonts w:ascii="Arial" w:hAnsi="Arial" w:cs="Arial"/>
        </w:rPr>
        <w:t>conexión alimentacion</w:t>
      </w:r>
      <w:r>
        <w:rPr>
          <w:rFonts w:ascii="Arial" w:hAnsi="Arial" w:cs="Arial"/>
        </w:rPr>
        <w:t>)</w:t>
      </w:r>
      <w:r w:rsidRPr="001070A5">
        <w:rPr>
          <w:rFonts w:ascii="Arial" w:hAnsi="Arial" w:cs="Arial"/>
        </w:rPr>
        <w:tab/>
      </w:r>
      <w:r w:rsidR="00AF6CC4">
        <w:rPr>
          <w:rFonts w:ascii="Arial" w:hAnsi="Arial" w:cs="Arial"/>
        </w:rPr>
        <w:t>42</w:t>
      </w:r>
    </w:p>
    <w:p w14:paraId="7F238CA6" w14:textId="1150FE54" w:rsidR="00A03A05" w:rsidRPr="001070A5" w:rsidRDefault="00A03A05" w:rsidP="00A03A05">
      <w:pPr>
        <w:pStyle w:val="Tabladeilustraciones"/>
        <w:tabs>
          <w:tab w:val="right" w:leader="dot" w:pos="10530"/>
        </w:tabs>
        <w:rPr>
          <w:rFonts w:ascii="Arial" w:hAnsi="Arial" w:cs="Arial"/>
        </w:rPr>
      </w:pPr>
      <w:r>
        <w:rPr>
          <w:rFonts w:ascii="Arial" w:hAnsi="Arial" w:cs="Arial"/>
        </w:rPr>
        <w:t>Anexo 5 (</w:t>
      </w:r>
      <w:r w:rsidR="00BD3076">
        <w:rPr>
          <w:rFonts w:ascii="Arial" w:hAnsi="Arial" w:cs="Arial"/>
        </w:rPr>
        <w:t>Codigo Fuente</w:t>
      </w:r>
      <w:r>
        <w:rPr>
          <w:rFonts w:ascii="Arial" w:hAnsi="Arial" w:cs="Arial"/>
        </w:rPr>
        <w:t>)</w:t>
      </w:r>
      <w:r w:rsidRPr="001070A5">
        <w:rPr>
          <w:rFonts w:ascii="Arial" w:hAnsi="Arial" w:cs="Arial"/>
        </w:rPr>
        <w:tab/>
      </w:r>
      <w:r w:rsidR="00B227E6">
        <w:rPr>
          <w:rFonts w:ascii="Arial" w:hAnsi="Arial" w:cs="Arial"/>
        </w:rPr>
        <w:t>43</w:t>
      </w:r>
    </w:p>
    <w:p w14:paraId="11D7CABF" w14:textId="67442EDC" w:rsidR="00A03A05" w:rsidRPr="001070A5" w:rsidRDefault="00A03A05" w:rsidP="00A03A05">
      <w:pPr>
        <w:pStyle w:val="Tabladeilustraciones"/>
        <w:tabs>
          <w:tab w:val="right" w:leader="dot" w:pos="10530"/>
        </w:tabs>
        <w:rPr>
          <w:rFonts w:ascii="Arial" w:hAnsi="Arial" w:cs="Arial"/>
        </w:rPr>
      </w:pPr>
      <w:r>
        <w:rPr>
          <w:rFonts w:ascii="Arial" w:hAnsi="Arial" w:cs="Arial"/>
        </w:rPr>
        <w:t>Anexo 6 (</w:t>
      </w:r>
      <w:r w:rsidR="00B227E6">
        <w:rPr>
          <w:rFonts w:ascii="Arial" w:hAnsi="Arial" w:cs="Arial"/>
        </w:rPr>
        <w:t>Codigo puerto com</w:t>
      </w:r>
      <w:r>
        <w:rPr>
          <w:rFonts w:ascii="Arial" w:hAnsi="Arial" w:cs="Arial"/>
        </w:rPr>
        <w:t>)</w:t>
      </w:r>
      <w:r w:rsidRPr="001070A5">
        <w:rPr>
          <w:rFonts w:ascii="Arial" w:hAnsi="Arial" w:cs="Arial"/>
        </w:rPr>
        <w:tab/>
      </w:r>
      <w:r w:rsidR="00B227E6">
        <w:rPr>
          <w:rFonts w:ascii="Arial" w:hAnsi="Arial" w:cs="Arial"/>
        </w:rPr>
        <w:t>46</w:t>
      </w:r>
    </w:p>
    <w:p w14:paraId="6E39AB24" w14:textId="10BA51DB" w:rsidR="00A03A05" w:rsidRPr="001070A5" w:rsidRDefault="00A03A05" w:rsidP="00A03A05">
      <w:pPr>
        <w:pStyle w:val="Tabladeilustraciones"/>
        <w:tabs>
          <w:tab w:val="right" w:leader="dot" w:pos="10530"/>
        </w:tabs>
        <w:rPr>
          <w:rFonts w:ascii="Arial" w:hAnsi="Arial" w:cs="Arial"/>
        </w:rPr>
      </w:pPr>
      <w:r>
        <w:rPr>
          <w:rFonts w:ascii="Arial" w:hAnsi="Arial" w:cs="Arial"/>
        </w:rPr>
        <w:t>Anexo 7 (</w:t>
      </w:r>
      <w:r w:rsidR="0044226A">
        <w:rPr>
          <w:rFonts w:ascii="Arial" w:hAnsi="Arial" w:cs="Arial"/>
        </w:rPr>
        <w:t>Planos empaquetado</w:t>
      </w:r>
      <w:r>
        <w:rPr>
          <w:rFonts w:ascii="Arial" w:hAnsi="Arial" w:cs="Arial"/>
        </w:rPr>
        <w:t>)</w:t>
      </w:r>
      <w:r w:rsidRPr="001070A5">
        <w:rPr>
          <w:rFonts w:ascii="Arial" w:hAnsi="Arial" w:cs="Arial"/>
        </w:rPr>
        <w:tab/>
      </w:r>
      <w:r w:rsidR="0044226A">
        <w:rPr>
          <w:rFonts w:ascii="Arial" w:hAnsi="Arial" w:cs="Arial"/>
        </w:rPr>
        <w:t>47</w:t>
      </w:r>
    </w:p>
    <w:p w14:paraId="356770F3" w14:textId="507076A6" w:rsidR="00A03A05" w:rsidRDefault="00A03A05" w:rsidP="00A03A05">
      <w:pPr>
        <w:pStyle w:val="Tabladeilustraciones"/>
        <w:tabs>
          <w:tab w:val="right" w:leader="dot" w:pos="10530"/>
        </w:tabs>
        <w:rPr>
          <w:rFonts w:ascii="Arial" w:hAnsi="Arial" w:cs="Arial"/>
        </w:rPr>
      </w:pPr>
      <w:r>
        <w:rPr>
          <w:rFonts w:ascii="Arial" w:hAnsi="Arial" w:cs="Arial"/>
        </w:rPr>
        <w:t>Anexo 8 (</w:t>
      </w:r>
      <w:r w:rsidR="0044226A">
        <w:rPr>
          <w:rFonts w:ascii="Arial" w:hAnsi="Arial" w:cs="Arial"/>
        </w:rPr>
        <w:t>cotizaciones</w:t>
      </w:r>
      <w:r>
        <w:rPr>
          <w:rFonts w:ascii="Arial" w:hAnsi="Arial" w:cs="Arial"/>
        </w:rPr>
        <w:t>)</w:t>
      </w:r>
      <w:r w:rsidRPr="001070A5">
        <w:rPr>
          <w:rFonts w:ascii="Arial" w:hAnsi="Arial" w:cs="Arial"/>
        </w:rPr>
        <w:tab/>
      </w:r>
      <w:r w:rsidR="0044226A">
        <w:rPr>
          <w:rFonts w:ascii="Arial" w:hAnsi="Arial" w:cs="Arial"/>
        </w:rPr>
        <w:t>51</w:t>
      </w:r>
    </w:p>
    <w:p w14:paraId="34951E22" w14:textId="4C527E46" w:rsidR="0044226A" w:rsidRPr="001070A5" w:rsidRDefault="0044226A" w:rsidP="0044226A">
      <w:pPr>
        <w:pStyle w:val="Tabladeilustraciones"/>
        <w:tabs>
          <w:tab w:val="right" w:leader="dot" w:pos="10530"/>
        </w:tabs>
        <w:rPr>
          <w:rFonts w:ascii="Arial" w:hAnsi="Arial" w:cs="Arial"/>
        </w:rPr>
      </w:pPr>
      <w:r>
        <w:rPr>
          <w:rFonts w:ascii="Arial" w:hAnsi="Arial" w:cs="Arial"/>
        </w:rPr>
        <w:t>Anexo 9(carta gantt)</w:t>
      </w:r>
      <w:r w:rsidRPr="001070A5">
        <w:rPr>
          <w:rFonts w:ascii="Arial" w:hAnsi="Arial" w:cs="Arial"/>
        </w:rPr>
        <w:tab/>
      </w:r>
      <w:r>
        <w:rPr>
          <w:rFonts w:ascii="Arial" w:hAnsi="Arial" w:cs="Arial"/>
        </w:rPr>
        <w:t>53</w:t>
      </w:r>
    </w:p>
    <w:p w14:paraId="57B1D32B" w14:textId="08AA2835" w:rsidR="0044226A" w:rsidRPr="001070A5" w:rsidRDefault="0044226A" w:rsidP="0044226A">
      <w:pPr>
        <w:pStyle w:val="Tabladeilustraciones"/>
        <w:tabs>
          <w:tab w:val="right" w:leader="dot" w:pos="10530"/>
        </w:tabs>
        <w:rPr>
          <w:rFonts w:ascii="Arial" w:hAnsi="Arial" w:cs="Arial"/>
        </w:rPr>
      </w:pPr>
      <w:r>
        <w:rPr>
          <w:rFonts w:ascii="Arial" w:hAnsi="Arial" w:cs="Arial"/>
        </w:rPr>
        <w:t>Anexo 10 (pcb pic)</w:t>
      </w:r>
      <w:r w:rsidRPr="001070A5">
        <w:rPr>
          <w:rFonts w:ascii="Arial" w:hAnsi="Arial" w:cs="Arial"/>
        </w:rPr>
        <w:tab/>
      </w:r>
      <w:r>
        <w:rPr>
          <w:rFonts w:ascii="Arial" w:hAnsi="Arial" w:cs="Arial"/>
        </w:rPr>
        <w:t>55</w:t>
      </w:r>
    </w:p>
    <w:p w14:paraId="410927FB" w14:textId="51D0AF64" w:rsidR="0044226A" w:rsidRPr="001070A5" w:rsidRDefault="0044226A" w:rsidP="0044226A">
      <w:pPr>
        <w:pStyle w:val="Tabladeilustraciones"/>
        <w:tabs>
          <w:tab w:val="right" w:leader="dot" w:pos="10530"/>
        </w:tabs>
        <w:rPr>
          <w:rFonts w:ascii="Arial" w:hAnsi="Arial" w:cs="Arial"/>
        </w:rPr>
      </w:pPr>
      <w:r>
        <w:rPr>
          <w:rFonts w:ascii="Arial" w:hAnsi="Arial" w:cs="Arial"/>
        </w:rPr>
        <w:t>Anexo 11 (pcb medición)</w:t>
      </w:r>
      <w:r w:rsidRPr="001070A5">
        <w:rPr>
          <w:rFonts w:ascii="Arial" w:hAnsi="Arial" w:cs="Arial"/>
        </w:rPr>
        <w:tab/>
      </w:r>
      <w:r>
        <w:rPr>
          <w:rFonts w:ascii="Arial" w:hAnsi="Arial" w:cs="Arial"/>
        </w:rPr>
        <w:t>56</w:t>
      </w:r>
    </w:p>
    <w:p w14:paraId="174F93A4" w14:textId="68E3AA97" w:rsidR="0044226A" w:rsidRPr="001070A5" w:rsidRDefault="0044226A" w:rsidP="0044226A">
      <w:pPr>
        <w:pStyle w:val="Tabladeilustraciones"/>
        <w:tabs>
          <w:tab w:val="right" w:leader="dot" w:pos="10530"/>
        </w:tabs>
        <w:rPr>
          <w:rFonts w:ascii="Arial" w:hAnsi="Arial" w:cs="Arial"/>
        </w:rPr>
      </w:pPr>
      <w:r>
        <w:rPr>
          <w:rFonts w:ascii="Arial" w:hAnsi="Arial" w:cs="Arial"/>
        </w:rPr>
        <w:t>Anexo 12 (pcb Alimentación)</w:t>
      </w:r>
      <w:r w:rsidRPr="001070A5">
        <w:rPr>
          <w:rFonts w:ascii="Arial" w:hAnsi="Arial" w:cs="Arial"/>
        </w:rPr>
        <w:tab/>
      </w:r>
      <w:r>
        <w:rPr>
          <w:rFonts w:ascii="Arial" w:hAnsi="Arial" w:cs="Arial"/>
        </w:rPr>
        <w:t>57</w:t>
      </w:r>
    </w:p>
    <w:p w14:paraId="0DA678C1" w14:textId="0BC92113" w:rsidR="0044226A" w:rsidRPr="001070A5" w:rsidRDefault="0044226A" w:rsidP="0044226A">
      <w:pPr>
        <w:pStyle w:val="Tabladeilustraciones"/>
        <w:tabs>
          <w:tab w:val="right" w:leader="dot" w:pos="10530"/>
        </w:tabs>
        <w:rPr>
          <w:rFonts w:ascii="Arial" w:hAnsi="Arial" w:cs="Arial"/>
        </w:rPr>
      </w:pPr>
      <w:r>
        <w:rPr>
          <w:rFonts w:ascii="Arial" w:hAnsi="Arial" w:cs="Arial"/>
        </w:rPr>
        <w:t>Anexo 13(pcb reles)</w:t>
      </w:r>
      <w:r w:rsidRPr="001070A5">
        <w:rPr>
          <w:rFonts w:ascii="Arial" w:hAnsi="Arial" w:cs="Arial"/>
        </w:rPr>
        <w:tab/>
      </w:r>
      <w:r>
        <w:rPr>
          <w:rFonts w:ascii="Arial" w:hAnsi="Arial" w:cs="Arial"/>
        </w:rPr>
        <w:t>58</w:t>
      </w:r>
    </w:p>
    <w:p w14:paraId="46732E86" w14:textId="54642FEC" w:rsidR="0044226A" w:rsidRPr="001070A5" w:rsidRDefault="0044226A" w:rsidP="0044226A">
      <w:pPr>
        <w:pStyle w:val="Tabladeilustraciones"/>
        <w:tabs>
          <w:tab w:val="right" w:leader="dot" w:pos="10530"/>
        </w:tabs>
        <w:rPr>
          <w:rFonts w:ascii="Arial" w:hAnsi="Arial" w:cs="Arial"/>
        </w:rPr>
      </w:pPr>
    </w:p>
    <w:p w14:paraId="2E2AA1FC" w14:textId="77777777" w:rsidR="0044226A" w:rsidRPr="0044226A" w:rsidRDefault="0044226A" w:rsidP="0044226A"/>
    <w:p w14:paraId="0A855862" w14:textId="77777777" w:rsidR="00B576A0" w:rsidRPr="001970FA" w:rsidRDefault="00B576A0" w:rsidP="00B576A0"/>
    <w:p w14:paraId="389C6CD6" w14:textId="77777777" w:rsidR="00B576A0" w:rsidRPr="001970FA" w:rsidRDefault="00B576A0" w:rsidP="00B576A0">
      <w:pPr>
        <w:rPr>
          <w:rFonts w:eastAsiaTheme="minorEastAsia"/>
        </w:rPr>
      </w:pPr>
    </w:p>
    <w:p w14:paraId="1BDBBABD" w14:textId="77777777" w:rsidR="009A4BA3" w:rsidRPr="009A4BA3" w:rsidRDefault="009A4BA3" w:rsidP="009A4BA3">
      <w:pPr>
        <w:tabs>
          <w:tab w:val="right" w:leader="dot" w:pos="9678"/>
        </w:tabs>
        <w:spacing w:line="276" w:lineRule="auto"/>
        <w:rPr>
          <w:rFonts w:ascii="Calibri" w:eastAsia="Calibri" w:hAnsi="Calibri" w:cs="Times New Roman"/>
          <w:color w:val="404040"/>
          <w:sz w:val="22"/>
          <w:szCs w:val="22"/>
          <w:lang w:eastAsia="en-US" w:bidi="ar-SA"/>
        </w:rPr>
      </w:pPr>
    </w:p>
    <w:p w14:paraId="0D9800E6"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62858593"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4D9001CC"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63954DB4"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41E2E339"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379465E1"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6F40D51C"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1FCC1D2D"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2251C3EF"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7FC3793D"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2307D9A3"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320F4771"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6E3A2D96"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4969CF50"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55BA5645"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70C0B258"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6DCEAE5A"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7FDF2B4C"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50FC4883"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5765A4C3"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3D8CEC6B"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2DE01723"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3F711D6A"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4627957A" w14:textId="6E9CC435" w:rsidR="00A12FF5" w:rsidRPr="00A12FF5" w:rsidRDefault="00A12FF5" w:rsidP="00A12FF5">
      <w:pPr>
        <w:pStyle w:val="Ttulo3"/>
        <w:numPr>
          <w:ilvl w:val="0"/>
          <w:numId w:val="26"/>
        </w:numPr>
        <w:rPr>
          <w:rFonts w:eastAsia="Calibri"/>
          <w:lang w:eastAsia="en-US" w:bidi="ar-SA"/>
        </w:rPr>
      </w:pPr>
      <w:bookmarkStart w:id="4" w:name="_Toc154578506"/>
      <w:r>
        <w:rPr>
          <w:rFonts w:eastAsia="Calibri"/>
          <w:lang w:eastAsia="en-US" w:bidi="ar-SA"/>
        </w:rPr>
        <w:lastRenderedPageBreak/>
        <w:t>Agradecimientos</w:t>
      </w:r>
      <w:r w:rsidRPr="00A12FF5">
        <w:rPr>
          <w:rFonts w:eastAsia="Calibri"/>
          <w:lang w:eastAsia="en-US" w:bidi="ar-SA"/>
        </w:rPr>
        <w:t>:</w:t>
      </w:r>
      <w:bookmarkEnd w:id="4"/>
    </w:p>
    <w:p w14:paraId="5037DECF" w14:textId="25D70D57" w:rsidR="00A12FF5" w:rsidRDefault="00A12FF5" w:rsidP="00A12FF5">
      <w:pPr>
        <w:pStyle w:val="Ttulo4"/>
        <w:rPr>
          <w:rFonts w:eastAsia="Calibri"/>
          <w:lang w:eastAsia="en-US" w:bidi="ar-SA"/>
        </w:rPr>
      </w:pPr>
    </w:p>
    <w:p w14:paraId="59FDD574" w14:textId="77777777" w:rsidR="00F16ECF" w:rsidRDefault="00F16ECF" w:rsidP="00F16ECF">
      <w:pPr>
        <w:rPr>
          <w:rFonts w:ascii="Arial" w:hAnsi="Arial" w:cs="Arial"/>
          <w:sz w:val="20"/>
          <w:szCs w:val="20"/>
        </w:rPr>
      </w:pPr>
      <w:r w:rsidRPr="00F16ECF">
        <w:rPr>
          <w:rFonts w:ascii="Arial" w:hAnsi="Arial" w:cs="Arial"/>
          <w:sz w:val="20"/>
          <w:szCs w:val="20"/>
        </w:rPr>
        <w:t>La realización de este proyecto ha sido posible gracias a la invaluable ayuda y apoyo de diversas personas, a quienes deseamos expresar nuestro sincero agradecimiento.</w:t>
      </w:r>
    </w:p>
    <w:p w14:paraId="1407A374" w14:textId="77777777" w:rsidR="00F16ECF" w:rsidRPr="00F16ECF" w:rsidRDefault="00F16ECF" w:rsidP="00F16ECF">
      <w:pPr>
        <w:rPr>
          <w:rFonts w:ascii="Arial" w:hAnsi="Arial" w:cs="Arial"/>
          <w:sz w:val="20"/>
          <w:szCs w:val="20"/>
        </w:rPr>
      </w:pPr>
    </w:p>
    <w:p w14:paraId="79F2A8F7" w14:textId="36AA3425" w:rsidR="00F16ECF" w:rsidRDefault="00F16ECF" w:rsidP="00F16ECF">
      <w:pPr>
        <w:rPr>
          <w:rFonts w:ascii="Arial" w:hAnsi="Arial" w:cs="Arial"/>
          <w:sz w:val="20"/>
          <w:szCs w:val="20"/>
        </w:rPr>
      </w:pPr>
      <w:r w:rsidRPr="00F16ECF">
        <w:rPr>
          <w:rFonts w:ascii="Arial" w:hAnsi="Arial" w:cs="Arial"/>
          <w:sz w:val="20"/>
          <w:szCs w:val="20"/>
        </w:rPr>
        <w:t xml:space="preserve">En primer lugar, extendemos nuestro agradecimiento al </w:t>
      </w:r>
      <w:r w:rsidR="00553B7C">
        <w:rPr>
          <w:rFonts w:ascii="Arial" w:hAnsi="Arial" w:cs="Arial"/>
          <w:sz w:val="20"/>
          <w:szCs w:val="20"/>
        </w:rPr>
        <w:t>p</w:t>
      </w:r>
      <w:r w:rsidRPr="00F16ECF">
        <w:rPr>
          <w:rFonts w:ascii="Arial" w:hAnsi="Arial" w:cs="Arial"/>
          <w:sz w:val="20"/>
          <w:szCs w:val="20"/>
        </w:rPr>
        <w:t>rofesor Leonardo Moya, nuestro guía en este proyecto. Su orientación experta y el empujón constante fueron fundamentales para la creación y desarrollo de nuestro proyecto. Su dedicación y conocimientos han dejado una marca indeleble en nuestro trabajo.</w:t>
      </w:r>
    </w:p>
    <w:p w14:paraId="66BCB89C" w14:textId="77777777" w:rsidR="00F16ECF" w:rsidRPr="00F16ECF" w:rsidRDefault="00F16ECF" w:rsidP="00F16ECF">
      <w:pPr>
        <w:rPr>
          <w:rFonts w:ascii="Arial" w:hAnsi="Arial" w:cs="Arial"/>
          <w:sz w:val="20"/>
          <w:szCs w:val="20"/>
        </w:rPr>
      </w:pPr>
    </w:p>
    <w:p w14:paraId="6D490629" w14:textId="7B24265F" w:rsidR="00F16ECF" w:rsidRDefault="00F16ECF" w:rsidP="00F16ECF">
      <w:pPr>
        <w:rPr>
          <w:rFonts w:ascii="Arial" w:hAnsi="Arial" w:cs="Arial"/>
          <w:sz w:val="20"/>
          <w:szCs w:val="20"/>
        </w:rPr>
      </w:pPr>
      <w:r w:rsidRPr="00F16ECF">
        <w:rPr>
          <w:rFonts w:ascii="Arial" w:hAnsi="Arial" w:cs="Arial"/>
          <w:sz w:val="20"/>
          <w:szCs w:val="20"/>
        </w:rPr>
        <w:t xml:space="preserve">Asimismo, queremos expresar nuestro agradecimiento al </w:t>
      </w:r>
      <w:r w:rsidR="00553B7C">
        <w:rPr>
          <w:rFonts w:ascii="Arial" w:hAnsi="Arial" w:cs="Arial"/>
          <w:sz w:val="20"/>
          <w:szCs w:val="20"/>
        </w:rPr>
        <w:t>p</w:t>
      </w:r>
      <w:r w:rsidRPr="00F16ECF">
        <w:rPr>
          <w:rFonts w:ascii="Arial" w:hAnsi="Arial" w:cs="Arial"/>
          <w:sz w:val="20"/>
          <w:szCs w:val="20"/>
        </w:rPr>
        <w:t>rofesor Felipe Ortiz, cuyos consejos, ayuda y sugerencias fueron vitales para la realización exitosa de este proyecto. Su experiencia y perspectiva enriquecieron significativamente nuestro enfoque y metodología.</w:t>
      </w:r>
    </w:p>
    <w:p w14:paraId="235C1E8A" w14:textId="77777777" w:rsidR="00F16ECF" w:rsidRPr="00F16ECF" w:rsidRDefault="00F16ECF" w:rsidP="00F16ECF">
      <w:pPr>
        <w:rPr>
          <w:rFonts w:ascii="Arial" w:hAnsi="Arial" w:cs="Arial"/>
          <w:sz w:val="20"/>
          <w:szCs w:val="20"/>
        </w:rPr>
      </w:pPr>
    </w:p>
    <w:p w14:paraId="257E4B9B" w14:textId="77777777" w:rsidR="00F16ECF" w:rsidRPr="00F16ECF" w:rsidRDefault="00F16ECF" w:rsidP="00F16ECF">
      <w:pPr>
        <w:rPr>
          <w:rFonts w:ascii="Arial" w:hAnsi="Arial" w:cs="Arial"/>
          <w:sz w:val="20"/>
          <w:szCs w:val="20"/>
        </w:rPr>
      </w:pPr>
      <w:r w:rsidRPr="00F16ECF">
        <w:rPr>
          <w:rFonts w:ascii="Arial" w:hAnsi="Arial" w:cs="Arial"/>
          <w:sz w:val="20"/>
          <w:szCs w:val="20"/>
        </w:rPr>
        <w:t>A nuestros padres y familiares, les estamos profundamente agradecidos por el apoyo incondicional y el constante soporte brindado a lo largo de este proceso. Su aliento ha sido una fuente inagotable de motivación y fortaleza.</w:t>
      </w:r>
    </w:p>
    <w:p w14:paraId="792744C2" w14:textId="77777777" w:rsidR="00F16ECF" w:rsidRPr="00F16ECF" w:rsidRDefault="00F16ECF" w:rsidP="00F16ECF">
      <w:pPr>
        <w:rPr>
          <w:rFonts w:ascii="Arial" w:hAnsi="Arial" w:cs="Arial"/>
          <w:sz w:val="20"/>
          <w:szCs w:val="20"/>
        </w:rPr>
      </w:pPr>
      <w:r w:rsidRPr="00F16ECF">
        <w:rPr>
          <w:rFonts w:ascii="Arial" w:hAnsi="Arial" w:cs="Arial"/>
          <w:sz w:val="20"/>
          <w:szCs w:val="20"/>
        </w:rPr>
        <w:t>Cada uno de ustedes ha desempeñado un papel crucial en este proyecto, y estamos agradecidos por su contribución</w:t>
      </w:r>
      <w:r>
        <w:rPr>
          <w:rFonts w:ascii="Segoe UI" w:hAnsi="Segoe UI" w:cs="Segoe UI"/>
          <w:color w:val="D1D5DB"/>
        </w:rPr>
        <w:t xml:space="preserve">. </w:t>
      </w:r>
      <w:r w:rsidRPr="00F16ECF">
        <w:rPr>
          <w:rFonts w:ascii="Arial" w:hAnsi="Arial" w:cs="Arial"/>
          <w:sz w:val="20"/>
          <w:szCs w:val="20"/>
        </w:rPr>
        <w:t>Este logro no habría sido posible sin su generosidad y colaboración.</w:t>
      </w:r>
    </w:p>
    <w:p w14:paraId="5AB46B54" w14:textId="77777777" w:rsidR="00CE29FC" w:rsidRPr="00CE29FC" w:rsidRDefault="00CE29FC" w:rsidP="00CE29FC">
      <w:pPr>
        <w:rPr>
          <w:rFonts w:eastAsia="Calibri"/>
          <w:lang w:eastAsia="en-US" w:bidi="ar-SA"/>
        </w:rPr>
      </w:pPr>
    </w:p>
    <w:p w14:paraId="3DAB7039" w14:textId="77777777" w:rsidR="00A12FF5" w:rsidRDefault="00A12FF5" w:rsidP="009A4BA3">
      <w:pPr>
        <w:tabs>
          <w:tab w:val="right" w:leader="dot" w:pos="9678"/>
        </w:tabs>
        <w:spacing w:line="276" w:lineRule="auto"/>
        <w:rPr>
          <w:rFonts w:ascii="Calibri" w:eastAsia="Calibri" w:hAnsi="Calibri" w:cs="Times New Roman"/>
          <w:color w:val="404040"/>
          <w:sz w:val="22"/>
          <w:szCs w:val="22"/>
          <w:lang w:eastAsia="en-US" w:bidi="ar-SA"/>
        </w:rPr>
      </w:pPr>
    </w:p>
    <w:p w14:paraId="27943A99" w14:textId="4B2AC4B5" w:rsidR="004F1374" w:rsidRDefault="00366785" w:rsidP="00366785">
      <w:pPr>
        <w:rPr>
          <w:rFonts w:ascii="Arial" w:hAnsi="Arial" w:cs="Arial"/>
          <w:sz w:val="20"/>
          <w:szCs w:val="20"/>
        </w:rPr>
      </w:pPr>
      <w:r w:rsidRPr="00366785">
        <w:rPr>
          <w:rFonts w:ascii="Arial" w:hAnsi="Arial" w:cs="Arial"/>
          <w:sz w:val="20"/>
          <w:szCs w:val="20"/>
        </w:rPr>
        <w:t xml:space="preserve">Y, por supuesto, no podríamos pasar por alto nuestro sincero agradecimiento a </w:t>
      </w:r>
      <w:r w:rsidR="004F1374">
        <w:rPr>
          <w:rFonts w:ascii="Arial" w:hAnsi="Arial" w:cs="Arial"/>
          <w:sz w:val="20"/>
          <w:szCs w:val="20"/>
        </w:rPr>
        <w:t xml:space="preserve">INACAP </w:t>
      </w:r>
      <w:r w:rsidR="004F1374" w:rsidRPr="00366785">
        <w:rPr>
          <w:rFonts w:ascii="Arial" w:hAnsi="Arial" w:cs="Arial"/>
          <w:sz w:val="20"/>
          <w:szCs w:val="20"/>
        </w:rPr>
        <w:t>y</w:t>
      </w:r>
      <w:r w:rsidRPr="00366785">
        <w:rPr>
          <w:rFonts w:ascii="Arial" w:hAnsi="Arial" w:cs="Arial"/>
          <w:sz w:val="20"/>
          <w:szCs w:val="20"/>
        </w:rPr>
        <w:t xml:space="preserve"> Pañol. </w:t>
      </w:r>
      <w:r>
        <w:rPr>
          <w:rFonts w:ascii="Arial" w:hAnsi="Arial" w:cs="Arial"/>
          <w:sz w:val="20"/>
          <w:szCs w:val="20"/>
        </w:rPr>
        <w:t>P</w:t>
      </w:r>
      <w:r w:rsidR="004F1374">
        <w:rPr>
          <w:rFonts w:ascii="Arial" w:hAnsi="Arial" w:cs="Arial"/>
          <w:sz w:val="20"/>
          <w:szCs w:val="20"/>
        </w:rPr>
        <w:t>or s</w:t>
      </w:r>
      <w:r w:rsidRPr="00366785">
        <w:rPr>
          <w:rFonts w:ascii="Arial" w:hAnsi="Arial" w:cs="Arial"/>
          <w:sz w:val="20"/>
          <w:szCs w:val="20"/>
        </w:rPr>
        <w:t>u disposición de laboratorios y materiales.</w:t>
      </w:r>
    </w:p>
    <w:p w14:paraId="4A4E0270" w14:textId="77777777" w:rsidR="004F1374" w:rsidRDefault="004F1374" w:rsidP="00366785">
      <w:pPr>
        <w:rPr>
          <w:rFonts w:ascii="Arial" w:hAnsi="Arial" w:cs="Arial"/>
          <w:sz w:val="20"/>
          <w:szCs w:val="20"/>
        </w:rPr>
      </w:pPr>
    </w:p>
    <w:p w14:paraId="39523AD7" w14:textId="22367E04" w:rsidR="00F16ECF" w:rsidRPr="00366785" w:rsidRDefault="00366785" w:rsidP="00366785">
      <w:pPr>
        <w:rPr>
          <w:rFonts w:ascii="Arial" w:eastAsia="Calibri" w:hAnsi="Arial" w:cs="Arial"/>
          <w:sz w:val="20"/>
          <w:szCs w:val="20"/>
        </w:rPr>
      </w:pPr>
      <w:r w:rsidRPr="00366785">
        <w:rPr>
          <w:rFonts w:ascii="Arial" w:hAnsi="Arial" w:cs="Arial"/>
          <w:sz w:val="20"/>
          <w:szCs w:val="20"/>
        </w:rPr>
        <w:t>¡Gracias por esa experiencia inolvidable!</w:t>
      </w:r>
    </w:p>
    <w:p w14:paraId="2691D6EF"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39B11E86"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5F3A71F2"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36CF65CB"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0AE1BEDA"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7DCD5526"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1A38869A"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037A263B"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181C1072"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4534BE31"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2012E7D0"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3E85B960"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303870DA"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4DBC5E6F"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684847B9"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03BF0C23"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52ED35EE"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1A7F7A6A"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47A0D620"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62AB06B6"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18260518"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1EB9C61E"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2F0AB726" w14:textId="07B7FDB7" w:rsidR="00B576A0" w:rsidRDefault="004A7486" w:rsidP="004A7486">
      <w:pPr>
        <w:pStyle w:val="Ttulo3"/>
        <w:rPr>
          <w:rFonts w:eastAsia="Calibri"/>
          <w:lang w:eastAsia="en-US" w:bidi="ar-SA"/>
        </w:rPr>
      </w:pPr>
      <w:bookmarkStart w:id="5" w:name="_Toc154578507"/>
      <w:r>
        <w:rPr>
          <w:rFonts w:eastAsia="Calibri"/>
          <w:lang w:eastAsia="en-US" w:bidi="ar-SA"/>
        </w:rPr>
        <w:lastRenderedPageBreak/>
        <w:t>Resumen ejecutivo:</w:t>
      </w:r>
      <w:bookmarkEnd w:id="5"/>
    </w:p>
    <w:p w14:paraId="3575E3C9" w14:textId="77777777" w:rsidR="004A7486" w:rsidRDefault="004A7486" w:rsidP="004A7486">
      <w:pPr>
        <w:rPr>
          <w:rFonts w:eastAsia="Calibri"/>
          <w:lang w:eastAsia="en-US" w:bidi="ar-SA"/>
        </w:rPr>
      </w:pPr>
    </w:p>
    <w:p w14:paraId="2A80C141" w14:textId="77777777" w:rsidR="00CB7081" w:rsidRDefault="00CB7081" w:rsidP="00CB7081">
      <w:pPr>
        <w:rPr>
          <w:rFonts w:ascii="Arial" w:hAnsi="Arial" w:cs="Arial"/>
          <w:b/>
          <w:bCs/>
          <w:u w:val="single"/>
          <w:lang w:val="es-MX"/>
        </w:rPr>
      </w:pPr>
      <w:r w:rsidRPr="008C773A">
        <w:rPr>
          <w:rFonts w:ascii="Arial" w:hAnsi="Arial" w:cs="Arial"/>
          <w:b/>
          <w:bCs/>
          <w:u w:val="single"/>
          <w:lang w:val="es-MX"/>
        </w:rPr>
        <w:t>Sistema dinámico de corrección del factor de potencia, mediante lógica difusa</w:t>
      </w:r>
    </w:p>
    <w:p w14:paraId="54078548" w14:textId="77777777" w:rsidR="00CB7081" w:rsidRPr="008C773A" w:rsidRDefault="00CB7081" w:rsidP="00CB7081">
      <w:pPr>
        <w:rPr>
          <w:rFonts w:ascii="Arial" w:hAnsi="Arial" w:cs="Arial"/>
          <w:b/>
          <w:bCs/>
          <w:u w:val="single"/>
          <w:lang w:val="es-MX"/>
        </w:rPr>
      </w:pPr>
    </w:p>
    <w:p w14:paraId="288292EB" w14:textId="77777777" w:rsidR="00CB7081" w:rsidRDefault="00CB7081" w:rsidP="00CB7081">
      <w:pPr>
        <w:jc w:val="both"/>
        <w:rPr>
          <w:rFonts w:ascii="Arial" w:hAnsi="Arial" w:cs="Arial"/>
          <w:b/>
          <w:bCs/>
          <w:sz w:val="22"/>
          <w:szCs w:val="22"/>
          <w:lang w:val="es-MX"/>
        </w:rPr>
      </w:pPr>
      <w:r w:rsidRPr="00CB7081">
        <w:rPr>
          <w:rFonts w:ascii="Arial" w:hAnsi="Arial" w:cs="Arial"/>
          <w:b/>
          <w:bCs/>
          <w:sz w:val="22"/>
          <w:szCs w:val="22"/>
          <w:lang w:val="es-MX"/>
        </w:rPr>
        <w:t>descripción del proyecto:</w:t>
      </w:r>
    </w:p>
    <w:p w14:paraId="43EF4671" w14:textId="77777777" w:rsidR="00CB7081" w:rsidRPr="00CB7081" w:rsidRDefault="00CB7081" w:rsidP="00CB7081">
      <w:pPr>
        <w:jc w:val="both"/>
        <w:rPr>
          <w:rFonts w:ascii="Arial" w:hAnsi="Arial" w:cs="Arial"/>
          <w:b/>
          <w:bCs/>
          <w:sz w:val="22"/>
          <w:szCs w:val="22"/>
          <w:lang w:val="es-MX"/>
        </w:rPr>
      </w:pPr>
    </w:p>
    <w:p w14:paraId="344B13AE" w14:textId="77777777" w:rsidR="00CB7081" w:rsidRDefault="00CB7081" w:rsidP="00CB7081">
      <w:pPr>
        <w:jc w:val="both"/>
        <w:rPr>
          <w:rFonts w:ascii="Arial" w:hAnsi="Arial" w:cs="Arial"/>
          <w:sz w:val="20"/>
          <w:szCs w:val="20"/>
          <w:lang w:val="es-MX"/>
        </w:rPr>
      </w:pPr>
      <w:r w:rsidRPr="008C773A">
        <w:rPr>
          <w:rFonts w:ascii="Arial" w:hAnsi="Arial" w:cs="Arial"/>
          <w:sz w:val="20"/>
          <w:szCs w:val="20"/>
          <w:lang w:val="es-MX"/>
        </w:rPr>
        <w:t>El dispositivo se concibe con el propósito de mejorar la eficiencia energética para ello se propuso que pueda controlar la corrección del factor de potencia en la medida que sea requerido en la red eléctrica en la cual se implementa, para llevar a cabo este fin se ha diseñado un sistema electrónico que combina las propiedades de una circuitería analógica y una parte digital, donde esta primera se basa en el empleo de comparadores y amplificadores operacionales para el acondicionamiento de las señales tanto de voltaje como la para la señal analógica a la corriente  de red, de este modo  se hacen aptas que para ser leídas por la circuitería digital donde su principal elemento es un microcontrolador PIC18 f4550 de Microchip electronics, el cual se encarga de capturar las señales ya acondicionadas, procesarlas y accionar los elementos de control, gestionar él envió de datos de la red eléctrica para ser visualizados mediante una interfaz en un computador o en un display LCD empotrado, el método para hacer la corrección del factor de potencia  se ha desarrollado  un algoritmo de lógica difusa con el cual es capaz de discernir si debe o no hacer una corrección, como actuador consta de un módulo de relays que conecta a la red los elementos de un banco de capacitores   hasta acercarse al factor de potencia deseado asi como también desconectarlos en caso de no ser  requeridos.</w:t>
      </w:r>
    </w:p>
    <w:p w14:paraId="15F7F4A0" w14:textId="77777777" w:rsidR="00CB7081" w:rsidRPr="008C773A" w:rsidRDefault="00CB7081" w:rsidP="00CB7081">
      <w:pPr>
        <w:jc w:val="both"/>
        <w:rPr>
          <w:rFonts w:ascii="Arial" w:hAnsi="Arial" w:cs="Arial"/>
          <w:sz w:val="20"/>
          <w:szCs w:val="20"/>
          <w:lang w:val="es-MX"/>
        </w:rPr>
      </w:pPr>
    </w:p>
    <w:p w14:paraId="3F3ED549" w14:textId="77777777" w:rsidR="00CB7081" w:rsidRPr="00CB7081" w:rsidRDefault="00CB7081" w:rsidP="00CB7081">
      <w:pPr>
        <w:jc w:val="both"/>
        <w:rPr>
          <w:rFonts w:ascii="Arial" w:hAnsi="Arial" w:cs="Arial"/>
          <w:b/>
          <w:bCs/>
          <w:sz w:val="22"/>
          <w:szCs w:val="22"/>
          <w:lang w:val="es-MX"/>
        </w:rPr>
      </w:pPr>
      <w:r w:rsidRPr="00CB7081">
        <w:rPr>
          <w:rFonts w:ascii="Arial" w:hAnsi="Arial" w:cs="Arial"/>
          <w:b/>
          <w:bCs/>
          <w:sz w:val="22"/>
          <w:szCs w:val="22"/>
          <w:lang w:val="es-MX"/>
        </w:rPr>
        <w:t>Objetivos:</w:t>
      </w:r>
    </w:p>
    <w:p w14:paraId="47EB2518" w14:textId="77777777" w:rsidR="00CB7081" w:rsidRPr="008C773A" w:rsidRDefault="00CB7081" w:rsidP="00CB7081">
      <w:pPr>
        <w:jc w:val="both"/>
        <w:rPr>
          <w:rFonts w:ascii="Arial" w:hAnsi="Arial" w:cs="Arial"/>
          <w:b/>
          <w:bCs/>
          <w:lang w:val="es-MX"/>
        </w:rPr>
      </w:pPr>
    </w:p>
    <w:p w14:paraId="68893642"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Objetivo primario: Diseño e implementación de un sistema de control dinámico para la corrección del factor de potencia.</w:t>
      </w:r>
    </w:p>
    <w:p w14:paraId="72F37750"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Objetivos secundarios.</w:t>
      </w:r>
    </w:p>
    <w:p w14:paraId="01352324"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Aplicación de lógica difusa para para el control de la corrección de factor de potencia.</w:t>
      </w:r>
    </w:p>
    <w:p w14:paraId="6E91BEEB"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Medir corriente y voltaje RMS red la red eléctrica.</w:t>
      </w:r>
    </w:p>
    <w:p w14:paraId="685628F8"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Muestra de datos de forma gráfica para el usuario.</w:t>
      </w:r>
    </w:p>
    <w:p w14:paraId="4C6E912D" w14:textId="77777777" w:rsidR="00CB7081" w:rsidRDefault="00CB7081" w:rsidP="00CB7081">
      <w:pPr>
        <w:jc w:val="both"/>
        <w:rPr>
          <w:rFonts w:ascii="Arial" w:hAnsi="Arial" w:cs="Arial"/>
          <w:sz w:val="20"/>
          <w:szCs w:val="20"/>
          <w:lang w:val="es-MX"/>
        </w:rPr>
      </w:pPr>
      <w:r w:rsidRPr="008C773A">
        <w:rPr>
          <w:rFonts w:ascii="Arial" w:hAnsi="Arial" w:cs="Arial"/>
          <w:sz w:val="20"/>
          <w:szCs w:val="20"/>
          <w:lang w:val="es-MX"/>
        </w:rPr>
        <w:t>Diseño y construcción con materiales u componentes disponibles de forma local.</w:t>
      </w:r>
    </w:p>
    <w:p w14:paraId="0EFB6AFC" w14:textId="77777777" w:rsidR="00CB7081" w:rsidRPr="008C773A" w:rsidRDefault="00CB7081" w:rsidP="00CB7081">
      <w:pPr>
        <w:jc w:val="both"/>
        <w:rPr>
          <w:rFonts w:ascii="Arial" w:hAnsi="Arial" w:cs="Arial"/>
          <w:sz w:val="20"/>
          <w:szCs w:val="20"/>
          <w:lang w:val="es-MX"/>
        </w:rPr>
      </w:pPr>
    </w:p>
    <w:p w14:paraId="48C45871" w14:textId="77777777" w:rsidR="00CB7081" w:rsidRDefault="00CB7081" w:rsidP="00CB7081">
      <w:pPr>
        <w:jc w:val="both"/>
        <w:rPr>
          <w:rFonts w:ascii="Arial" w:hAnsi="Arial" w:cs="Arial"/>
          <w:b/>
          <w:bCs/>
          <w:sz w:val="20"/>
          <w:szCs w:val="20"/>
          <w:lang w:val="es-MX"/>
        </w:rPr>
      </w:pPr>
      <w:r w:rsidRPr="008C773A">
        <w:rPr>
          <w:rFonts w:ascii="Arial" w:hAnsi="Arial" w:cs="Arial"/>
          <w:b/>
          <w:bCs/>
          <w:sz w:val="20"/>
          <w:szCs w:val="20"/>
          <w:lang w:val="es-MX"/>
        </w:rPr>
        <w:t>Justificación:</w:t>
      </w:r>
    </w:p>
    <w:p w14:paraId="728C97A4" w14:textId="77777777" w:rsidR="00CB7081" w:rsidRPr="008C773A" w:rsidRDefault="00CB7081" w:rsidP="00CB7081">
      <w:pPr>
        <w:jc w:val="both"/>
        <w:rPr>
          <w:rFonts w:ascii="Arial" w:hAnsi="Arial" w:cs="Arial"/>
          <w:b/>
          <w:bCs/>
          <w:sz w:val="20"/>
          <w:szCs w:val="20"/>
          <w:lang w:val="es-MX"/>
        </w:rPr>
      </w:pPr>
    </w:p>
    <w:p w14:paraId="2F81D2E0"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El fin del desarrollo e implantación del dispositivo del dispositivo de control  del factor de potencia, es corregir este de forma dinámica este, es decir en función de lo que requiere la red eléctrica debido a que es  capaz de obtener el factor de potencia actual en la red de forma rápida y corregirlo o acercándolo a un valor deseado, esto es especialmente valioso en entornos donde los elementos reactivos que se conectan a la red eléctrica tiene distintos ciclos de trabajo, por diversas razón como por ejemplo, motores de máquinas de refrigeración los cuales no funcionan contantemente si no que por ciclos, también otros tipos de maquinaria eléctrica como tornos y herramientas eléctricas, que son empleados según la carga de trabajo, lo que implica que implica variaciones del factor de potencia, es por estas razones que es necesario el uso de un control dinámico del factor de potencia, lo que lo hace más versátil que otras soluciones más tradiciones como el uso de bancos de condensadores fijos o motores síncronos.</w:t>
      </w:r>
    </w:p>
    <w:p w14:paraId="22839D77" w14:textId="77777777" w:rsidR="00CB7081" w:rsidRPr="008C773A" w:rsidRDefault="00CB7081" w:rsidP="00CB7081">
      <w:pPr>
        <w:jc w:val="both"/>
        <w:rPr>
          <w:rFonts w:ascii="Arial" w:hAnsi="Arial" w:cs="Arial"/>
          <w:sz w:val="20"/>
          <w:szCs w:val="20"/>
          <w:lang w:val="es-MX"/>
        </w:rPr>
      </w:pPr>
    </w:p>
    <w:p w14:paraId="2E3C99A6" w14:textId="77777777" w:rsidR="00CB7081" w:rsidRDefault="00CB7081" w:rsidP="00CB7081">
      <w:pPr>
        <w:jc w:val="both"/>
        <w:rPr>
          <w:rFonts w:ascii="Arial" w:hAnsi="Arial" w:cs="Arial"/>
          <w:b/>
          <w:bCs/>
          <w:sz w:val="20"/>
          <w:szCs w:val="20"/>
          <w:lang w:val="es-MX"/>
        </w:rPr>
      </w:pPr>
      <w:r w:rsidRPr="008C773A">
        <w:rPr>
          <w:rFonts w:ascii="Arial" w:hAnsi="Arial" w:cs="Arial"/>
          <w:b/>
          <w:bCs/>
          <w:sz w:val="20"/>
          <w:szCs w:val="20"/>
          <w:lang w:val="es-MX"/>
        </w:rPr>
        <w:t>Alcances del proyecto:</w:t>
      </w:r>
    </w:p>
    <w:p w14:paraId="6CE32A0B" w14:textId="77777777" w:rsidR="00CB7081" w:rsidRPr="008C773A" w:rsidRDefault="00CB7081" w:rsidP="00CB7081">
      <w:pPr>
        <w:jc w:val="both"/>
        <w:rPr>
          <w:rFonts w:ascii="Arial" w:hAnsi="Arial" w:cs="Arial"/>
          <w:b/>
          <w:bCs/>
          <w:sz w:val="20"/>
          <w:szCs w:val="20"/>
          <w:lang w:val="es-MX"/>
        </w:rPr>
      </w:pPr>
    </w:p>
    <w:p w14:paraId="65DF50B7"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Principalmente el desarrollo del proyecto está destinado a controlar la corrección el factor de potencia deficiente de una red monofásica debido a cargas inductivas conectadas esta, es decir manejar los capacitores que se conectaran a esta para compensar, es por ello que su eficacia esta estrictamente limitada a los elementos reactivos que se conecten a la red eléctrica donde se implemente  el dispositivo, es responsabilidad del usuario dimensionar esto para lograr un correcto funcionamiento del sistema, es por ello que no se contempla suministrar los capacitores para un usuario final.</w:t>
      </w:r>
    </w:p>
    <w:p w14:paraId="43286D66"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Lo anterior quiere decir que lo que principalmente el desarrollo del proyecto estuvo destinado al desarrollo de un controlador del factor de potencia, lo que solo implica desarrollar el dispositivo, mas no otros dispositivos externos, tales como contactores, capacitores u otros elementos.</w:t>
      </w:r>
    </w:p>
    <w:p w14:paraId="00F9B1A2"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Beneficios esperados:</w:t>
      </w:r>
    </w:p>
    <w:p w14:paraId="06204396"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 xml:space="preserve">El desarrollo de este proyecto tiene una serie de beneficios intangibles e intangibles, tanto para nuestro desarrollo como profesionales como en desarrollo de tecnología asociada a mejorar la eficiencia energética dentro de los cuales podemos </w:t>
      </w:r>
    </w:p>
    <w:p w14:paraId="1ECD79A8"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lastRenderedPageBreak/>
        <w:t>Los beneficios esperados del desarrollo e implantación exitosa de este proyecto son que sea capaz de mejorar el factor de potencia, lo cual mejora la eficiencia energética, ahorra en los costes de facturas del servicio de suministro eléctrico, además de evitar recargos adicionales en estas.</w:t>
      </w:r>
    </w:p>
    <w:p w14:paraId="4BC0EECA"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También cabe destacar que desarrollo del proyecto, nos ha permitido nuestras competencias como profesionales, tales como electrónica de potencia, sistemas digitales, programación, y electrónica analógica.</w:t>
      </w:r>
    </w:p>
    <w:p w14:paraId="4395A43F" w14:textId="77777777" w:rsidR="00CB7081" w:rsidRPr="008C773A" w:rsidRDefault="00CB7081" w:rsidP="00CB7081">
      <w:pPr>
        <w:jc w:val="both"/>
        <w:rPr>
          <w:rFonts w:ascii="Arial" w:hAnsi="Arial" w:cs="Arial"/>
          <w:b/>
          <w:bCs/>
          <w:sz w:val="20"/>
          <w:szCs w:val="20"/>
          <w:lang w:val="es-MX"/>
        </w:rPr>
      </w:pPr>
    </w:p>
    <w:p w14:paraId="5ECAD369" w14:textId="77777777" w:rsidR="00CB7081" w:rsidRDefault="00CB7081" w:rsidP="00CB7081">
      <w:pPr>
        <w:jc w:val="both"/>
        <w:rPr>
          <w:rFonts w:ascii="Arial" w:hAnsi="Arial" w:cs="Arial"/>
          <w:sz w:val="20"/>
          <w:szCs w:val="20"/>
          <w:lang w:val="es-MX"/>
        </w:rPr>
      </w:pPr>
      <w:r w:rsidRPr="008C773A">
        <w:rPr>
          <w:rFonts w:ascii="Arial" w:hAnsi="Arial" w:cs="Arial"/>
          <w:b/>
          <w:bCs/>
          <w:sz w:val="20"/>
          <w:szCs w:val="20"/>
          <w:lang w:val="es-MX"/>
        </w:rPr>
        <w:t>Riesgos y mitigaciones</w:t>
      </w:r>
      <w:r>
        <w:rPr>
          <w:rFonts w:ascii="Arial" w:hAnsi="Arial" w:cs="Arial"/>
          <w:sz w:val="20"/>
          <w:szCs w:val="20"/>
          <w:lang w:val="es-MX"/>
        </w:rPr>
        <w:t>:</w:t>
      </w:r>
    </w:p>
    <w:p w14:paraId="25072E1C" w14:textId="77777777" w:rsidR="00CB7081" w:rsidRPr="008C773A" w:rsidRDefault="00CB7081" w:rsidP="00CB7081">
      <w:pPr>
        <w:jc w:val="both"/>
        <w:rPr>
          <w:rFonts w:ascii="Arial" w:hAnsi="Arial" w:cs="Arial"/>
          <w:sz w:val="20"/>
          <w:szCs w:val="20"/>
          <w:lang w:val="es-MX"/>
        </w:rPr>
      </w:pPr>
    </w:p>
    <w:p w14:paraId="261D4AC6"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Dentro de los principales riegos para el proyecto están los riesgos asociados con la seguridad, trabajar con voltajes de línea es peligroso por lo cual se procedió a trabajar tomando algunas medidas de seguridad tales como, el uso de guantes para manejar el dispositivo, verificar que no esté conectado a la red mientras este sea manipulado, asi como también en su propio deseño se tomó en cuenta el tener la etapa de potencia de la placa de control.</w:t>
      </w:r>
    </w:p>
    <w:p w14:paraId="4CCA496C"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También tenemos riesgos externos que mermarían el éxito del proyecto como, no encontrar materiales adecuados para la construcción de este, que no exista la disponibilidad de encontrar a los unos circuitos integrados, para mitigar estos factores, se concibió el uso exclusivo de materiales disponibles de forma local y aunque alguno no esté disponible esta pueda ser reemplazo por algún equivalente sin mayor tramitación.</w:t>
      </w:r>
    </w:p>
    <w:p w14:paraId="076F969E"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Plazos de entrega, los plazos de entrega acotados fueron un punto de presión en el desarrollo del proyecto por lo cual, fue imperativo trabajar de forma rápida y concisa en desarrollo de este.</w:t>
      </w:r>
    </w:p>
    <w:p w14:paraId="5EF1F1D4" w14:textId="77777777" w:rsidR="00CB7081" w:rsidRPr="008C773A" w:rsidRDefault="00CB7081" w:rsidP="00CB7081">
      <w:pPr>
        <w:jc w:val="both"/>
        <w:rPr>
          <w:rFonts w:ascii="Arial" w:hAnsi="Arial" w:cs="Arial"/>
          <w:sz w:val="20"/>
          <w:szCs w:val="20"/>
          <w:lang w:val="es-MX"/>
        </w:rPr>
      </w:pPr>
    </w:p>
    <w:p w14:paraId="02D74855" w14:textId="77777777" w:rsidR="00CB7081" w:rsidRDefault="00CB7081" w:rsidP="00CB7081">
      <w:pPr>
        <w:jc w:val="both"/>
        <w:rPr>
          <w:rFonts w:ascii="Arial" w:hAnsi="Arial" w:cs="Arial"/>
          <w:b/>
          <w:bCs/>
          <w:sz w:val="20"/>
          <w:szCs w:val="20"/>
          <w:lang w:val="es-MX"/>
        </w:rPr>
      </w:pPr>
      <w:r w:rsidRPr="008C773A">
        <w:rPr>
          <w:rFonts w:ascii="Arial" w:hAnsi="Arial" w:cs="Arial"/>
          <w:b/>
          <w:bCs/>
          <w:sz w:val="20"/>
          <w:szCs w:val="20"/>
          <w:lang w:val="es-MX"/>
        </w:rPr>
        <w:t>Evaluación de viabilidad</w:t>
      </w:r>
      <w:r>
        <w:rPr>
          <w:rFonts w:ascii="Arial" w:hAnsi="Arial" w:cs="Arial"/>
          <w:b/>
          <w:bCs/>
          <w:sz w:val="20"/>
          <w:szCs w:val="20"/>
          <w:lang w:val="es-MX"/>
        </w:rPr>
        <w:t>:</w:t>
      </w:r>
    </w:p>
    <w:p w14:paraId="250813A8" w14:textId="77777777" w:rsidR="00CB7081" w:rsidRPr="001E463E" w:rsidRDefault="00CB7081" w:rsidP="00CB7081">
      <w:pPr>
        <w:jc w:val="both"/>
        <w:rPr>
          <w:rFonts w:ascii="Arial" w:hAnsi="Arial" w:cs="Arial"/>
          <w:b/>
          <w:bCs/>
          <w:sz w:val="20"/>
          <w:szCs w:val="20"/>
          <w:lang w:val="es-MX"/>
        </w:rPr>
      </w:pPr>
    </w:p>
    <w:p w14:paraId="17FE9117" w14:textId="1969D23B" w:rsidR="00CB7081" w:rsidRDefault="00CB7081" w:rsidP="00CB7081">
      <w:pPr>
        <w:jc w:val="both"/>
        <w:rPr>
          <w:rFonts w:ascii="Arial" w:hAnsi="Arial" w:cs="Arial"/>
          <w:sz w:val="20"/>
          <w:szCs w:val="20"/>
          <w:lang w:val="es-MX"/>
        </w:rPr>
      </w:pPr>
      <w:r w:rsidRPr="008C773A">
        <w:rPr>
          <w:rFonts w:ascii="Arial" w:hAnsi="Arial" w:cs="Arial"/>
          <w:sz w:val="20"/>
          <w:szCs w:val="20"/>
          <w:lang w:val="es-MX"/>
        </w:rPr>
        <w:t>Para llevar a cabo la viabilidad del proyecto se consideran puntos clave como la disponibilidad de materiales, equipamiento, conocimiento y disponibilidad de lugar para llevar a cabo las pruebas necesarias.</w:t>
      </w:r>
    </w:p>
    <w:p w14:paraId="68706B5D" w14:textId="77777777" w:rsidR="00CB7081" w:rsidRPr="008C773A" w:rsidRDefault="00CB7081" w:rsidP="00CB7081">
      <w:pPr>
        <w:jc w:val="both"/>
        <w:rPr>
          <w:rFonts w:ascii="Arial" w:hAnsi="Arial" w:cs="Arial"/>
          <w:sz w:val="20"/>
          <w:szCs w:val="20"/>
          <w:lang w:val="es-MX"/>
        </w:rPr>
      </w:pPr>
    </w:p>
    <w:p w14:paraId="1C10D948" w14:textId="77777777" w:rsidR="00CB7081" w:rsidRDefault="00CB7081" w:rsidP="00CB7081">
      <w:pPr>
        <w:jc w:val="both"/>
        <w:rPr>
          <w:rFonts w:ascii="Arial" w:hAnsi="Arial" w:cs="Arial"/>
          <w:b/>
          <w:bCs/>
          <w:sz w:val="20"/>
          <w:szCs w:val="20"/>
          <w:lang w:val="es-MX"/>
        </w:rPr>
      </w:pPr>
      <w:r w:rsidRPr="008C773A">
        <w:rPr>
          <w:rFonts w:ascii="Arial" w:hAnsi="Arial" w:cs="Arial"/>
          <w:b/>
          <w:bCs/>
          <w:sz w:val="20"/>
          <w:szCs w:val="20"/>
          <w:lang w:val="es-MX"/>
        </w:rPr>
        <w:t>Para la viabilidad técnica se consideró los siguiente:</w:t>
      </w:r>
    </w:p>
    <w:p w14:paraId="45572D00" w14:textId="77777777" w:rsidR="00CB7081" w:rsidRPr="008C773A" w:rsidRDefault="00CB7081" w:rsidP="00CB7081">
      <w:pPr>
        <w:jc w:val="both"/>
        <w:rPr>
          <w:rFonts w:ascii="Arial" w:hAnsi="Arial" w:cs="Arial"/>
          <w:b/>
          <w:bCs/>
          <w:sz w:val="20"/>
          <w:szCs w:val="20"/>
          <w:lang w:val="es-MX"/>
        </w:rPr>
      </w:pPr>
    </w:p>
    <w:p w14:paraId="4D6C52EE"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Para la disponibilidad de materiales se consideraron en su mayoría componentes de genéricos de propósito general.</w:t>
      </w:r>
    </w:p>
    <w:p w14:paraId="4FB66201"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Para el equipamiento se revisaron los equipos de medición disponibles en pañol como los que poseíamos.</w:t>
      </w:r>
    </w:p>
    <w:p w14:paraId="22DAAFA2" w14:textId="77777777" w:rsidR="00CB7081" w:rsidRDefault="00CB7081" w:rsidP="00CB7081">
      <w:pPr>
        <w:jc w:val="both"/>
        <w:rPr>
          <w:rFonts w:ascii="Arial" w:hAnsi="Arial" w:cs="Arial"/>
          <w:sz w:val="20"/>
          <w:szCs w:val="20"/>
          <w:lang w:val="es-MX"/>
        </w:rPr>
      </w:pPr>
      <w:r w:rsidRPr="008C773A">
        <w:rPr>
          <w:rFonts w:ascii="Arial" w:hAnsi="Arial" w:cs="Arial"/>
          <w:sz w:val="20"/>
          <w:szCs w:val="20"/>
          <w:lang w:val="es-MX"/>
        </w:rPr>
        <w:t>Como lugar de pruebas se propuso alternar entre trabajar en el laborío de máquinas eléctricas de Inacap y el taller dispuesto por parte de uno de nosotros.</w:t>
      </w:r>
    </w:p>
    <w:p w14:paraId="365A838E" w14:textId="77777777" w:rsidR="00CB7081" w:rsidRPr="008C773A" w:rsidRDefault="00CB7081" w:rsidP="00CB7081">
      <w:pPr>
        <w:jc w:val="both"/>
        <w:rPr>
          <w:rFonts w:ascii="Arial" w:hAnsi="Arial" w:cs="Arial"/>
          <w:sz w:val="20"/>
          <w:szCs w:val="20"/>
          <w:lang w:val="es-MX"/>
        </w:rPr>
      </w:pPr>
    </w:p>
    <w:p w14:paraId="3A90A993" w14:textId="77777777" w:rsidR="00CB7081" w:rsidRDefault="00CB7081" w:rsidP="00CB7081">
      <w:pPr>
        <w:jc w:val="both"/>
        <w:rPr>
          <w:rFonts w:ascii="Arial" w:hAnsi="Arial" w:cs="Arial"/>
          <w:sz w:val="20"/>
          <w:szCs w:val="20"/>
          <w:lang w:val="es-MX"/>
        </w:rPr>
      </w:pPr>
      <w:r w:rsidRPr="008C773A">
        <w:rPr>
          <w:rFonts w:ascii="Arial" w:hAnsi="Arial" w:cs="Arial"/>
          <w:b/>
          <w:bCs/>
          <w:sz w:val="20"/>
          <w:szCs w:val="20"/>
          <w:lang w:val="es-MX"/>
        </w:rPr>
        <w:t>Para la viabilidad económica</w:t>
      </w:r>
      <w:r w:rsidRPr="008C773A">
        <w:rPr>
          <w:rFonts w:ascii="Arial" w:hAnsi="Arial" w:cs="Arial"/>
          <w:sz w:val="20"/>
          <w:szCs w:val="20"/>
          <w:lang w:val="es-MX"/>
        </w:rPr>
        <w:t>:</w:t>
      </w:r>
    </w:p>
    <w:p w14:paraId="44BAF910" w14:textId="77777777" w:rsidR="00CB7081" w:rsidRPr="008C773A" w:rsidRDefault="00CB7081" w:rsidP="00CB7081">
      <w:pPr>
        <w:jc w:val="both"/>
        <w:rPr>
          <w:rFonts w:ascii="Arial" w:hAnsi="Arial" w:cs="Arial"/>
          <w:sz w:val="20"/>
          <w:szCs w:val="20"/>
          <w:lang w:val="es-MX"/>
        </w:rPr>
      </w:pPr>
    </w:p>
    <w:p w14:paraId="5AC6506E"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Se considero amortizar costos utilizando licencias de software suministradas por INACAP.</w:t>
      </w:r>
    </w:p>
    <w:p w14:paraId="0508789C"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También se sacó un costo aproximado de materiales en las fases tempranas del proyecto, principalmente en la ingeniería conceptual, para hacernos una idea del costo en materiales y que era factible adquirirlos con recursos económicos disponibles por nuestra parte.</w:t>
      </w:r>
    </w:p>
    <w:p w14:paraId="3107BAAF" w14:textId="77777777" w:rsidR="00CB7081" w:rsidRPr="008C773A" w:rsidRDefault="00CB7081" w:rsidP="00CB7081">
      <w:pPr>
        <w:jc w:val="both"/>
        <w:rPr>
          <w:rFonts w:ascii="Arial" w:hAnsi="Arial" w:cs="Arial"/>
          <w:sz w:val="20"/>
          <w:szCs w:val="20"/>
          <w:lang w:val="es-MX"/>
        </w:rPr>
      </w:pPr>
      <w:r w:rsidRPr="008C773A">
        <w:rPr>
          <w:rFonts w:ascii="Arial" w:hAnsi="Arial" w:cs="Arial"/>
          <w:sz w:val="20"/>
          <w:szCs w:val="20"/>
          <w:lang w:val="es-MX"/>
        </w:rPr>
        <w:t>Vistos estos puntos se dispuso que el desarrollo e implementación del dispositivo fue factible.</w:t>
      </w:r>
    </w:p>
    <w:p w14:paraId="1091A664" w14:textId="77777777" w:rsidR="00CB7081" w:rsidRPr="008C773A" w:rsidRDefault="00CB7081" w:rsidP="00CB7081">
      <w:pPr>
        <w:jc w:val="both"/>
        <w:rPr>
          <w:rFonts w:ascii="Arial" w:hAnsi="Arial" w:cs="Arial"/>
          <w:sz w:val="20"/>
          <w:szCs w:val="20"/>
          <w:lang w:val="es-MX"/>
        </w:rPr>
      </w:pPr>
    </w:p>
    <w:p w14:paraId="3EA90380" w14:textId="77777777" w:rsidR="00CB7081" w:rsidRPr="008C773A" w:rsidRDefault="00CB7081" w:rsidP="00CB7081">
      <w:pPr>
        <w:jc w:val="both"/>
        <w:rPr>
          <w:rFonts w:ascii="Arial" w:hAnsi="Arial" w:cs="Arial"/>
          <w:sz w:val="20"/>
          <w:szCs w:val="20"/>
          <w:lang w:val="es-MX"/>
        </w:rPr>
      </w:pPr>
    </w:p>
    <w:p w14:paraId="74F80FAD" w14:textId="77777777" w:rsidR="00CB7081" w:rsidRDefault="00CB7081" w:rsidP="00CB7081">
      <w:pPr>
        <w:jc w:val="both"/>
        <w:rPr>
          <w:rFonts w:ascii="Arial" w:hAnsi="Arial" w:cs="Arial"/>
          <w:b/>
          <w:bCs/>
          <w:sz w:val="20"/>
          <w:szCs w:val="20"/>
          <w:lang w:val="es-MX"/>
        </w:rPr>
      </w:pPr>
      <w:r w:rsidRPr="00CB7081">
        <w:rPr>
          <w:rFonts w:ascii="Arial" w:hAnsi="Arial" w:cs="Arial"/>
          <w:b/>
          <w:bCs/>
          <w:sz w:val="20"/>
          <w:szCs w:val="20"/>
          <w:lang w:val="es-MX"/>
        </w:rPr>
        <w:t>Resumen y agradecimientos:</w:t>
      </w:r>
    </w:p>
    <w:p w14:paraId="79B50775" w14:textId="77777777" w:rsidR="00CB7081" w:rsidRPr="00CB7081" w:rsidRDefault="00CB7081" w:rsidP="00CB7081">
      <w:pPr>
        <w:jc w:val="both"/>
        <w:rPr>
          <w:rFonts w:ascii="Arial" w:hAnsi="Arial" w:cs="Arial"/>
          <w:b/>
          <w:bCs/>
          <w:sz w:val="20"/>
          <w:szCs w:val="20"/>
          <w:lang w:val="es-MX"/>
        </w:rPr>
      </w:pPr>
    </w:p>
    <w:p w14:paraId="6B7E594E" w14:textId="77777777" w:rsidR="00CB7081" w:rsidRPr="008C773A" w:rsidRDefault="00CB7081" w:rsidP="00CB7081">
      <w:pPr>
        <w:jc w:val="both"/>
        <w:rPr>
          <w:rFonts w:ascii="Arial" w:hAnsi="Arial" w:cs="Arial"/>
          <w:sz w:val="20"/>
          <w:szCs w:val="20"/>
          <w:lang w:val="es-MX"/>
        </w:rPr>
      </w:pPr>
      <w:r>
        <w:rPr>
          <w:rFonts w:ascii="Arial" w:hAnsi="Arial" w:cs="Arial"/>
          <w:sz w:val="20"/>
          <w:szCs w:val="20"/>
          <w:lang w:val="es-MX"/>
        </w:rPr>
        <w:t>se resumen que el desarrollo del proyecto logro ser exitoso a pesar de las complicaciones que pudiera existir y se agradece a quienes que estuvieron disponibles con su apoyo en diversos ámbitos a lo largo del proceso.</w:t>
      </w:r>
    </w:p>
    <w:p w14:paraId="1347F6C5" w14:textId="77777777" w:rsidR="00B576A0" w:rsidRDefault="00B576A0" w:rsidP="009A4BA3">
      <w:pPr>
        <w:tabs>
          <w:tab w:val="right" w:leader="dot" w:pos="9678"/>
        </w:tabs>
        <w:spacing w:line="276" w:lineRule="auto"/>
        <w:rPr>
          <w:rFonts w:ascii="Calibri" w:eastAsia="Calibri" w:hAnsi="Calibri" w:cs="Times New Roman"/>
          <w:color w:val="404040"/>
          <w:sz w:val="22"/>
          <w:szCs w:val="22"/>
          <w:lang w:eastAsia="en-US" w:bidi="ar-SA"/>
        </w:rPr>
      </w:pPr>
    </w:p>
    <w:p w14:paraId="49268FF4" w14:textId="77777777" w:rsidR="005F6789" w:rsidRDefault="005F6789" w:rsidP="009A4BA3">
      <w:pPr>
        <w:tabs>
          <w:tab w:val="right" w:leader="dot" w:pos="9678"/>
        </w:tabs>
        <w:spacing w:line="276" w:lineRule="auto"/>
        <w:rPr>
          <w:rFonts w:ascii="Calibri" w:eastAsia="Calibri" w:hAnsi="Calibri" w:cs="Times New Roman"/>
          <w:color w:val="404040"/>
          <w:sz w:val="22"/>
          <w:szCs w:val="22"/>
          <w:lang w:eastAsia="en-US" w:bidi="ar-SA"/>
        </w:rPr>
      </w:pPr>
    </w:p>
    <w:p w14:paraId="1742C260"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2AA8202A" w14:textId="77777777" w:rsidR="00AC13BC" w:rsidRDefault="00AC13BC" w:rsidP="009A4BA3">
      <w:pPr>
        <w:tabs>
          <w:tab w:val="right" w:leader="dot" w:pos="9678"/>
        </w:tabs>
        <w:spacing w:line="276" w:lineRule="auto"/>
        <w:rPr>
          <w:rFonts w:ascii="Calibri" w:eastAsia="Calibri" w:hAnsi="Calibri" w:cs="Times New Roman"/>
          <w:color w:val="404040"/>
          <w:sz w:val="22"/>
          <w:szCs w:val="22"/>
          <w:lang w:eastAsia="en-US" w:bidi="ar-SA"/>
        </w:rPr>
      </w:pPr>
    </w:p>
    <w:p w14:paraId="417577AF" w14:textId="77777777" w:rsidR="00AC13BC" w:rsidRDefault="00AC13BC" w:rsidP="009A4BA3">
      <w:pPr>
        <w:tabs>
          <w:tab w:val="right" w:leader="dot" w:pos="9678"/>
        </w:tabs>
        <w:spacing w:line="276" w:lineRule="auto"/>
        <w:rPr>
          <w:rFonts w:ascii="Calibri" w:eastAsia="Calibri" w:hAnsi="Calibri" w:cs="Times New Roman"/>
          <w:color w:val="404040"/>
          <w:sz w:val="22"/>
          <w:szCs w:val="22"/>
          <w:lang w:eastAsia="en-US" w:bidi="ar-SA"/>
        </w:rPr>
      </w:pPr>
    </w:p>
    <w:p w14:paraId="43DF5E1C"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4B7FFDC3"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42FCF5E1" w14:textId="77777777" w:rsidR="00F16ECF" w:rsidRDefault="00F16ECF" w:rsidP="009A4BA3">
      <w:pPr>
        <w:tabs>
          <w:tab w:val="right" w:leader="dot" w:pos="9678"/>
        </w:tabs>
        <w:spacing w:line="276" w:lineRule="auto"/>
        <w:rPr>
          <w:rFonts w:ascii="Calibri" w:eastAsia="Calibri" w:hAnsi="Calibri" w:cs="Times New Roman"/>
          <w:color w:val="404040"/>
          <w:sz w:val="22"/>
          <w:szCs w:val="22"/>
          <w:lang w:eastAsia="en-US" w:bidi="ar-SA"/>
        </w:rPr>
      </w:pPr>
    </w:p>
    <w:p w14:paraId="2684B8F5" w14:textId="40ACEDD8" w:rsidR="00A60BDC" w:rsidRPr="000A6561" w:rsidRDefault="00A60BDC" w:rsidP="00120992">
      <w:pPr>
        <w:pStyle w:val="Ttulo3"/>
      </w:pPr>
      <w:bookmarkStart w:id="6" w:name="_Toc460929660"/>
      <w:bookmarkStart w:id="7" w:name="_Toc154578508"/>
      <w:r w:rsidRPr="000A6561">
        <w:lastRenderedPageBreak/>
        <w:t>Introducción</w:t>
      </w:r>
      <w:bookmarkEnd w:id="6"/>
      <w:bookmarkEnd w:id="7"/>
    </w:p>
    <w:p w14:paraId="69A40E8D" w14:textId="77777777" w:rsidR="00667BE6" w:rsidRDefault="00667BE6" w:rsidP="00667BE6"/>
    <w:p w14:paraId="25A0F94A" w14:textId="77777777" w:rsidR="00667BE6" w:rsidRPr="00543790" w:rsidRDefault="00667BE6" w:rsidP="00543790">
      <w:pPr>
        <w:jc w:val="both"/>
        <w:rPr>
          <w:rFonts w:ascii="Arial" w:hAnsi="Arial" w:cs="Arial"/>
          <w:sz w:val="20"/>
          <w:szCs w:val="20"/>
        </w:rPr>
      </w:pPr>
      <w:r w:rsidRPr="00543790">
        <w:rPr>
          <w:rFonts w:ascii="Arial" w:hAnsi="Arial" w:cs="Arial"/>
          <w:sz w:val="20"/>
          <w:szCs w:val="20"/>
        </w:rPr>
        <w:t>En la actualidad, la eficiencia energética se ha convertido en un tema crucial en el mundo de la electrónica y la ingeniería eléctrica. El factor de potencia es un aspecto fundamental que determina la eficiencia con la que se utiliza la energía eléctrica en sistemas industriales y comerciales. La corrección del factor de potencia es esencial para optimizar el consumo de energía eléctrica y evitar costos adicionales en las facturas eléctricas. En este informe, presentamos un proyecto de corrección del factor de potencia mediante lógica difusa, una solución inteligente y dinámica que aborda este desafío de manera eficiente.</w:t>
      </w:r>
    </w:p>
    <w:p w14:paraId="2B88565D" w14:textId="77777777" w:rsidR="00E23C40" w:rsidRPr="00543790" w:rsidRDefault="00E23C40" w:rsidP="00543790">
      <w:pPr>
        <w:jc w:val="both"/>
        <w:rPr>
          <w:rFonts w:ascii="Arial" w:hAnsi="Arial" w:cs="Arial"/>
          <w:sz w:val="20"/>
          <w:szCs w:val="20"/>
        </w:rPr>
      </w:pPr>
    </w:p>
    <w:p w14:paraId="2865F664" w14:textId="1D5C6DA7" w:rsidR="00667BE6" w:rsidRPr="00543790" w:rsidRDefault="00667BE6" w:rsidP="00543790">
      <w:pPr>
        <w:jc w:val="both"/>
        <w:rPr>
          <w:rFonts w:ascii="Arial" w:hAnsi="Arial" w:cs="Arial"/>
          <w:sz w:val="20"/>
          <w:szCs w:val="20"/>
        </w:rPr>
      </w:pPr>
      <w:r w:rsidRPr="00543790">
        <w:rPr>
          <w:rFonts w:ascii="Arial" w:hAnsi="Arial" w:cs="Arial"/>
          <w:sz w:val="20"/>
          <w:szCs w:val="20"/>
        </w:rPr>
        <w:t>Los autores de este proyecto, Matías Olivares y Edgar Sazo, han desarrollado una propuesta innovadora para diseñar e implementar un dispositivo inteligente capaz de corregir el factor de potencia de manera automática y dinámica. Esta solución se basa en la aplicación de la lógica difusa y la utilización de tecnología de vanguardia.</w:t>
      </w:r>
    </w:p>
    <w:p w14:paraId="6AAA348A" w14:textId="77777777" w:rsidR="00E23C40" w:rsidRPr="00543790" w:rsidRDefault="00E23C40" w:rsidP="00543790">
      <w:pPr>
        <w:jc w:val="both"/>
        <w:rPr>
          <w:rFonts w:ascii="Arial" w:hAnsi="Arial" w:cs="Arial"/>
          <w:sz w:val="20"/>
          <w:szCs w:val="20"/>
        </w:rPr>
      </w:pPr>
    </w:p>
    <w:p w14:paraId="1EAE86A6" w14:textId="77777777" w:rsidR="00667BE6" w:rsidRPr="00543790" w:rsidRDefault="00667BE6" w:rsidP="00543790">
      <w:pPr>
        <w:jc w:val="both"/>
        <w:rPr>
          <w:rFonts w:ascii="Arial" w:hAnsi="Arial" w:cs="Arial"/>
          <w:sz w:val="20"/>
          <w:szCs w:val="20"/>
        </w:rPr>
      </w:pPr>
      <w:r w:rsidRPr="00543790">
        <w:rPr>
          <w:rFonts w:ascii="Arial" w:hAnsi="Arial" w:cs="Arial"/>
          <w:sz w:val="20"/>
          <w:szCs w:val="20"/>
        </w:rPr>
        <w:t>En esta introducción, proporcionaremos una visión general de los objetivos del proyecto, el planteamiento del problema, la importancia del factor de potencia y las soluciones existentes en el mercado. Además, se expondrán los recursos y tecnologías que se utilizarán en el desarrollo del dispositivo, así como las normativas vigentes en Chile relacionadas con el factor de potencia. Finalmente, se describirán los criterios de evaluación económica y de rentabilidad, así como los procesos básicos y áreas de trabajo involucradas en el proyecto. Este informe proporcionará una visión completa de nuestra propuesta para corregir el factor de potencia en sistemas eléctricos industriales y comerciales de manera eficiente y automática.</w:t>
      </w:r>
    </w:p>
    <w:p w14:paraId="28705317" w14:textId="77777777" w:rsidR="00E23C40" w:rsidRDefault="00E23C40" w:rsidP="00E23C40"/>
    <w:p w14:paraId="78306973" w14:textId="77777777" w:rsidR="00E23C40" w:rsidRDefault="00E23C40" w:rsidP="00E23C40"/>
    <w:p w14:paraId="060A6AC1" w14:textId="77777777" w:rsidR="00667BE6" w:rsidRPr="00667BE6" w:rsidRDefault="00667BE6" w:rsidP="00667BE6"/>
    <w:p w14:paraId="3D0F1ADC" w14:textId="77777777" w:rsidR="00D80673" w:rsidRDefault="00D80673" w:rsidP="00D80673">
      <w:pPr>
        <w:pStyle w:val="Estilo4"/>
      </w:pPr>
    </w:p>
    <w:p w14:paraId="4297FBE5" w14:textId="77777777" w:rsidR="00D80673" w:rsidRDefault="00D80673" w:rsidP="00D80673">
      <w:pPr>
        <w:pStyle w:val="Estilo4"/>
      </w:pPr>
    </w:p>
    <w:p w14:paraId="4E78939E" w14:textId="77777777" w:rsidR="00D80673" w:rsidRDefault="00D80673" w:rsidP="00D80673">
      <w:pPr>
        <w:pStyle w:val="Estilo4"/>
      </w:pPr>
    </w:p>
    <w:p w14:paraId="266358E9" w14:textId="77777777" w:rsidR="00D80673" w:rsidRDefault="00D80673" w:rsidP="00D80673">
      <w:pPr>
        <w:pStyle w:val="Estilo4"/>
      </w:pPr>
    </w:p>
    <w:p w14:paraId="3813436B" w14:textId="77777777" w:rsidR="00D80673" w:rsidRDefault="00D80673" w:rsidP="00D80673">
      <w:pPr>
        <w:pStyle w:val="Estilo4"/>
      </w:pPr>
    </w:p>
    <w:p w14:paraId="1BD9526B" w14:textId="77777777" w:rsidR="00D80673" w:rsidRDefault="00D80673" w:rsidP="00D80673">
      <w:pPr>
        <w:pStyle w:val="Estilo4"/>
      </w:pPr>
    </w:p>
    <w:p w14:paraId="2B37033B" w14:textId="77777777" w:rsidR="00D80673" w:rsidRDefault="00D80673" w:rsidP="00D80673">
      <w:pPr>
        <w:pStyle w:val="Estilo4"/>
      </w:pPr>
    </w:p>
    <w:p w14:paraId="340A095B" w14:textId="77777777" w:rsidR="00D80673" w:rsidRDefault="00D80673" w:rsidP="00D80673">
      <w:pPr>
        <w:pStyle w:val="Estilo4"/>
      </w:pPr>
    </w:p>
    <w:p w14:paraId="45335893" w14:textId="77777777" w:rsidR="00D80673" w:rsidRDefault="00D80673" w:rsidP="00D80673">
      <w:pPr>
        <w:pStyle w:val="Estilo4"/>
      </w:pPr>
    </w:p>
    <w:p w14:paraId="3F02095A" w14:textId="77777777" w:rsidR="00D80673" w:rsidRDefault="00D80673" w:rsidP="00D80673">
      <w:pPr>
        <w:pStyle w:val="Estilo4"/>
      </w:pPr>
    </w:p>
    <w:p w14:paraId="4036B0DF" w14:textId="77777777" w:rsidR="00D80673" w:rsidRDefault="00D80673" w:rsidP="00D80673">
      <w:pPr>
        <w:pStyle w:val="Estilo4"/>
      </w:pPr>
    </w:p>
    <w:p w14:paraId="2BC448A3" w14:textId="77777777" w:rsidR="00D80673" w:rsidRDefault="00D80673" w:rsidP="00D80673">
      <w:pPr>
        <w:pStyle w:val="Estilo4"/>
      </w:pPr>
    </w:p>
    <w:p w14:paraId="61DD4768" w14:textId="77777777" w:rsidR="00D80673" w:rsidRDefault="00D80673" w:rsidP="00D80673">
      <w:pPr>
        <w:pStyle w:val="Estilo4"/>
      </w:pPr>
    </w:p>
    <w:p w14:paraId="3EF33A16" w14:textId="77777777" w:rsidR="00D80673" w:rsidRDefault="00D80673" w:rsidP="00D80673">
      <w:pPr>
        <w:pStyle w:val="Estilo4"/>
      </w:pPr>
    </w:p>
    <w:p w14:paraId="59DD1586" w14:textId="77777777" w:rsidR="00D80673" w:rsidRDefault="00D80673" w:rsidP="00D80673">
      <w:pPr>
        <w:pStyle w:val="Estilo4"/>
      </w:pPr>
    </w:p>
    <w:p w14:paraId="633660DC" w14:textId="77777777" w:rsidR="008F66B4" w:rsidRDefault="008F66B4" w:rsidP="00D80673">
      <w:pPr>
        <w:pStyle w:val="Estilo4"/>
      </w:pPr>
    </w:p>
    <w:p w14:paraId="727A769B" w14:textId="77777777" w:rsidR="008F66B4" w:rsidRDefault="008F66B4" w:rsidP="00D80673">
      <w:pPr>
        <w:pStyle w:val="Estilo4"/>
      </w:pPr>
    </w:p>
    <w:p w14:paraId="28C63DD4" w14:textId="77777777" w:rsidR="008F66B4" w:rsidRDefault="008F66B4" w:rsidP="00D80673">
      <w:pPr>
        <w:pStyle w:val="Estilo4"/>
      </w:pPr>
    </w:p>
    <w:p w14:paraId="439B7C5B" w14:textId="77777777" w:rsidR="000A3852" w:rsidRDefault="000A3852" w:rsidP="00D80673">
      <w:pPr>
        <w:pStyle w:val="Estilo4"/>
      </w:pPr>
    </w:p>
    <w:p w14:paraId="436CA6BA" w14:textId="77777777" w:rsidR="00D80673" w:rsidRDefault="00D80673" w:rsidP="00D80673">
      <w:pPr>
        <w:pStyle w:val="Estilo4"/>
      </w:pPr>
    </w:p>
    <w:p w14:paraId="4E1C4E73" w14:textId="77777777" w:rsidR="00D80673" w:rsidRDefault="00D80673" w:rsidP="00D80673">
      <w:pPr>
        <w:pStyle w:val="Estilo4"/>
      </w:pPr>
    </w:p>
    <w:p w14:paraId="5EC36BC0" w14:textId="77777777" w:rsidR="00D80673" w:rsidRDefault="00D80673" w:rsidP="00D80673">
      <w:pPr>
        <w:pStyle w:val="Estilo4"/>
      </w:pPr>
    </w:p>
    <w:p w14:paraId="27736220" w14:textId="77777777" w:rsidR="00E63686" w:rsidRDefault="00E63686" w:rsidP="00D80673">
      <w:pPr>
        <w:pStyle w:val="Estilo4"/>
      </w:pPr>
    </w:p>
    <w:p w14:paraId="557BEF76" w14:textId="77777777" w:rsidR="00E63686" w:rsidRDefault="00E63686" w:rsidP="00D80673">
      <w:pPr>
        <w:pStyle w:val="Estilo4"/>
      </w:pPr>
    </w:p>
    <w:p w14:paraId="0E9932F8" w14:textId="77777777" w:rsidR="0094594F" w:rsidRPr="003F0B58" w:rsidRDefault="0094594F" w:rsidP="00A60BDC">
      <w:pPr>
        <w:pStyle w:val="Estilo4"/>
        <w:spacing w:line="360" w:lineRule="auto"/>
        <w:rPr>
          <w:rFonts w:ascii="Arial" w:hAnsi="Arial" w:cs="Arial"/>
        </w:rPr>
      </w:pPr>
    </w:p>
    <w:p w14:paraId="743BDE6D" w14:textId="4FFC8AA9" w:rsidR="00D4162E" w:rsidRDefault="00A60BDC" w:rsidP="00120992">
      <w:pPr>
        <w:pStyle w:val="Ttulo3"/>
      </w:pPr>
      <w:bookmarkStart w:id="8" w:name="_Toc460929661"/>
      <w:bookmarkStart w:id="9" w:name="_Toc154578509"/>
      <w:r w:rsidRPr="00920133">
        <w:lastRenderedPageBreak/>
        <w:t>Ingeniería conceptual</w:t>
      </w:r>
      <w:bookmarkEnd w:id="8"/>
      <w:bookmarkEnd w:id="9"/>
    </w:p>
    <w:p w14:paraId="6EEB4E91" w14:textId="77777777" w:rsidR="00B41BC2" w:rsidRPr="00B41BC2" w:rsidRDefault="00B41BC2" w:rsidP="00B41BC2"/>
    <w:p w14:paraId="736440EB" w14:textId="77777777" w:rsidR="00D4162E" w:rsidRDefault="00C64AFC" w:rsidP="00284756">
      <w:pPr>
        <w:pStyle w:val="Ttulo2"/>
      </w:pPr>
      <w:bookmarkStart w:id="10" w:name="_Toc154578510"/>
      <w:r w:rsidRPr="00461BF2">
        <w:t xml:space="preserve">Objetivo </w:t>
      </w:r>
      <w:r w:rsidRPr="00D4162E">
        <w:t>general</w:t>
      </w:r>
      <w:r w:rsidRPr="00322E82">
        <w:t>:</w:t>
      </w:r>
      <w:bookmarkEnd w:id="10"/>
      <w:r w:rsidRPr="00322E82">
        <w:t xml:space="preserve"> </w:t>
      </w:r>
    </w:p>
    <w:p w14:paraId="00B5D4EE" w14:textId="77777777" w:rsidR="00D4162E" w:rsidRDefault="00D4162E" w:rsidP="00C64AFC">
      <w:pPr>
        <w:pStyle w:val="Estilo4"/>
        <w:rPr>
          <w:rFonts w:ascii="Arial" w:eastAsia="Times New Roman" w:hAnsi="Arial" w:cs="Arial"/>
          <w:color w:val="000000" w:themeColor="text1"/>
          <w:sz w:val="20"/>
          <w:szCs w:val="20"/>
          <w:lang w:val="es-ES" w:bidi="hi-IN"/>
        </w:rPr>
      </w:pPr>
    </w:p>
    <w:p w14:paraId="451C4AAE" w14:textId="2197B7FF" w:rsidR="00C64AFC" w:rsidRPr="00322E82" w:rsidRDefault="00D4162E" w:rsidP="00C64AFC">
      <w:pPr>
        <w:pStyle w:val="Estilo4"/>
        <w:rPr>
          <w:rFonts w:ascii="Arial" w:eastAsia="Times New Roman" w:hAnsi="Arial" w:cs="Arial"/>
          <w:color w:val="000000" w:themeColor="text1"/>
          <w:sz w:val="20"/>
          <w:szCs w:val="20"/>
          <w:lang w:val="es-ES" w:bidi="hi-IN"/>
        </w:rPr>
      </w:pPr>
      <w:r>
        <w:rPr>
          <w:rFonts w:ascii="Arial" w:eastAsia="Times New Roman" w:hAnsi="Arial" w:cs="Arial"/>
          <w:color w:val="000000" w:themeColor="text1"/>
          <w:sz w:val="20"/>
          <w:szCs w:val="20"/>
          <w:lang w:val="es-ES" w:bidi="hi-IN"/>
        </w:rPr>
        <w:t>D</w:t>
      </w:r>
      <w:r w:rsidR="00C64AFC" w:rsidRPr="00322E82">
        <w:rPr>
          <w:rFonts w:ascii="Arial" w:eastAsia="Times New Roman" w:hAnsi="Arial" w:cs="Arial"/>
          <w:color w:val="000000" w:themeColor="text1"/>
          <w:sz w:val="20"/>
          <w:szCs w:val="20"/>
          <w:lang w:val="es-ES" w:bidi="hi-IN"/>
        </w:rPr>
        <w:t>iseñ</w:t>
      </w:r>
      <w:r>
        <w:rPr>
          <w:rFonts w:ascii="Arial" w:eastAsia="Times New Roman" w:hAnsi="Arial" w:cs="Arial"/>
          <w:color w:val="000000" w:themeColor="text1"/>
          <w:sz w:val="20"/>
          <w:szCs w:val="20"/>
          <w:lang w:val="es-ES" w:bidi="hi-IN"/>
        </w:rPr>
        <w:t>ar</w:t>
      </w:r>
      <w:r w:rsidR="00C64AFC" w:rsidRPr="00322E82">
        <w:rPr>
          <w:rFonts w:ascii="Arial" w:eastAsia="Times New Roman" w:hAnsi="Arial" w:cs="Arial"/>
          <w:color w:val="000000" w:themeColor="text1"/>
          <w:sz w:val="20"/>
          <w:szCs w:val="20"/>
          <w:lang w:val="es-ES" w:bidi="hi-IN"/>
        </w:rPr>
        <w:t xml:space="preserve"> e implementa</w:t>
      </w:r>
      <w:r>
        <w:rPr>
          <w:rFonts w:ascii="Arial" w:eastAsia="Times New Roman" w:hAnsi="Arial" w:cs="Arial"/>
          <w:color w:val="000000" w:themeColor="text1"/>
          <w:sz w:val="20"/>
          <w:szCs w:val="20"/>
          <w:lang w:val="es-ES" w:bidi="hi-IN"/>
        </w:rPr>
        <w:t xml:space="preserve">r </w:t>
      </w:r>
      <w:r w:rsidR="00C64AFC" w:rsidRPr="00322E82">
        <w:rPr>
          <w:rFonts w:ascii="Arial" w:eastAsia="Times New Roman" w:hAnsi="Arial" w:cs="Arial"/>
          <w:color w:val="000000" w:themeColor="text1"/>
          <w:sz w:val="20"/>
          <w:szCs w:val="20"/>
          <w:lang w:val="es-ES" w:bidi="hi-IN"/>
        </w:rPr>
        <w:t>un dispositivo inteligente para corregir el factor de potencia</w:t>
      </w:r>
      <w:r>
        <w:rPr>
          <w:rFonts w:ascii="Arial" w:eastAsia="Times New Roman" w:hAnsi="Arial" w:cs="Arial"/>
          <w:color w:val="000000" w:themeColor="text1"/>
          <w:sz w:val="20"/>
          <w:szCs w:val="20"/>
          <w:lang w:val="es-ES" w:bidi="hi-IN"/>
        </w:rPr>
        <w:t xml:space="preserve"> automáticamente según lo requiera la situación.</w:t>
      </w:r>
    </w:p>
    <w:p w14:paraId="6969C229" w14:textId="77777777" w:rsidR="00C64AFC" w:rsidRDefault="00C64AFC" w:rsidP="00C64AFC">
      <w:pPr>
        <w:pStyle w:val="Estilo4"/>
        <w:rPr>
          <w:rFonts w:ascii="Arial" w:eastAsia="Times New Roman" w:hAnsi="Arial" w:cs="Arial"/>
          <w:color w:val="000000" w:themeColor="text1"/>
          <w:sz w:val="20"/>
          <w:szCs w:val="20"/>
          <w:lang w:val="es-ES" w:bidi="hi-IN"/>
        </w:rPr>
      </w:pPr>
    </w:p>
    <w:p w14:paraId="1F84DC13" w14:textId="77777777" w:rsidR="00B41BC2" w:rsidRDefault="00B41BC2" w:rsidP="00C64AFC">
      <w:pPr>
        <w:pStyle w:val="Estilo4"/>
        <w:rPr>
          <w:rFonts w:ascii="Arial" w:eastAsia="Times New Roman" w:hAnsi="Arial" w:cs="Arial"/>
          <w:color w:val="000000" w:themeColor="text1"/>
          <w:sz w:val="20"/>
          <w:szCs w:val="20"/>
          <w:lang w:val="es-ES" w:bidi="hi-IN"/>
        </w:rPr>
      </w:pPr>
    </w:p>
    <w:p w14:paraId="0CAC6E8D" w14:textId="77777777" w:rsidR="00B41BC2" w:rsidRDefault="00B41BC2" w:rsidP="00C64AFC">
      <w:pPr>
        <w:pStyle w:val="Estilo4"/>
        <w:rPr>
          <w:rFonts w:ascii="Arial" w:eastAsia="Times New Roman" w:hAnsi="Arial" w:cs="Arial"/>
          <w:color w:val="000000" w:themeColor="text1"/>
          <w:sz w:val="20"/>
          <w:szCs w:val="20"/>
          <w:lang w:val="es-ES" w:bidi="hi-IN"/>
        </w:rPr>
      </w:pPr>
    </w:p>
    <w:p w14:paraId="194A8DA4" w14:textId="25006722" w:rsidR="00C64AFC" w:rsidRDefault="00C64AFC" w:rsidP="00920133">
      <w:pPr>
        <w:pStyle w:val="Ttulo2"/>
        <w:rPr>
          <w:rFonts w:cs="Arial"/>
          <w:sz w:val="20"/>
          <w:szCs w:val="20"/>
          <w:lang w:val="es-ES"/>
        </w:rPr>
      </w:pPr>
      <w:bookmarkStart w:id="11" w:name="_Toc154578511"/>
      <w:r w:rsidRPr="00D4162E">
        <w:rPr>
          <w:lang w:val="es-ES"/>
        </w:rPr>
        <w:t>Objetivos específicos</w:t>
      </w:r>
      <w:r w:rsidRPr="00322E82">
        <w:rPr>
          <w:rFonts w:cs="Arial"/>
          <w:sz w:val="20"/>
          <w:szCs w:val="20"/>
          <w:lang w:val="es-ES"/>
        </w:rPr>
        <w:t>:</w:t>
      </w:r>
      <w:bookmarkEnd w:id="11"/>
    </w:p>
    <w:p w14:paraId="2D10C9CA" w14:textId="77777777" w:rsidR="00D4162E" w:rsidRPr="00322E82" w:rsidRDefault="00D4162E" w:rsidP="00C64AFC">
      <w:pPr>
        <w:pStyle w:val="Estilo4"/>
        <w:rPr>
          <w:rFonts w:ascii="Arial" w:eastAsia="Times New Roman" w:hAnsi="Arial" w:cs="Arial"/>
          <w:color w:val="000000" w:themeColor="text1"/>
          <w:sz w:val="20"/>
          <w:szCs w:val="20"/>
          <w:lang w:val="es-ES" w:bidi="hi-IN"/>
        </w:rPr>
      </w:pPr>
    </w:p>
    <w:p w14:paraId="5C2891E3" w14:textId="07828E6B" w:rsidR="00C64AFC" w:rsidRPr="00322E82" w:rsidRDefault="00CD1713" w:rsidP="008236B2">
      <w:pPr>
        <w:pStyle w:val="Estilo4"/>
        <w:numPr>
          <w:ilvl w:val="0"/>
          <w:numId w:val="4"/>
        </w:numPr>
        <w:rPr>
          <w:rFonts w:ascii="Arial" w:eastAsia="Times New Roman" w:hAnsi="Arial" w:cs="Arial"/>
          <w:color w:val="000000" w:themeColor="text1"/>
          <w:sz w:val="20"/>
          <w:szCs w:val="20"/>
          <w:lang w:val="es-ES" w:bidi="hi-IN"/>
        </w:rPr>
      </w:pPr>
      <w:r>
        <w:rPr>
          <w:rFonts w:ascii="Arial" w:eastAsia="Times New Roman" w:hAnsi="Arial" w:cs="Arial"/>
          <w:color w:val="000000" w:themeColor="text1"/>
          <w:sz w:val="20"/>
          <w:szCs w:val="20"/>
          <w:lang w:val="es-ES" w:bidi="hi-IN"/>
        </w:rPr>
        <w:t>D</w:t>
      </w:r>
      <w:r w:rsidRPr="00322E82">
        <w:rPr>
          <w:rFonts w:ascii="Arial" w:eastAsia="Times New Roman" w:hAnsi="Arial" w:cs="Arial"/>
          <w:color w:val="000000" w:themeColor="text1"/>
          <w:sz w:val="20"/>
          <w:szCs w:val="20"/>
          <w:lang w:val="es-ES" w:bidi="hi-IN"/>
        </w:rPr>
        <w:t>iseñar</w:t>
      </w:r>
      <w:r w:rsidR="00C64AFC" w:rsidRPr="00322E82">
        <w:rPr>
          <w:rFonts w:ascii="Arial" w:eastAsia="Times New Roman" w:hAnsi="Arial" w:cs="Arial"/>
          <w:color w:val="000000" w:themeColor="text1"/>
          <w:sz w:val="20"/>
          <w:szCs w:val="20"/>
          <w:lang w:val="es-ES" w:bidi="hi-IN"/>
        </w:rPr>
        <w:t xml:space="preserve"> un dispositivo que sea capaz de censar tanto corriente como voltaje de una red eléctrica.</w:t>
      </w:r>
    </w:p>
    <w:p w14:paraId="1B718BFB" w14:textId="77777777" w:rsidR="00C64AFC" w:rsidRPr="00322E82" w:rsidRDefault="00C64AFC" w:rsidP="008236B2">
      <w:pPr>
        <w:pStyle w:val="Estilo4"/>
        <w:numPr>
          <w:ilvl w:val="0"/>
          <w:numId w:val="4"/>
        </w:numPr>
        <w:rPr>
          <w:rFonts w:ascii="Arial" w:eastAsia="Times New Roman" w:hAnsi="Arial" w:cs="Arial"/>
          <w:color w:val="000000" w:themeColor="text1"/>
          <w:sz w:val="20"/>
          <w:szCs w:val="20"/>
          <w:lang w:val="es-ES" w:bidi="hi-IN"/>
        </w:rPr>
      </w:pPr>
      <w:r w:rsidRPr="00322E82">
        <w:rPr>
          <w:rFonts w:ascii="Arial" w:eastAsia="Times New Roman" w:hAnsi="Arial" w:cs="Arial"/>
          <w:color w:val="000000" w:themeColor="text1"/>
          <w:sz w:val="20"/>
          <w:szCs w:val="20"/>
          <w:lang w:val="es-ES" w:bidi="hi-IN"/>
        </w:rPr>
        <w:t>A través de lógica difusa sea capaz de corregir el factor de potencia de forma dinámica.</w:t>
      </w:r>
    </w:p>
    <w:p w14:paraId="70BD7EF0" w14:textId="77777777" w:rsidR="00CD1713" w:rsidRDefault="00CD1713" w:rsidP="008236B2">
      <w:pPr>
        <w:pStyle w:val="Estilo4"/>
        <w:numPr>
          <w:ilvl w:val="0"/>
          <w:numId w:val="4"/>
        </w:numPr>
        <w:rPr>
          <w:rFonts w:ascii="Arial" w:eastAsia="Times New Roman" w:hAnsi="Arial" w:cs="Arial"/>
          <w:color w:val="000000" w:themeColor="text1"/>
          <w:sz w:val="20"/>
          <w:szCs w:val="20"/>
          <w:lang w:val="es-ES" w:bidi="hi-IN"/>
        </w:rPr>
      </w:pPr>
      <w:r>
        <w:rPr>
          <w:rFonts w:ascii="Arial" w:eastAsia="Times New Roman" w:hAnsi="Arial" w:cs="Arial"/>
          <w:color w:val="000000" w:themeColor="text1"/>
          <w:sz w:val="20"/>
          <w:szCs w:val="20"/>
          <w:lang w:val="es-ES" w:bidi="hi-IN"/>
        </w:rPr>
        <w:t>Corregir el factor de potencia mediante lógica difusa.</w:t>
      </w:r>
    </w:p>
    <w:p w14:paraId="30BBBB38" w14:textId="77777777" w:rsidR="00CD1713" w:rsidRDefault="00CD1713" w:rsidP="008236B2">
      <w:pPr>
        <w:pStyle w:val="Estilo4"/>
        <w:numPr>
          <w:ilvl w:val="0"/>
          <w:numId w:val="4"/>
        </w:numPr>
        <w:rPr>
          <w:rFonts w:ascii="Arial" w:eastAsia="Times New Roman" w:hAnsi="Arial" w:cs="Arial"/>
          <w:color w:val="000000" w:themeColor="text1"/>
          <w:sz w:val="20"/>
          <w:szCs w:val="20"/>
          <w:lang w:val="es-ES" w:bidi="hi-IN"/>
        </w:rPr>
      </w:pPr>
      <w:r>
        <w:rPr>
          <w:rFonts w:ascii="Arial" w:eastAsia="Times New Roman" w:hAnsi="Arial" w:cs="Arial"/>
          <w:color w:val="000000" w:themeColor="text1"/>
          <w:sz w:val="20"/>
          <w:szCs w:val="20"/>
          <w:lang w:val="es-ES" w:bidi="hi-IN"/>
        </w:rPr>
        <w:t>Conectividad con el propósito de configurar el dispositivo mediante una interfaz gráfica.</w:t>
      </w:r>
    </w:p>
    <w:p w14:paraId="2D0A1AE7" w14:textId="77777777" w:rsidR="00CD1713" w:rsidRDefault="00CD1713" w:rsidP="008236B2">
      <w:pPr>
        <w:pStyle w:val="Estilo4"/>
        <w:numPr>
          <w:ilvl w:val="0"/>
          <w:numId w:val="4"/>
        </w:numPr>
        <w:rPr>
          <w:rFonts w:ascii="Arial" w:eastAsia="Times New Roman" w:hAnsi="Arial" w:cs="Arial"/>
          <w:color w:val="000000" w:themeColor="text1"/>
          <w:sz w:val="20"/>
          <w:szCs w:val="20"/>
          <w:lang w:val="es-ES" w:bidi="hi-IN"/>
        </w:rPr>
      </w:pPr>
      <w:r>
        <w:rPr>
          <w:rFonts w:ascii="Arial" w:eastAsia="Times New Roman" w:hAnsi="Arial" w:cs="Arial"/>
          <w:color w:val="000000" w:themeColor="text1"/>
          <w:sz w:val="20"/>
          <w:szCs w:val="20"/>
          <w:lang w:val="es-ES" w:bidi="hi-IN"/>
        </w:rPr>
        <w:t>Capacidad de ser escalable y adaptarse distintas redes eléctricas.</w:t>
      </w:r>
    </w:p>
    <w:p w14:paraId="77B6D54C" w14:textId="5A1D76B4" w:rsidR="00CD1713" w:rsidRDefault="00CD1713" w:rsidP="008236B2">
      <w:pPr>
        <w:pStyle w:val="Estilo4"/>
        <w:numPr>
          <w:ilvl w:val="0"/>
          <w:numId w:val="4"/>
        </w:numPr>
        <w:rPr>
          <w:rFonts w:ascii="Arial" w:eastAsia="Times New Roman" w:hAnsi="Arial" w:cs="Arial"/>
          <w:color w:val="000000" w:themeColor="text1"/>
          <w:sz w:val="20"/>
          <w:szCs w:val="20"/>
          <w:lang w:val="es-ES" w:bidi="hi-IN"/>
        </w:rPr>
      </w:pPr>
      <w:r>
        <w:rPr>
          <w:rFonts w:ascii="Arial" w:eastAsia="Times New Roman" w:hAnsi="Arial" w:cs="Arial"/>
          <w:color w:val="000000" w:themeColor="text1"/>
          <w:sz w:val="20"/>
          <w:szCs w:val="20"/>
          <w:lang w:val="es-ES" w:bidi="hi-IN"/>
        </w:rPr>
        <w:t>Que permita el monitoreo de las variables de interés en un display empotrado en el dispositivo.</w:t>
      </w:r>
    </w:p>
    <w:p w14:paraId="3C21CC74" w14:textId="77777777" w:rsidR="00CD1713" w:rsidRDefault="00CD1713" w:rsidP="008236B2">
      <w:pPr>
        <w:pStyle w:val="Estilo4"/>
        <w:numPr>
          <w:ilvl w:val="0"/>
          <w:numId w:val="4"/>
        </w:numPr>
        <w:rPr>
          <w:rFonts w:ascii="Arial" w:eastAsia="Times New Roman" w:hAnsi="Arial" w:cs="Arial"/>
          <w:color w:val="000000" w:themeColor="text1"/>
          <w:sz w:val="20"/>
          <w:szCs w:val="20"/>
          <w:lang w:val="es-ES" w:bidi="hi-IN"/>
        </w:rPr>
      </w:pPr>
      <w:r>
        <w:rPr>
          <w:rFonts w:ascii="Arial" w:eastAsia="Times New Roman" w:hAnsi="Arial" w:cs="Arial"/>
          <w:color w:val="000000" w:themeColor="text1"/>
          <w:sz w:val="20"/>
          <w:szCs w:val="20"/>
          <w:lang w:val="es-ES" w:bidi="hi-IN"/>
        </w:rPr>
        <w:t xml:space="preserve">Para la selección de componentes se prioriza el uso de aquellos que estén disponibles para adquirir de forma local sin la necesidad de importar. </w:t>
      </w:r>
    </w:p>
    <w:p w14:paraId="77AD641D" w14:textId="13729E65" w:rsidR="00CD1713" w:rsidRPr="00322E82" w:rsidRDefault="00986756" w:rsidP="008236B2">
      <w:pPr>
        <w:pStyle w:val="Estilo4"/>
        <w:numPr>
          <w:ilvl w:val="0"/>
          <w:numId w:val="4"/>
        </w:numPr>
        <w:rPr>
          <w:rFonts w:ascii="Arial" w:eastAsia="Times New Roman" w:hAnsi="Arial" w:cs="Arial"/>
          <w:color w:val="000000" w:themeColor="text1"/>
          <w:sz w:val="20"/>
          <w:szCs w:val="20"/>
          <w:lang w:val="es-ES" w:bidi="hi-IN"/>
        </w:rPr>
      </w:pPr>
      <w:r>
        <w:rPr>
          <w:rFonts w:ascii="Arial" w:eastAsia="Times New Roman" w:hAnsi="Arial" w:cs="Arial"/>
          <w:color w:val="000000" w:themeColor="text1"/>
          <w:sz w:val="20"/>
          <w:szCs w:val="20"/>
          <w:lang w:val="es-ES" w:bidi="hi-IN"/>
        </w:rPr>
        <w:t>Integrar hardware y software</w:t>
      </w:r>
      <w:r w:rsidR="00950193">
        <w:rPr>
          <w:rFonts w:ascii="Arial" w:eastAsia="Times New Roman" w:hAnsi="Arial" w:cs="Arial"/>
          <w:color w:val="000000" w:themeColor="text1"/>
          <w:sz w:val="20"/>
          <w:szCs w:val="20"/>
          <w:lang w:val="es-ES" w:bidi="hi-IN"/>
        </w:rPr>
        <w:t>.</w:t>
      </w:r>
    </w:p>
    <w:p w14:paraId="048D2168" w14:textId="19962910" w:rsidR="003B260B" w:rsidRPr="00322E82" w:rsidRDefault="005C1884" w:rsidP="008236B2">
      <w:pPr>
        <w:pStyle w:val="Estilo4"/>
        <w:numPr>
          <w:ilvl w:val="0"/>
          <w:numId w:val="4"/>
        </w:numPr>
        <w:rPr>
          <w:rFonts w:ascii="Arial" w:eastAsia="Times New Roman" w:hAnsi="Arial" w:cs="Arial"/>
          <w:color w:val="000000" w:themeColor="text1"/>
          <w:sz w:val="20"/>
          <w:szCs w:val="20"/>
          <w:lang w:val="es-ES" w:bidi="hi-IN"/>
        </w:rPr>
      </w:pPr>
      <w:r>
        <w:rPr>
          <w:rFonts w:ascii="Arial" w:eastAsia="Times New Roman" w:hAnsi="Arial" w:cs="Arial"/>
          <w:color w:val="000000" w:themeColor="text1"/>
          <w:sz w:val="20"/>
          <w:szCs w:val="20"/>
          <w:lang w:val="es-ES" w:bidi="hi-IN"/>
        </w:rPr>
        <w:t xml:space="preserve">Concebir una solución </w:t>
      </w:r>
      <w:r w:rsidR="003B260B">
        <w:rPr>
          <w:rFonts w:ascii="Arial" w:eastAsia="Times New Roman" w:hAnsi="Arial" w:cs="Arial"/>
          <w:color w:val="000000" w:themeColor="text1"/>
          <w:sz w:val="20"/>
          <w:szCs w:val="20"/>
          <w:lang w:val="es-ES" w:bidi="hi-IN"/>
        </w:rPr>
        <w:t>inteligente para corregir el factor de potencia.</w:t>
      </w:r>
    </w:p>
    <w:p w14:paraId="38FEFCD6" w14:textId="2A8DAC54" w:rsidR="00486C5B" w:rsidRPr="00486C5B" w:rsidRDefault="00637D5B" w:rsidP="008236B2">
      <w:pPr>
        <w:pStyle w:val="Estilo4"/>
        <w:numPr>
          <w:ilvl w:val="0"/>
          <w:numId w:val="4"/>
        </w:numPr>
        <w:rPr>
          <w:rFonts w:ascii="Arial" w:eastAsia="Times New Roman" w:hAnsi="Arial" w:cs="Arial"/>
          <w:color w:val="000000" w:themeColor="text1"/>
          <w:sz w:val="20"/>
          <w:szCs w:val="20"/>
          <w:lang w:val="es-ES" w:bidi="hi-IN"/>
        </w:rPr>
      </w:pPr>
      <w:r>
        <w:rPr>
          <w:rFonts w:ascii="Arial" w:eastAsia="Times New Roman" w:hAnsi="Arial" w:cs="Arial"/>
          <w:color w:val="000000" w:themeColor="text1"/>
          <w:sz w:val="20"/>
          <w:szCs w:val="20"/>
          <w:lang w:val="es-ES" w:bidi="hi-IN"/>
        </w:rPr>
        <w:t>Exponer la normativa en chile con respecto</w:t>
      </w:r>
      <w:r w:rsidR="00E5459B">
        <w:rPr>
          <w:rFonts w:ascii="Arial" w:eastAsia="Times New Roman" w:hAnsi="Arial" w:cs="Arial"/>
          <w:color w:val="000000" w:themeColor="text1"/>
          <w:sz w:val="20"/>
          <w:szCs w:val="20"/>
          <w:lang w:val="es-ES" w:bidi="hi-IN"/>
        </w:rPr>
        <w:t xml:space="preserve"> a la implicancia</w:t>
      </w:r>
      <w:r w:rsidR="004B36BE">
        <w:rPr>
          <w:rFonts w:ascii="Arial" w:eastAsia="Times New Roman" w:hAnsi="Arial" w:cs="Arial"/>
          <w:color w:val="000000" w:themeColor="text1"/>
          <w:sz w:val="20"/>
          <w:szCs w:val="20"/>
          <w:lang w:val="es-ES" w:bidi="hi-IN"/>
        </w:rPr>
        <w:t xml:space="preserve"> </w:t>
      </w:r>
      <w:r w:rsidR="007F08D3">
        <w:rPr>
          <w:rFonts w:ascii="Arial" w:eastAsia="Times New Roman" w:hAnsi="Arial" w:cs="Arial"/>
          <w:color w:val="000000" w:themeColor="text1"/>
          <w:sz w:val="20"/>
          <w:szCs w:val="20"/>
          <w:lang w:val="es-ES" w:bidi="hi-IN"/>
        </w:rPr>
        <w:t>tener un</w:t>
      </w:r>
      <w:r w:rsidR="00D94A7D">
        <w:rPr>
          <w:rFonts w:ascii="Arial" w:eastAsia="Times New Roman" w:hAnsi="Arial" w:cs="Arial"/>
          <w:color w:val="000000" w:themeColor="text1"/>
          <w:sz w:val="20"/>
          <w:szCs w:val="20"/>
          <w:lang w:val="es-ES" w:bidi="hi-IN"/>
        </w:rPr>
        <w:t xml:space="preserve"> bajo factor de potencia en una red eléctrica.</w:t>
      </w:r>
    </w:p>
    <w:p w14:paraId="50D88995" w14:textId="0991E80A" w:rsidR="00D94A7D" w:rsidRPr="00486C5B" w:rsidRDefault="002F0FAD" w:rsidP="008236B2">
      <w:pPr>
        <w:pStyle w:val="Estilo4"/>
        <w:numPr>
          <w:ilvl w:val="0"/>
          <w:numId w:val="4"/>
        </w:numPr>
        <w:rPr>
          <w:rFonts w:ascii="Arial" w:eastAsia="Times New Roman" w:hAnsi="Arial" w:cs="Arial"/>
          <w:color w:val="000000" w:themeColor="text1"/>
          <w:sz w:val="20"/>
          <w:szCs w:val="20"/>
          <w:lang w:val="es-ES" w:bidi="hi-IN"/>
        </w:rPr>
      </w:pPr>
      <w:r>
        <w:rPr>
          <w:rFonts w:ascii="Arial" w:eastAsia="Times New Roman" w:hAnsi="Arial" w:cs="Arial"/>
          <w:color w:val="000000" w:themeColor="text1"/>
          <w:sz w:val="20"/>
          <w:szCs w:val="20"/>
          <w:lang w:val="es-ES" w:bidi="hi-IN"/>
        </w:rPr>
        <w:t xml:space="preserve">Exponer </w:t>
      </w:r>
      <w:r w:rsidR="007F08D3">
        <w:rPr>
          <w:rFonts w:ascii="Arial" w:eastAsia="Times New Roman" w:hAnsi="Arial" w:cs="Arial"/>
          <w:color w:val="000000" w:themeColor="text1"/>
          <w:sz w:val="20"/>
          <w:szCs w:val="20"/>
          <w:lang w:val="es-ES" w:bidi="hi-IN"/>
        </w:rPr>
        <w:t>soluciones ya existentes</w:t>
      </w:r>
      <w:r w:rsidR="001261F5">
        <w:rPr>
          <w:rFonts w:ascii="Arial" w:eastAsia="Times New Roman" w:hAnsi="Arial" w:cs="Arial"/>
          <w:color w:val="000000" w:themeColor="text1"/>
          <w:sz w:val="20"/>
          <w:szCs w:val="20"/>
          <w:lang w:val="es-ES" w:bidi="hi-IN"/>
        </w:rPr>
        <w:t xml:space="preserve"> para resolver la problemática y poner en valor la solución </w:t>
      </w:r>
      <w:r w:rsidR="00CD664E">
        <w:rPr>
          <w:rFonts w:ascii="Arial" w:eastAsia="Times New Roman" w:hAnsi="Arial" w:cs="Arial"/>
          <w:color w:val="000000" w:themeColor="text1"/>
          <w:sz w:val="20"/>
          <w:szCs w:val="20"/>
          <w:lang w:val="es-ES" w:bidi="hi-IN"/>
        </w:rPr>
        <w:t>ofrecid</w:t>
      </w:r>
      <w:r w:rsidR="007F08D3">
        <w:rPr>
          <w:rFonts w:ascii="Arial" w:eastAsia="Times New Roman" w:hAnsi="Arial" w:cs="Arial"/>
          <w:color w:val="000000" w:themeColor="text1"/>
          <w:sz w:val="20"/>
          <w:szCs w:val="20"/>
          <w:lang w:val="es-ES" w:bidi="hi-IN"/>
        </w:rPr>
        <w:t>a con respecto a las ya existentes.</w:t>
      </w:r>
    </w:p>
    <w:p w14:paraId="6E13DFD7" w14:textId="77777777" w:rsidR="00C64AFC" w:rsidRDefault="00C64AFC" w:rsidP="00C64AFC">
      <w:pPr>
        <w:pStyle w:val="Estilo4"/>
      </w:pPr>
    </w:p>
    <w:p w14:paraId="2B4EA9DA" w14:textId="36EEE4D7" w:rsidR="003A50D2" w:rsidRDefault="003A50D2" w:rsidP="00C64AFC">
      <w:pPr>
        <w:pStyle w:val="Estilo4"/>
      </w:pPr>
    </w:p>
    <w:p w14:paraId="14CB1590" w14:textId="77777777" w:rsidR="003A50D2" w:rsidRDefault="003A50D2" w:rsidP="00C64AFC">
      <w:pPr>
        <w:pStyle w:val="Estilo4"/>
      </w:pPr>
    </w:p>
    <w:p w14:paraId="6AF7AFAC" w14:textId="77777777" w:rsidR="0039602C" w:rsidRDefault="0039602C" w:rsidP="00C64AFC">
      <w:pPr>
        <w:pStyle w:val="Estilo4"/>
      </w:pPr>
    </w:p>
    <w:p w14:paraId="3D67EFDB" w14:textId="77777777" w:rsidR="0039602C" w:rsidRDefault="0039602C" w:rsidP="00C64AFC">
      <w:pPr>
        <w:pStyle w:val="Estilo4"/>
      </w:pPr>
    </w:p>
    <w:p w14:paraId="01A4E8F3" w14:textId="77777777" w:rsidR="0039602C" w:rsidRDefault="0039602C" w:rsidP="00C64AFC">
      <w:pPr>
        <w:pStyle w:val="Estilo4"/>
      </w:pPr>
    </w:p>
    <w:p w14:paraId="6A58F488" w14:textId="77777777" w:rsidR="0039602C" w:rsidRDefault="0039602C" w:rsidP="00C64AFC">
      <w:pPr>
        <w:pStyle w:val="Estilo4"/>
      </w:pPr>
    </w:p>
    <w:p w14:paraId="1FAAD5A5" w14:textId="77777777" w:rsidR="0039602C" w:rsidRDefault="0039602C" w:rsidP="00C64AFC">
      <w:pPr>
        <w:pStyle w:val="Estilo4"/>
      </w:pPr>
    </w:p>
    <w:p w14:paraId="6FB2949B" w14:textId="77777777" w:rsidR="0039602C" w:rsidRDefault="0039602C" w:rsidP="00C64AFC">
      <w:pPr>
        <w:pStyle w:val="Estilo4"/>
      </w:pPr>
    </w:p>
    <w:p w14:paraId="4D29474E" w14:textId="77777777" w:rsidR="0039602C" w:rsidRDefault="0039602C" w:rsidP="00C64AFC">
      <w:pPr>
        <w:pStyle w:val="Estilo4"/>
      </w:pPr>
    </w:p>
    <w:p w14:paraId="1DFD2027" w14:textId="77777777" w:rsidR="0039602C" w:rsidRDefault="0039602C" w:rsidP="00C64AFC">
      <w:pPr>
        <w:pStyle w:val="Estilo4"/>
      </w:pPr>
    </w:p>
    <w:p w14:paraId="011565C2" w14:textId="77777777" w:rsidR="0039602C" w:rsidRDefault="0039602C" w:rsidP="00C64AFC">
      <w:pPr>
        <w:pStyle w:val="Estilo4"/>
      </w:pPr>
    </w:p>
    <w:p w14:paraId="2F1E479D" w14:textId="77777777" w:rsidR="0039602C" w:rsidRDefault="0039602C" w:rsidP="00C64AFC">
      <w:pPr>
        <w:pStyle w:val="Estilo4"/>
      </w:pPr>
    </w:p>
    <w:p w14:paraId="2E84413E" w14:textId="77777777" w:rsidR="0039602C" w:rsidRDefault="0039602C" w:rsidP="00C64AFC">
      <w:pPr>
        <w:pStyle w:val="Estilo4"/>
      </w:pPr>
    </w:p>
    <w:p w14:paraId="64F5B715" w14:textId="77777777" w:rsidR="0039602C" w:rsidRDefault="0039602C" w:rsidP="00C64AFC">
      <w:pPr>
        <w:pStyle w:val="Estilo4"/>
      </w:pPr>
    </w:p>
    <w:p w14:paraId="0AC985FA" w14:textId="77777777" w:rsidR="0039602C" w:rsidRDefault="0039602C" w:rsidP="00C64AFC">
      <w:pPr>
        <w:pStyle w:val="Estilo4"/>
      </w:pPr>
    </w:p>
    <w:p w14:paraId="6B4529C4" w14:textId="77777777" w:rsidR="0039602C" w:rsidRDefault="0039602C" w:rsidP="00C64AFC">
      <w:pPr>
        <w:pStyle w:val="Estilo4"/>
      </w:pPr>
    </w:p>
    <w:p w14:paraId="2AF6F889" w14:textId="77777777" w:rsidR="00AC13BC" w:rsidRDefault="00AC13BC" w:rsidP="00C64AFC">
      <w:pPr>
        <w:pStyle w:val="Estilo4"/>
      </w:pPr>
    </w:p>
    <w:p w14:paraId="0329CD2B" w14:textId="77777777" w:rsidR="00AC13BC" w:rsidRDefault="00AC13BC" w:rsidP="00C64AFC">
      <w:pPr>
        <w:pStyle w:val="Estilo4"/>
      </w:pPr>
    </w:p>
    <w:p w14:paraId="12A86287" w14:textId="77777777" w:rsidR="00AC13BC" w:rsidRDefault="00AC13BC" w:rsidP="00C64AFC">
      <w:pPr>
        <w:pStyle w:val="Estilo4"/>
      </w:pPr>
    </w:p>
    <w:p w14:paraId="22FF1D99" w14:textId="77777777" w:rsidR="0039602C" w:rsidRDefault="0039602C" w:rsidP="00C64AFC">
      <w:pPr>
        <w:pStyle w:val="Estilo4"/>
      </w:pPr>
    </w:p>
    <w:p w14:paraId="3BB93847" w14:textId="77777777" w:rsidR="0039602C" w:rsidRDefault="0039602C" w:rsidP="00C64AFC">
      <w:pPr>
        <w:pStyle w:val="Estilo4"/>
      </w:pPr>
    </w:p>
    <w:p w14:paraId="5AA45227" w14:textId="77777777" w:rsidR="0039602C" w:rsidRDefault="0039602C" w:rsidP="00C64AFC">
      <w:pPr>
        <w:pStyle w:val="Estilo4"/>
      </w:pPr>
    </w:p>
    <w:p w14:paraId="600BD352" w14:textId="77777777" w:rsidR="0039602C" w:rsidRDefault="0039602C" w:rsidP="00C64AFC">
      <w:pPr>
        <w:pStyle w:val="Estilo4"/>
      </w:pPr>
    </w:p>
    <w:p w14:paraId="48352846" w14:textId="32A88CE0" w:rsidR="00C64AFC" w:rsidRDefault="00D4162E" w:rsidP="007E70A3">
      <w:pPr>
        <w:pStyle w:val="Ttulo2"/>
      </w:pPr>
      <w:bookmarkStart w:id="12" w:name="_Toc154578512"/>
      <w:r>
        <w:lastRenderedPageBreak/>
        <w:t>Planteamiento del problema:</w:t>
      </w:r>
      <w:bookmarkEnd w:id="12"/>
    </w:p>
    <w:p w14:paraId="044D0B48" w14:textId="77777777" w:rsidR="00D4162E" w:rsidRDefault="00D4162E" w:rsidP="00C64AFC">
      <w:pPr>
        <w:pStyle w:val="Estilo4"/>
      </w:pPr>
    </w:p>
    <w:p w14:paraId="4EC73D7A" w14:textId="18EF4FCC" w:rsidR="00D4162E" w:rsidRDefault="00D4162E" w:rsidP="00D4162E">
      <w:pPr>
        <w:pStyle w:val="Estilo4"/>
        <w:rPr>
          <w:rFonts w:ascii="Arial" w:eastAsia="Times New Roman" w:hAnsi="Arial" w:cs="Arial"/>
          <w:color w:val="000000" w:themeColor="text1"/>
          <w:sz w:val="20"/>
          <w:szCs w:val="20"/>
          <w:lang w:val="es-ES" w:bidi="hi-IN"/>
        </w:rPr>
      </w:pPr>
      <w:r w:rsidRPr="2E5701AD">
        <w:rPr>
          <w:rFonts w:ascii="Arial" w:eastAsia="Times New Roman" w:hAnsi="Arial" w:cs="Arial"/>
          <w:color w:val="000000" w:themeColor="text1"/>
          <w:sz w:val="20"/>
          <w:szCs w:val="20"/>
          <w:lang w:val="es-ES" w:bidi="hi-IN"/>
        </w:rPr>
        <w:t xml:space="preserve">Como </w:t>
      </w:r>
      <w:r w:rsidRPr="37FC1D8B">
        <w:rPr>
          <w:rFonts w:ascii="Arial" w:eastAsia="Times New Roman" w:hAnsi="Arial" w:cs="Arial"/>
          <w:color w:val="000000" w:themeColor="text1"/>
          <w:sz w:val="20"/>
          <w:szCs w:val="20"/>
          <w:lang w:val="es-ES" w:bidi="hi-IN"/>
        </w:rPr>
        <w:t xml:space="preserve">antecedente debemos </w:t>
      </w:r>
      <w:r w:rsidRPr="44156FB4">
        <w:rPr>
          <w:rFonts w:ascii="Arial" w:eastAsia="Times New Roman" w:hAnsi="Arial" w:cs="Arial"/>
          <w:color w:val="000000" w:themeColor="text1"/>
          <w:sz w:val="20"/>
          <w:szCs w:val="20"/>
          <w:lang w:val="es-ES" w:bidi="hi-IN"/>
        </w:rPr>
        <w:t xml:space="preserve">comprender que </w:t>
      </w:r>
      <w:r w:rsidRPr="5189FB0A">
        <w:rPr>
          <w:rFonts w:ascii="Arial" w:eastAsia="Times New Roman" w:hAnsi="Arial" w:cs="Arial"/>
          <w:color w:val="000000" w:themeColor="text1"/>
          <w:sz w:val="20"/>
          <w:szCs w:val="20"/>
          <w:lang w:val="es-ES" w:bidi="hi-IN"/>
        </w:rPr>
        <w:t xml:space="preserve">es y lo </w:t>
      </w:r>
      <w:r w:rsidRPr="7AB9455B">
        <w:rPr>
          <w:rFonts w:ascii="Arial" w:eastAsia="Times New Roman" w:hAnsi="Arial" w:cs="Arial"/>
          <w:color w:val="000000" w:themeColor="text1"/>
          <w:sz w:val="20"/>
          <w:szCs w:val="20"/>
          <w:lang w:val="es-ES" w:bidi="hi-IN"/>
        </w:rPr>
        <w:t>que implica</w:t>
      </w:r>
      <w:r w:rsidRPr="37FC1D8B">
        <w:rPr>
          <w:rFonts w:ascii="Arial" w:eastAsia="Times New Roman" w:hAnsi="Arial" w:cs="Arial"/>
          <w:color w:val="000000" w:themeColor="text1"/>
          <w:sz w:val="20"/>
          <w:szCs w:val="20"/>
          <w:lang w:val="es-ES" w:bidi="hi-IN"/>
        </w:rPr>
        <w:t xml:space="preserve"> </w:t>
      </w:r>
      <w:r w:rsidRPr="115C33BD">
        <w:rPr>
          <w:rFonts w:ascii="Arial" w:eastAsia="Times New Roman" w:hAnsi="Arial" w:cs="Arial"/>
          <w:color w:val="000000" w:themeColor="text1"/>
          <w:sz w:val="20"/>
          <w:szCs w:val="20"/>
          <w:lang w:val="es-ES" w:bidi="hi-IN"/>
        </w:rPr>
        <w:t>un</w:t>
      </w:r>
      <w:r w:rsidRPr="16529560">
        <w:rPr>
          <w:rFonts w:ascii="Arial" w:eastAsia="Times New Roman" w:hAnsi="Arial" w:cs="Arial"/>
          <w:color w:val="000000" w:themeColor="text1"/>
          <w:sz w:val="20"/>
          <w:szCs w:val="20"/>
          <w:lang w:val="es-ES" w:bidi="hi-IN"/>
        </w:rPr>
        <w:t xml:space="preserve"> bajo factor de potencia </w:t>
      </w:r>
      <w:r w:rsidRPr="19485BC9">
        <w:rPr>
          <w:rFonts w:ascii="Arial" w:eastAsia="Times New Roman" w:hAnsi="Arial" w:cs="Arial"/>
          <w:color w:val="000000" w:themeColor="text1"/>
          <w:sz w:val="20"/>
          <w:szCs w:val="20"/>
          <w:lang w:val="es-ES" w:bidi="hi-IN"/>
        </w:rPr>
        <w:t>en sistemas</w:t>
      </w:r>
      <w:r w:rsidRPr="16529560">
        <w:rPr>
          <w:rFonts w:ascii="Arial" w:eastAsia="Times New Roman" w:hAnsi="Arial" w:cs="Arial"/>
          <w:color w:val="000000" w:themeColor="text1"/>
          <w:sz w:val="20"/>
          <w:szCs w:val="20"/>
          <w:lang w:val="es-ES" w:bidi="hi-IN"/>
        </w:rPr>
        <w:t xml:space="preserve"> eléctricos industriales y comerciales</w:t>
      </w:r>
      <w:r w:rsidRPr="42C38D75">
        <w:rPr>
          <w:rFonts w:ascii="Arial" w:eastAsia="Times New Roman" w:hAnsi="Arial" w:cs="Arial"/>
          <w:color w:val="000000" w:themeColor="text1"/>
          <w:sz w:val="20"/>
          <w:szCs w:val="20"/>
          <w:lang w:val="es-ES" w:bidi="hi-IN"/>
        </w:rPr>
        <w:t xml:space="preserve">, </w:t>
      </w:r>
      <w:r w:rsidRPr="24649CB3">
        <w:rPr>
          <w:rFonts w:ascii="Arial" w:eastAsia="Times New Roman" w:hAnsi="Arial" w:cs="Arial"/>
          <w:color w:val="000000" w:themeColor="text1"/>
          <w:sz w:val="20"/>
          <w:szCs w:val="20"/>
          <w:lang w:val="es-ES" w:bidi="hi-IN"/>
        </w:rPr>
        <w:t>además</w:t>
      </w:r>
      <w:r w:rsidRPr="6B1F933E">
        <w:rPr>
          <w:rFonts w:ascii="Arial" w:eastAsia="Times New Roman" w:hAnsi="Arial" w:cs="Arial"/>
          <w:color w:val="000000" w:themeColor="text1"/>
          <w:sz w:val="20"/>
          <w:szCs w:val="20"/>
          <w:lang w:val="es-ES" w:bidi="hi-IN"/>
        </w:rPr>
        <w:t xml:space="preserve"> de </w:t>
      </w:r>
      <w:r w:rsidRPr="0A54F0B2">
        <w:rPr>
          <w:rFonts w:ascii="Arial" w:eastAsia="Times New Roman" w:hAnsi="Arial" w:cs="Arial"/>
          <w:color w:val="000000" w:themeColor="text1"/>
          <w:sz w:val="20"/>
          <w:szCs w:val="20"/>
          <w:lang w:val="es-ES" w:bidi="hi-IN"/>
        </w:rPr>
        <w:t>cuáles</w:t>
      </w:r>
      <w:r w:rsidRPr="6B1F933E">
        <w:rPr>
          <w:rFonts w:ascii="Arial" w:eastAsia="Times New Roman" w:hAnsi="Arial" w:cs="Arial"/>
          <w:color w:val="000000" w:themeColor="text1"/>
          <w:sz w:val="20"/>
          <w:szCs w:val="20"/>
          <w:lang w:val="es-ES" w:bidi="hi-IN"/>
        </w:rPr>
        <w:t xml:space="preserve"> son </w:t>
      </w:r>
      <w:r w:rsidR="00D80673">
        <w:rPr>
          <w:rFonts w:ascii="Arial" w:eastAsia="Times New Roman" w:hAnsi="Arial" w:cs="Arial"/>
          <w:color w:val="000000" w:themeColor="text1"/>
          <w:sz w:val="20"/>
          <w:szCs w:val="20"/>
          <w:lang w:val="es-ES" w:bidi="hi-IN"/>
        </w:rPr>
        <w:t>sus</w:t>
      </w:r>
      <w:r w:rsidRPr="6378F999">
        <w:rPr>
          <w:rFonts w:ascii="Arial" w:eastAsia="Times New Roman" w:hAnsi="Arial" w:cs="Arial"/>
          <w:color w:val="000000" w:themeColor="text1"/>
          <w:sz w:val="20"/>
          <w:szCs w:val="20"/>
          <w:lang w:val="es-ES" w:bidi="hi-IN"/>
        </w:rPr>
        <w:t xml:space="preserve"> </w:t>
      </w:r>
      <w:r w:rsidRPr="16529560">
        <w:rPr>
          <w:rFonts w:ascii="Arial" w:eastAsia="Times New Roman" w:hAnsi="Arial" w:cs="Arial"/>
          <w:color w:val="000000" w:themeColor="text1"/>
          <w:sz w:val="20"/>
          <w:szCs w:val="20"/>
          <w:lang w:val="es-ES" w:bidi="hi-IN"/>
        </w:rPr>
        <w:t>efectos</w:t>
      </w:r>
      <w:r w:rsidRPr="24649CB3">
        <w:rPr>
          <w:rFonts w:ascii="Arial" w:eastAsia="Times New Roman" w:hAnsi="Arial" w:cs="Arial"/>
          <w:color w:val="000000" w:themeColor="text1"/>
          <w:sz w:val="20"/>
          <w:szCs w:val="20"/>
          <w:lang w:val="es-ES" w:bidi="hi-IN"/>
        </w:rPr>
        <w:t xml:space="preserve"> </w:t>
      </w:r>
      <w:r w:rsidRPr="16529560">
        <w:rPr>
          <w:rFonts w:ascii="Arial" w:eastAsia="Times New Roman" w:hAnsi="Arial" w:cs="Arial"/>
          <w:color w:val="000000" w:themeColor="text1"/>
          <w:sz w:val="20"/>
          <w:szCs w:val="20"/>
          <w:lang w:val="es-ES" w:bidi="hi-IN"/>
        </w:rPr>
        <w:t xml:space="preserve">negativos. </w:t>
      </w:r>
    </w:p>
    <w:p w14:paraId="4C8E5307" w14:textId="77777777" w:rsidR="00D4162E" w:rsidRDefault="00D4162E" w:rsidP="00D4162E">
      <w:pPr>
        <w:pStyle w:val="Estilo4"/>
        <w:rPr>
          <w:rFonts w:ascii="Arial" w:eastAsia="Times New Roman" w:hAnsi="Arial" w:cs="Arial"/>
          <w:color w:val="000000" w:themeColor="text1"/>
          <w:sz w:val="20"/>
          <w:szCs w:val="20"/>
          <w:lang w:val="es-ES" w:bidi="hi-IN"/>
        </w:rPr>
      </w:pPr>
    </w:p>
    <w:p w14:paraId="0B1407FE" w14:textId="77777777" w:rsidR="00D4162E" w:rsidRPr="00D80673" w:rsidRDefault="00D4162E" w:rsidP="007E70A3">
      <w:pPr>
        <w:pStyle w:val="Ttulo2"/>
        <w:rPr>
          <w:rFonts w:cs="Arial"/>
          <w:b w:val="0"/>
          <w:sz w:val="20"/>
          <w:szCs w:val="20"/>
        </w:rPr>
      </w:pPr>
      <w:bookmarkStart w:id="13" w:name="_Toc154578513"/>
      <w:r w:rsidRPr="00D80673">
        <w:t>¿Qué es el factor de potencia?</w:t>
      </w:r>
      <w:bookmarkEnd w:id="13"/>
    </w:p>
    <w:p w14:paraId="1A834396" w14:textId="77777777" w:rsidR="00D4162E" w:rsidRDefault="00D4162E" w:rsidP="00D4162E">
      <w:pPr>
        <w:rPr>
          <w:rFonts w:ascii="Arial" w:hAnsi="Arial" w:cs="Arial"/>
          <w:sz w:val="20"/>
          <w:szCs w:val="20"/>
        </w:rPr>
      </w:pPr>
    </w:p>
    <w:p w14:paraId="38C4A0B1" w14:textId="77777777" w:rsidR="00D4162E" w:rsidRDefault="00D4162E" w:rsidP="00D4162E">
      <w:pPr>
        <w:rPr>
          <w:rFonts w:ascii="Arial" w:hAnsi="Arial" w:cs="Arial"/>
          <w:sz w:val="20"/>
          <w:szCs w:val="20"/>
        </w:rPr>
      </w:pPr>
      <w:r>
        <w:rPr>
          <w:rFonts w:ascii="Arial" w:hAnsi="Arial" w:cs="Arial"/>
          <w:sz w:val="20"/>
          <w:szCs w:val="20"/>
        </w:rPr>
        <w:t>El factor de potencia se refiere a la medida de la eficiencia con la que se utiliza la energía eléctrica, relacionando la potencia activa con la aparente.</w:t>
      </w:r>
    </w:p>
    <w:p w14:paraId="6A557FEA" w14:textId="77777777" w:rsidR="00D4162E" w:rsidRDefault="00D4162E" w:rsidP="00D4162E">
      <w:pPr>
        <w:rPr>
          <w:rFonts w:ascii="Arial" w:hAnsi="Arial" w:cs="Arial"/>
          <w:sz w:val="20"/>
          <w:szCs w:val="20"/>
        </w:rPr>
      </w:pPr>
    </w:p>
    <w:p w14:paraId="6D191723" w14:textId="77777777" w:rsidR="00D4162E" w:rsidRDefault="00D4162E" w:rsidP="00D4162E">
      <w:pPr>
        <w:rPr>
          <w:rFonts w:ascii="Arial" w:hAnsi="Arial" w:cs="Arial"/>
          <w:sz w:val="20"/>
          <w:szCs w:val="20"/>
        </w:rPr>
      </w:pPr>
      <w:r>
        <w:rPr>
          <w:rFonts w:ascii="Arial" w:hAnsi="Arial" w:cs="Arial"/>
          <w:sz w:val="20"/>
          <w:szCs w:val="20"/>
        </w:rPr>
        <w:t>La potencia activa es la parte de la energía eléctrica que realiza un trabajo útil en un circuito eléctrico, indicando la cantidad de energía que se consume al instante, la cual corresponde a la potencia que se transforma íntegramente en trabajo y calor. Esta es expresa en Watt(W) o Kilowatt (KW) y es esencial para determinar la cantidad de energía real consumida por un dispositivo o sistema eléctrico.</w:t>
      </w:r>
    </w:p>
    <w:p w14:paraId="76997F77" w14:textId="77777777" w:rsidR="00D4162E" w:rsidRDefault="00D4162E" w:rsidP="00D4162E">
      <w:pPr>
        <w:rPr>
          <w:rFonts w:ascii="Arial" w:hAnsi="Arial" w:cs="Arial"/>
          <w:sz w:val="20"/>
          <w:szCs w:val="20"/>
        </w:rPr>
      </w:pPr>
    </w:p>
    <w:p w14:paraId="79BBEBD7" w14:textId="40224F60" w:rsidR="00D4162E" w:rsidRDefault="00D4162E" w:rsidP="00D4162E">
      <w:pPr>
        <w:rPr>
          <w:rFonts w:ascii="Arial" w:hAnsi="Arial" w:cs="Arial"/>
          <w:sz w:val="20"/>
          <w:szCs w:val="20"/>
        </w:rPr>
      </w:pPr>
      <w:r>
        <w:rPr>
          <w:rFonts w:ascii="Arial" w:hAnsi="Arial" w:cs="Arial"/>
          <w:sz w:val="20"/>
          <w:szCs w:val="20"/>
        </w:rPr>
        <w:t>Por otro lado, la potencia aparente (S)</w:t>
      </w:r>
      <w:r w:rsidR="002B60ED">
        <w:rPr>
          <w:rFonts w:ascii="Arial" w:hAnsi="Arial" w:cs="Arial"/>
          <w:sz w:val="20"/>
          <w:szCs w:val="20"/>
        </w:rPr>
        <w:t xml:space="preserve"> </w:t>
      </w:r>
      <w:r>
        <w:rPr>
          <w:rFonts w:ascii="Arial" w:hAnsi="Arial" w:cs="Arial"/>
          <w:sz w:val="20"/>
          <w:szCs w:val="20"/>
        </w:rPr>
        <w:t>se mide en Voltamperios (VA) o Kilo Voltamperios (KVA) y describe la cantidad de energía que fluye en un circuito eléctrico y considera la potencia activa como la potencia reactiva, donde esta última corresponde a la potencia utilizada para crear campos magnéticos.</w:t>
      </w:r>
    </w:p>
    <w:p w14:paraId="4A809D08" w14:textId="77777777" w:rsidR="00D3569F" w:rsidRDefault="00D3569F" w:rsidP="00D4162E">
      <w:pPr>
        <w:rPr>
          <w:rFonts w:ascii="Arial" w:hAnsi="Arial" w:cs="Arial"/>
          <w:sz w:val="20"/>
          <w:szCs w:val="20"/>
        </w:rPr>
      </w:pPr>
    </w:p>
    <w:p w14:paraId="3953A1CC" w14:textId="2CF968B8" w:rsidR="00D4162E" w:rsidRDefault="00DB7268" w:rsidP="00D3569F">
      <w:pPr>
        <w:jc w:val="cente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58241" behindDoc="0" locked="0" layoutInCell="1" allowOverlap="1" wp14:anchorId="3AE81936" wp14:editId="290F9F89">
                <wp:simplePos x="0" y="0"/>
                <wp:positionH relativeFrom="margin">
                  <wp:align>center</wp:align>
                </wp:positionH>
                <wp:positionV relativeFrom="paragraph">
                  <wp:posOffset>1931238</wp:posOffset>
                </wp:positionV>
                <wp:extent cx="3054985" cy="721360"/>
                <wp:effectExtent l="0" t="0" r="0" b="2540"/>
                <wp:wrapTopAndBottom/>
                <wp:docPr id="1385103255" name="Cuadro de texto 1385103255"/>
                <wp:cNvGraphicFramePr/>
                <a:graphic xmlns:a="http://schemas.openxmlformats.org/drawingml/2006/main">
                  <a:graphicData uri="http://schemas.microsoft.com/office/word/2010/wordprocessingShape">
                    <wps:wsp>
                      <wps:cNvSpPr txBox="1"/>
                      <wps:spPr>
                        <a:xfrm>
                          <a:off x="0" y="0"/>
                          <a:ext cx="3054985" cy="721360"/>
                        </a:xfrm>
                        <a:prstGeom prst="rect">
                          <a:avLst/>
                        </a:prstGeom>
                        <a:solidFill>
                          <a:prstClr val="white"/>
                        </a:solidFill>
                        <a:ln>
                          <a:noFill/>
                        </a:ln>
                      </wps:spPr>
                      <wps:txbx>
                        <w:txbxContent>
                          <w:p w14:paraId="1BDBE03C" w14:textId="4869DACB" w:rsidR="00234409" w:rsidRDefault="00234409" w:rsidP="00490B03">
                            <w:pPr>
                              <w:pStyle w:val="Descripcin"/>
                              <w:jc w:val="center"/>
                            </w:pPr>
                            <w:bookmarkStart w:id="14" w:name="_Toc144929849"/>
                            <w:bookmarkStart w:id="15" w:name="_Toc144932597"/>
                            <w:bookmarkStart w:id="16" w:name="_Toc145012410"/>
                            <w:bookmarkStart w:id="17" w:name="_Toc145014168"/>
                            <w:bookmarkStart w:id="18" w:name="_Toc145016128"/>
                            <w:bookmarkStart w:id="19" w:name="_Toc145017592"/>
                            <w:r>
                              <w:t xml:space="preserve">Ilustración </w:t>
                            </w:r>
                            <w:r>
                              <w:fldChar w:fldCharType="begin"/>
                            </w:r>
                            <w:r>
                              <w:instrText xml:space="preserve"> SEQ Ilustración \* ARABIC </w:instrText>
                            </w:r>
                            <w:r>
                              <w:fldChar w:fldCharType="separate"/>
                            </w:r>
                            <w:r w:rsidR="009045ED">
                              <w:rPr>
                                <w:noProof/>
                              </w:rPr>
                              <w:t>1</w:t>
                            </w:r>
                            <w:r>
                              <w:fldChar w:fldCharType="end"/>
                            </w:r>
                            <w:r>
                              <w:t xml:space="preserve">  Triangulo de Potencias</w:t>
                            </w:r>
                            <w:bookmarkEnd w:id="14"/>
                            <w:bookmarkEnd w:id="15"/>
                            <w:bookmarkEnd w:id="16"/>
                            <w:bookmarkEnd w:id="17"/>
                            <w:bookmarkEnd w:id="18"/>
                            <w:bookmarkEnd w:id="19"/>
                            <w:r>
                              <w:t>.</w:t>
                            </w:r>
                          </w:p>
                          <w:p w14:paraId="70DA20AB" w14:textId="4A82D507" w:rsidR="00234409" w:rsidRDefault="00234409" w:rsidP="00490B03">
                            <w:pPr>
                              <w:pStyle w:val="Descripcin"/>
                              <w:jc w:val="center"/>
                            </w:pPr>
                            <w:r>
                              <w:t>Fuente: Libro calidad de la Energía.</w:t>
                            </w:r>
                          </w:p>
                          <w:p w14:paraId="2C18E3CE" w14:textId="01D399BF" w:rsidR="00234409" w:rsidRPr="002A18C3" w:rsidRDefault="00234409" w:rsidP="002A18C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E81936" id="_x0000_t202" coordsize="21600,21600" o:spt="202" path="m,l,21600r21600,l21600,xe">
                <v:stroke joinstyle="miter"/>
                <v:path gradientshapeok="t" o:connecttype="rect"/>
              </v:shapetype>
              <v:shape id="Cuadro de texto 1385103255" o:spid="_x0000_s1026" type="#_x0000_t202" style="position:absolute;left:0;text-align:left;margin-left:0;margin-top:152.05pt;width:240.55pt;height:56.8pt;z-index:25165824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" stroked="f">
                <v:textbox style="mso-fit-shape-to-text:t" inset="0,0,0,0">
                  <w:txbxContent>
                    <w:p w14:paraId="1BDBE03C" w14:textId="4869DACB" w:rsidR="00234409" w:rsidRDefault="00234409" w:rsidP="00490B03">
                      <w:pPr>
                        <w:pStyle w:val="Descripcin"/>
                        <w:jc w:val="center"/>
                      </w:pPr>
                      <w:bookmarkStart w:id="20" w:name="_Toc144929849"/>
                      <w:bookmarkStart w:id="21" w:name="_Toc144932597"/>
                      <w:bookmarkStart w:id="22" w:name="_Toc145012410"/>
                      <w:bookmarkStart w:id="23" w:name="_Toc145014168"/>
                      <w:bookmarkStart w:id="24" w:name="_Toc145016128"/>
                      <w:bookmarkStart w:id="25" w:name="_Toc145017592"/>
                      <w:r>
                        <w:t xml:space="preserve">Ilustración </w:t>
                      </w:r>
                      <w:r>
                        <w:fldChar w:fldCharType="begin"/>
                      </w:r>
                      <w:r>
                        <w:instrText xml:space="preserve"> SEQ Ilustración \* ARABIC </w:instrText>
                      </w:r>
                      <w:r>
                        <w:fldChar w:fldCharType="separate"/>
                      </w:r>
                      <w:r w:rsidR="009045ED">
                        <w:rPr>
                          <w:noProof/>
                        </w:rPr>
                        <w:t>1</w:t>
                      </w:r>
                      <w:r>
                        <w:fldChar w:fldCharType="end"/>
                      </w:r>
                      <w:r>
                        <w:t xml:space="preserve">  Triangulo de Potencias</w:t>
                      </w:r>
                      <w:bookmarkEnd w:id="20"/>
                      <w:bookmarkEnd w:id="21"/>
                      <w:bookmarkEnd w:id="22"/>
                      <w:bookmarkEnd w:id="23"/>
                      <w:bookmarkEnd w:id="24"/>
                      <w:bookmarkEnd w:id="25"/>
                      <w:r>
                        <w:t>.</w:t>
                      </w:r>
                    </w:p>
                    <w:p w14:paraId="70DA20AB" w14:textId="4A82D507" w:rsidR="00234409" w:rsidRDefault="00234409" w:rsidP="00490B03">
                      <w:pPr>
                        <w:pStyle w:val="Descripcin"/>
                        <w:jc w:val="center"/>
                      </w:pPr>
                      <w:r>
                        <w:t>Fuente: Libro calidad de la Energía.</w:t>
                      </w:r>
                    </w:p>
                    <w:p w14:paraId="2C18E3CE" w14:textId="01D399BF" w:rsidR="00234409" w:rsidRPr="002A18C3" w:rsidRDefault="00234409" w:rsidP="002A18C3"/>
                  </w:txbxContent>
                </v:textbox>
                <w10:wrap type="topAndBottom" anchorx="margin"/>
              </v:shape>
            </w:pict>
          </mc:Fallback>
        </mc:AlternateContent>
      </w:r>
      <w:r w:rsidR="00D3569F">
        <w:rPr>
          <w:rFonts w:ascii="Arial" w:hAnsi="Arial" w:cs="Arial"/>
          <w:noProof/>
          <w:sz w:val="20"/>
          <w:szCs w:val="20"/>
        </w:rPr>
        <w:drawing>
          <wp:inline distT="0" distB="0" distL="0" distR="0" wp14:anchorId="1FF4588D" wp14:editId="082274EB">
            <wp:extent cx="3054985" cy="1704975"/>
            <wp:effectExtent l="76200" t="76200" r="126365" b="142875"/>
            <wp:docPr id="1288824389" name="Imagen 128882438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24389" name="Imagen 1" descr="Gráfico&#10;&#10;Descripción generada automáticamente"/>
                    <pic:cNvPicPr>
                      <a:picLocks noChangeAspect="1"/>
                    </pic:cNvPicPr>
                  </pic:nvPicPr>
                  <pic:blipFill rotWithShape="1">
                    <a:blip r:embed="rId33">
                      <a:extLst>
                        <a:ext uri="{28A0092B-C50C-407E-A947-70E740481C1C}">
                          <a14:useLocalDpi xmlns:a14="http://schemas.microsoft.com/office/drawing/2010/main" val="0"/>
                        </a:ext>
                      </a:extLst>
                    </a:blip>
                    <a:srcRect l="33892" t="30005" r="30635" b="11019"/>
                    <a:stretch/>
                  </pic:blipFill>
                  <pic:spPr bwMode="auto">
                    <a:xfrm>
                      <a:off x="0" y="0"/>
                      <a:ext cx="3058938" cy="1707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15B70F" w14:textId="77777777" w:rsidR="00D4162E" w:rsidRDefault="00D4162E" w:rsidP="00D4162E">
      <w:pPr>
        <w:rPr>
          <w:rFonts w:ascii="Arial" w:hAnsi="Arial" w:cs="Arial"/>
          <w:sz w:val="20"/>
          <w:szCs w:val="20"/>
        </w:rPr>
      </w:pPr>
      <w:r>
        <w:rPr>
          <w:rFonts w:ascii="Arial" w:hAnsi="Arial" w:cs="Arial"/>
          <w:sz w:val="20"/>
          <w:szCs w:val="20"/>
        </w:rPr>
        <w:t>Para el cálculo del factor de potencia se tiene la siguiente formula:</w:t>
      </w:r>
    </w:p>
    <w:p w14:paraId="581C7B69" w14:textId="7D113813" w:rsidR="00D4162E" w:rsidRDefault="00D4162E" w:rsidP="00D4162E">
      <w:pPr>
        <w:rPr>
          <w:rFonts w:ascii="Arial" w:hAnsi="Arial" w:cs="Arial"/>
          <w:sz w:val="20"/>
          <w:szCs w:val="20"/>
        </w:rPr>
      </w:pPr>
    </w:p>
    <w:p w14:paraId="57B7577D" w14:textId="77777777" w:rsidR="00D4162E" w:rsidRPr="00725701" w:rsidRDefault="00D4162E" w:rsidP="00D4162E">
      <w:pPr>
        <w:rPr>
          <w:rFonts w:ascii="Arial" w:hAnsi="Arial" w:cs="Arial"/>
          <w:sz w:val="20"/>
          <w:szCs w:val="20"/>
        </w:rPr>
      </w:pPr>
      <m:oMathPara>
        <m:oMath>
          <m:r>
            <w:rPr>
              <w:rFonts w:ascii="Cambria Math" w:hAnsi="Cambria Math" w:cs="Arial"/>
              <w:sz w:val="20"/>
              <w:szCs w:val="20"/>
            </w:rPr>
            <m:t>FP=</m:t>
          </m:r>
          <m:f>
            <m:fPr>
              <m:ctrlPr>
                <w:rPr>
                  <w:rFonts w:ascii="Cambria Math" w:hAnsi="Cambria Math" w:cs="Arial"/>
                  <w:i/>
                  <w:sz w:val="20"/>
                  <w:szCs w:val="20"/>
                </w:rPr>
              </m:ctrlPr>
            </m:fPr>
            <m:num>
              <m:r>
                <w:rPr>
                  <w:rFonts w:ascii="Cambria Math" w:hAnsi="Cambria Math" w:cs="Arial"/>
                  <w:sz w:val="20"/>
                  <w:szCs w:val="20"/>
                </w:rPr>
                <m:t>Potencia Activa(P)[KW]</m:t>
              </m:r>
            </m:num>
            <m:den>
              <m:r>
                <w:rPr>
                  <w:rFonts w:ascii="Cambria Math" w:hAnsi="Cambria Math" w:cs="Arial"/>
                  <w:sz w:val="20"/>
                  <w:szCs w:val="20"/>
                </w:rPr>
                <m:t>Potencia Aparente(S)[KVA]</m:t>
              </m:r>
            </m:den>
          </m:f>
          <m:r>
            <w:rPr>
              <w:rFonts w:ascii="Cambria Math" w:hAnsi="Cambria Math" w:cs="Arial"/>
              <w:sz w:val="20"/>
              <w:szCs w:val="20"/>
            </w:rPr>
            <m:t>=Cosθ</m:t>
          </m:r>
        </m:oMath>
      </m:oMathPara>
    </w:p>
    <w:p w14:paraId="2FA44947" w14:textId="77777777" w:rsidR="00D4162E" w:rsidRPr="008B0312" w:rsidRDefault="00D4162E" w:rsidP="00D4162E">
      <w:pPr>
        <w:rPr>
          <w:rFonts w:ascii="Arial" w:hAnsi="Arial" w:cs="Arial"/>
          <w:sz w:val="20"/>
          <w:szCs w:val="20"/>
        </w:rPr>
      </w:pPr>
    </w:p>
    <w:p w14:paraId="4C9BEDBA" w14:textId="5D58E4CA" w:rsidR="00D4162E" w:rsidRDefault="00D4162E" w:rsidP="00D4162E">
      <w:pPr>
        <w:rPr>
          <w:rFonts w:ascii="Arial" w:hAnsi="Arial" w:cs="Arial"/>
          <w:sz w:val="20"/>
          <w:szCs w:val="20"/>
        </w:rPr>
      </w:pPr>
      <w:r>
        <w:rPr>
          <w:rFonts w:ascii="Arial" w:hAnsi="Arial" w:cs="Arial"/>
          <w:sz w:val="20"/>
          <w:szCs w:val="20"/>
        </w:rPr>
        <w:t xml:space="preserve">El ángulo </w:t>
      </w:r>
      <m:oMath>
        <m:r>
          <w:rPr>
            <w:rFonts w:ascii="Cambria Math" w:hAnsi="Cambria Math" w:cs="Arial"/>
            <w:sz w:val="20"/>
            <w:szCs w:val="20"/>
          </w:rPr>
          <m:t>θ</m:t>
        </m:r>
      </m:oMath>
      <w:r>
        <w:rPr>
          <w:rFonts w:ascii="Arial" w:hAnsi="Arial" w:cs="Arial"/>
          <w:sz w:val="20"/>
          <w:szCs w:val="20"/>
        </w:rPr>
        <w:t xml:space="preserve"> formado entre la potencia activa y la potencia aparente en la ilustración 1es igual al desfase entre la señal de corriente y tensión.</w:t>
      </w:r>
    </w:p>
    <w:p w14:paraId="1C64D094" w14:textId="77777777" w:rsidR="00D4162E" w:rsidRDefault="00D4162E" w:rsidP="00D4162E">
      <w:pPr>
        <w:rPr>
          <w:rFonts w:ascii="Arial" w:hAnsi="Arial" w:cs="Arial"/>
          <w:sz w:val="20"/>
          <w:szCs w:val="20"/>
        </w:rPr>
      </w:pPr>
    </w:p>
    <w:p w14:paraId="79F37D3E" w14:textId="2FFDE17E" w:rsidR="000A6561" w:rsidRDefault="00D4162E" w:rsidP="00D4162E">
      <w:pPr>
        <w:rPr>
          <w:rFonts w:ascii="Arial" w:hAnsi="Arial" w:cs="Arial"/>
          <w:sz w:val="20"/>
          <w:szCs w:val="20"/>
        </w:rPr>
      </w:pPr>
      <w:r>
        <w:rPr>
          <w:rFonts w:ascii="Arial" w:hAnsi="Arial" w:cs="Arial"/>
          <w:sz w:val="20"/>
          <w:szCs w:val="20"/>
        </w:rPr>
        <w:t>Se considera que un factor de potencia cercano a uno indica un uso eficiente de la energía, mientras que un valor por debajo implica una mayor cantidad de energía reactiva en el sistema.</w:t>
      </w:r>
    </w:p>
    <w:p w14:paraId="08DEAADF" w14:textId="77777777" w:rsidR="000A6561" w:rsidRDefault="000A6561" w:rsidP="00D4162E">
      <w:pPr>
        <w:rPr>
          <w:rFonts w:ascii="Arial" w:hAnsi="Arial" w:cs="Arial"/>
          <w:sz w:val="20"/>
          <w:szCs w:val="20"/>
        </w:rPr>
      </w:pPr>
    </w:p>
    <w:p w14:paraId="3BBF7EF9" w14:textId="77777777" w:rsidR="00D4162E" w:rsidRDefault="00D4162E" w:rsidP="00D4162E">
      <w:pPr>
        <w:rPr>
          <w:rFonts w:ascii="Arial" w:hAnsi="Arial" w:cs="Arial"/>
          <w:sz w:val="20"/>
          <w:szCs w:val="20"/>
        </w:rPr>
      </w:pPr>
      <w:r>
        <w:rPr>
          <w:rFonts w:ascii="Arial" w:hAnsi="Arial" w:cs="Arial"/>
          <w:sz w:val="20"/>
          <w:szCs w:val="20"/>
        </w:rPr>
        <w:t>La aplicación del factor de potencia es especialmente relevante en sistemas eléctricos industriales y comerciales donde un bajo factor potencia puede aumentar las pérdidas de energías, reducir la eficiencia y generar importes adicionales en la factura eléctrica. A su vez un mal factor de potencia puede causar una sobrecarga en el sistema de proveedores de energía eléctrica produciendo un uso ineficiente de estos mismos.</w:t>
      </w:r>
    </w:p>
    <w:p w14:paraId="3C76ED26" w14:textId="77777777" w:rsidR="00D4162E" w:rsidRDefault="00D4162E" w:rsidP="00D4162E">
      <w:pPr>
        <w:rPr>
          <w:rFonts w:ascii="Arial" w:hAnsi="Arial" w:cs="Arial"/>
          <w:sz w:val="20"/>
          <w:szCs w:val="20"/>
        </w:rPr>
      </w:pPr>
    </w:p>
    <w:p w14:paraId="084CC8F8" w14:textId="635B220B" w:rsidR="006911EA" w:rsidRPr="006911EA" w:rsidRDefault="006911EA" w:rsidP="006911EA">
      <w:pPr>
        <w:rPr>
          <w:rFonts w:ascii="Arial" w:hAnsi="Arial" w:cs="Arial"/>
          <w:i/>
          <w:iCs/>
          <w:color w:val="808080" w:themeColor="background1" w:themeShade="80"/>
          <w:sz w:val="20"/>
          <w:szCs w:val="20"/>
        </w:rPr>
      </w:pPr>
      <w:r w:rsidRPr="006911EA">
        <w:rPr>
          <w:rFonts w:ascii="Arial" w:hAnsi="Arial" w:cs="Arial"/>
          <w:i/>
          <w:iCs/>
          <w:color w:val="808080" w:themeColor="background1" w:themeShade="80"/>
          <w:sz w:val="20"/>
          <w:szCs w:val="20"/>
        </w:rPr>
        <w:t xml:space="preserve">Información </w:t>
      </w:r>
      <w:r>
        <w:rPr>
          <w:rFonts w:ascii="Arial" w:hAnsi="Arial" w:cs="Arial"/>
          <w:i/>
          <w:iCs/>
          <w:color w:val="808080" w:themeColor="background1" w:themeShade="80"/>
          <w:sz w:val="20"/>
          <w:szCs w:val="20"/>
        </w:rPr>
        <w:t>recopilada</w:t>
      </w:r>
      <w:r w:rsidRPr="006911EA">
        <w:rPr>
          <w:rFonts w:ascii="Arial" w:hAnsi="Arial" w:cs="Arial"/>
          <w:i/>
          <w:iCs/>
          <w:color w:val="808080" w:themeColor="background1" w:themeShade="80"/>
          <w:sz w:val="20"/>
          <w:szCs w:val="20"/>
        </w:rPr>
        <w:t xml:space="preserve"> del libro Calidad de la Energía</w:t>
      </w:r>
      <w:r w:rsidR="006859F6">
        <w:rPr>
          <w:rFonts w:ascii="Arial" w:hAnsi="Arial" w:cs="Arial"/>
          <w:i/>
          <w:iCs/>
          <w:color w:val="808080" w:themeColor="background1" w:themeShade="80"/>
          <w:sz w:val="20"/>
          <w:szCs w:val="20"/>
        </w:rPr>
        <w:t>.</w:t>
      </w:r>
    </w:p>
    <w:p w14:paraId="4BC5F523" w14:textId="5052FA26" w:rsidR="00D4162E" w:rsidRDefault="00AF0335" w:rsidP="00D4162E">
      <w:pPr>
        <w:rPr>
          <w:rFonts w:ascii="Arial" w:hAnsi="Arial" w:cs="Arial"/>
          <w:sz w:val="20"/>
          <w:szCs w:val="20"/>
        </w:rPr>
      </w:pPr>
      <w:sdt>
        <w:sdtPr>
          <w:rPr>
            <w:rFonts w:ascii="Arial" w:hAnsi="Arial" w:cs="Arial"/>
            <w:sz w:val="20"/>
            <w:szCs w:val="20"/>
          </w:rPr>
          <w:id w:val="1992598323"/>
          <w:citation/>
        </w:sdtPr>
        <w:sdtEndPr/>
        <w:sdtContent>
          <w:r w:rsidR="00882D00">
            <w:rPr>
              <w:rFonts w:ascii="Arial" w:hAnsi="Arial" w:cs="Arial"/>
              <w:sz w:val="20"/>
              <w:szCs w:val="20"/>
            </w:rPr>
            <w:fldChar w:fldCharType="begin"/>
          </w:r>
          <w:r w:rsidR="00882D00">
            <w:rPr>
              <w:rFonts w:ascii="Arial" w:hAnsi="Arial" w:cs="Arial"/>
              <w:sz w:val="20"/>
              <w:szCs w:val="20"/>
              <w:lang w:val="es-MX"/>
            </w:rPr>
            <w:instrText xml:space="preserve"> CITATION Bar11 \l 2058 </w:instrText>
          </w:r>
          <w:r w:rsidR="00882D00">
            <w:rPr>
              <w:rFonts w:ascii="Arial" w:hAnsi="Arial" w:cs="Arial"/>
              <w:sz w:val="20"/>
              <w:szCs w:val="20"/>
            </w:rPr>
            <w:fldChar w:fldCharType="separate"/>
          </w:r>
          <w:r w:rsidR="003A56E2" w:rsidRPr="003A56E2">
            <w:rPr>
              <w:rFonts w:ascii="Arial" w:hAnsi="Arial" w:cs="Arial"/>
              <w:noProof/>
              <w:sz w:val="20"/>
              <w:szCs w:val="20"/>
              <w:lang w:val="es-MX"/>
            </w:rPr>
            <w:t>(Barcón, Rafael, &amp; Iv'an, 2011)</w:t>
          </w:r>
          <w:r w:rsidR="00882D00">
            <w:rPr>
              <w:rFonts w:ascii="Arial" w:hAnsi="Arial" w:cs="Arial"/>
              <w:sz w:val="20"/>
              <w:szCs w:val="20"/>
            </w:rPr>
            <w:fldChar w:fldCharType="end"/>
          </w:r>
        </w:sdtContent>
      </w:sdt>
    </w:p>
    <w:p w14:paraId="045A2493" w14:textId="77777777" w:rsidR="00D4162E" w:rsidRDefault="00D4162E" w:rsidP="007E70A3">
      <w:pPr>
        <w:pStyle w:val="Ttulo2"/>
        <w:rPr>
          <w:rFonts w:cs="Arial"/>
          <w:sz w:val="20"/>
          <w:szCs w:val="20"/>
        </w:rPr>
      </w:pPr>
      <w:bookmarkStart w:id="26" w:name="_Toc154578514"/>
      <w:r>
        <w:lastRenderedPageBreak/>
        <w:t>¿Porque se produce un bajo factor de potencia?</w:t>
      </w:r>
      <w:bookmarkEnd w:id="26"/>
    </w:p>
    <w:p w14:paraId="1139BB40" w14:textId="77777777" w:rsidR="00D4162E" w:rsidRDefault="00D4162E" w:rsidP="007E70A3">
      <w:pPr>
        <w:jc w:val="both"/>
        <w:rPr>
          <w:rFonts w:ascii="Arial" w:hAnsi="Arial" w:cs="Arial"/>
          <w:sz w:val="20"/>
          <w:szCs w:val="20"/>
        </w:rPr>
      </w:pPr>
    </w:p>
    <w:p w14:paraId="6ED1414A" w14:textId="77777777" w:rsidR="00D4162E" w:rsidRDefault="00D4162E" w:rsidP="007E70A3">
      <w:pPr>
        <w:jc w:val="both"/>
        <w:rPr>
          <w:rFonts w:ascii="Arial" w:hAnsi="Arial" w:cs="Arial"/>
          <w:sz w:val="20"/>
          <w:szCs w:val="20"/>
        </w:rPr>
      </w:pPr>
      <w:r>
        <w:rPr>
          <w:rFonts w:ascii="Arial" w:hAnsi="Arial" w:cs="Arial"/>
          <w:sz w:val="20"/>
          <w:szCs w:val="20"/>
        </w:rPr>
        <w:t xml:space="preserve">Este se produce cuando las cargas inductivas y capacitivas producen un desfasamiento entre la tensión y la corriente afectando al FP. Por lo general las cargas industriales producen este desfase que se traduce en un aumento de la corriente y una disminución en el FP. </w:t>
      </w:r>
    </w:p>
    <w:p w14:paraId="6CC2B92E" w14:textId="77777777" w:rsidR="00D4162E" w:rsidRDefault="00D4162E" w:rsidP="007E70A3">
      <w:pPr>
        <w:jc w:val="both"/>
        <w:rPr>
          <w:rFonts w:ascii="Arial" w:hAnsi="Arial" w:cs="Arial"/>
          <w:sz w:val="20"/>
          <w:szCs w:val="20"/>
        </w:rPr>
      </w:pPr>
      <w:r>
        <w:rPr>
          <w:rFonts w:ascii="Arial" w:hAnsi="Arial" w:cs="Arial"/>
          <w:sz w:val="20"/>
          <w:szCs w:val="20"/>
        </w:rPr>
        <w:t>Existen una gran variedad de equipos eléctricos que por sus características de operación provocan un FP bajo, un ejemplo de esto puede ser: Transformadores, motores síncronos, motores de inducción, hornos de inducción, etc.</w:t>
      </w:r>
    </w:p>
    <w:p w14:paraId="0546F8F3" w14:textId="77777777" w:rsidR="00D4162E" w:rsidRDefault="00D4162E" w:rsidP="007E70A3">
      <w:pPr>
        <w:jc w:val="both"/>
        <w:rPr>
          <w:rFonts w:ascii="Arial" w:hAnsi="Arial" w:cs="Arial"/>
          <w:sz w:val="20"/>
          <w:szCs w:val="20"/>
        </w:rPr>
      </w:pPr>
      <w:r>
        <w:rPr>
          <w:rFonts w:ascii="Arial" w:hAnsi="Arial" w:cs="Arial"/>
          <w:sz w:val="20"/>
          <w:szCs w:val="20"/>
        </w:rPr>
        <w:t xml:space="preserve">Mientras más grande es este desfasamiento entre la tensión y la corriente que se demanda, menor será este factor. </w:t>
      </w:r>
    </w:p>
    <w:p w14:paraId="0EC930A9" w14:textId="77777777" w:rsidR="00D4162E" w:rsidRDefault="00D4162E" w:rsidP="007E70A3">
      <w:pPr>
        <w:jc w:val="both"/>
        <w:rPr>
          <w:rFonts w:ascii="Arial" w:hAnsi="Arial" w:cs="Arial"/>
          <w:sz w:val="20"/>
          <w:szCs w:val="20"/>
        </w:rPr>
      </w:pPr>
    </w:p>
    <w:p w14:paraId="575C8794" w14:textId="77777777" w:rsidR="00D4162E" w:rsidRDefault="00D4162E" w:rsidP="007E70A3">
      <w:pPr>
        <w:jc w:val="both"/>
        <w:rPr>
          <w:rFonts w:ascii="Arial" w:hAnsi="Arial" w:cs="Arial"/>
          <w:sz w:val="20"/>
          <w:szCs w:val="20"/>
        </w:rPr>
      </w:pPr>
      <w:r>
        <w:rPr>
          <w:rFonts w:ascii="Arial" w:hAnsi="Arial" w:cs="Arial"/>
          <w:sz w:val="20"/>
          <w:szCs w:val="20"/>
        </w:rPr>
        <w:t>Este desface depende del tipo de carga utilizada siendo estas inductivas, capacitivas y resistivas.</w:t>
      </w:r>
    </w:p>
    <w:p w14:paraId="13CA1DD9" w14:textId="77777777" w:rsidR="00D4162E" w:rsidRDefault="00D4162E" w:rsidP="007E70A3">
      <w:pPr>
        <w:jc w:val="both"/>
        <w:rPr>
          <w:rFonts w:ascii="Arial" w:hAnsi="Arial" w:cs="Arial"/>
          <w:sz w:val="20"/>
          <w:szCs w:val="20"/>
        </w:rPr>
      </w:pPr>
      <w:r>
        <w:rPr>
          <w:rFonts w:ascii="Arial" w:hAnsi="Arial" w:cs="Arial"/>
          <w:sz w:val="20"/>
          <w:szCs w:val="20"/>
        </w:rPr>
        <w:t>En una carga inductiva como pueden ser motores y transformadores la corriente estará retrasada respecto al voltaje y como consecuencia el FP. se retrasa, en el caso de las cargas capacitivas la corriente se encuentra adelantada al voltaje y en las cargas resistivas como las lámparas el voltaje y la corriente están en fase, lo que significa que se tiene un factor de potencia unitario.</w:t>
      </w:r>
    </w:p>
    <w:p w14:paraId="4BE7C295" w14:textId="77777777" w:rsidR="00D4162E" w:rsidRDefault="00D4162E" w:rsidP="00D4162E">
      <w:pPr>
        <w:rPr>
          <w:rFonts w:ascii="Arial" w:hAnsi="Arial" w:cs="Arial"/>
          <w:sz w:val="20"/>
          <w:szCs w:val="20"/>
        </w:rPr>
      </w:pPr>
    </w:p>
    <w:p w14:paraId="1520A32D" w14:textId="77777777" w:rsidR="00D4162E" w:rsidRDefault="00D4162E" w:rsidP="00D4162E">
      <w:pPr>
        <w:tabs>
          <w:tab w:val="left" w:pos="3663"/>
        </w:tabs>
        <w:rPr>
          <w:rFonts w:ascii="Arial" w:hAnsi="Arial" w:cs="Arial"/>
          <w:sz w:val="20"/>
          <w:szCs w:val="20"/>
        </w:rPr>
      </w:pPr>
    </w:p>
    <w:p w14:paraId="7E9EC1E2" w14:textId="77777777" w:rsidR="00100EE1" w:rsidRDefault="00100EE1" w:rsidP="00100EE1">
      <w:pPr>
        <w:keepNext/>
        <w:jc w:val="center"/>
      </w:pPr>
      <w:r w:rsidRPr="00100EE1">
        <w:rPr>
          <w:rFonts w:ascii="Arial" w:hAnsi="Arial" w:cs="Arial"/>
          <w:noProof/>
          <w:sz w:val="20"/>
          <w:szCs w:val="20"/>
        </w:rPr>
        <w:drawing>
          <wp:inline distT="0" distB="0" distL="0" distR="0" wp14:anchorId="554E44C3" wp14:editId="28B285BE">
            <wp:extent cx="3511296" cy="1276234"/>
            <wp:effectExtent l="76200" t="76200" r="127635" b="133985"/>
            <wp:docPr id="1095373931" name="Imagen 109537393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73931" name="Imagen 1" descr="Imagen que contiene objeto, reloj&#10;&#10;Descripción generada automáticamente"/>
                    <pic:cNvPicPr/>
                  </pic:nvPicPr>
                  <pic:blipFill>
                    <a:blip r:embed="rId34"/>
                    <a:stretch>
                      <a:fillRect/>
                    </a:stretch>
                  </pic:blipFill>
                  <pic:spPr>
                    <a:xfrm>
                      <a:off x="0" y="0"/>
                      <a:ext cx="3529850" cy="1282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A9F546" w14:textId="7BFB2D04" w:rsidR="00D22399" w:rsidRDefault="00100EE1" w:rsidP="00100EE1">
      <w:pPr>
        <w:pStyle w:val="Descripcin"/>
        <w:jc w:val="center"/>
      </w:pPr>
      <w:bookmarkStart w:id="27" w:name="_Toc145012411"/>
      <w:bookmarkStart w:id="28" w:name="_Toc145014169"/>
      <w:bookmarkStart w:id="29" w:name="_Toc145016129"/>
      <w:bookmarkStart w:id="30" w:name="_Toc145017593"/>
      <w:r>
        <w:t xml:space="preserve">Ilustración </w:t>
      </w:r>
      <w:r>
        <w:fldChar w:fldCharType="begin"/>
      </w:r>
      <w:r>
        <w:instrText xml:space="preserve"> SEQ Ilustración \* ARABIC </w:instrText>
      </w:r>
      <w:r>
        <w:fldChar w:fldCharType="separate"/>
      </w:r>
      <w:r w:rsidR="009045ED">
        <w:rPr>
          <w:noProof/>
        </w:rPr>
        <w:t>2</w:t>
      </w:r>
      <w:r>
        <w:fldChar w:fldCharType="end"/>
      </w:r>
      <w:r>
        <w:t xml:space="preserve"> Representación del desfase de las cargas</w:t>
      </w:r>
      <w:bookmarkEnd w:id="27"/>
      <w:bookmarkEnd w:id="28"/>
      <w:bookmarkEnd w:id="29"/>
      <w:bookmarkEnd w:id="30"/>
      <w:r w:rsidR="006859F6">
        <w:t>.</w:t>
      </w:r>
      <w:r>
        <w:t xml:space="preserve"> </w:t>
      </w:r>
    </w:p>
    <w:p w14:paraId="165C608E" w14:textId="428D6EE7" w:rsidR="00D4162E" w:rsidRDefault="00D22399" w:rsidP="00D22399">
      <w:pPr>
        <w:pStyle w:val="Descripcin"/>
        <w:jc w:val="center"/>
        <w:rPr>
          <w:rFonts w:ascii="Arial" w:hAnsi="Arial" w:cs="Arial"/>
          <w:sz w:val="20"/>
          <w:szCs w:val="20"/>
        </w:rPr>
      </w:pPr>
      <w:r>
        <w:t xml:space="preserve">Elaboración: </w:t>
      </w:r>
      <w:r w:rsidR="00100EE1">
        <w:t>pro</w:t>
      </w:r>
      <w:r>
        <w:t>pia</w:t>
      </w:r>
      <w:r w:rsidR="00E537B2">
        <w:rPr>
          <w:noProof/>
        </w:rPr>
        <mc:AlternateContent>
          <mc:Choice Requires="wps">
            <w:drawing>
              <wp:anchor distT="0" distB="0" distL="114300" distR="114300" simplePos="0" relativeHeight="251658242" behindDoc="0" locked="0" layoutInCell="1" allowOverlap="1" wp14:anchorId="55AE1FE3" wp14:editId="57680536">
                <wp:simplePos x="0" y="0"/>
                <wp:positionH relativeFrom="column">
                  <wp:posOffset>1270000</wp:posOffset>
                </wp:positionH>
                <wp:positionV relativeFrom="paragraph">
                  <wp:posOffset>1737360</wp:posOffset>
                </wp:positionV>
                <wp:extent cx="4152900" cy="635"/>
                <wp:effectExtent l="0" t="0" r="0" b="0"/>
                <wp:wrapTopAndBottom/>
                <wp:docPr id="1148983243" name="Cuadro de texto 1148983243"/>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72CFAF09" w14:textId="27573E24" w:rsidR="00234409" w:rsidRPr="00E537B2" w:rsidRDefault="00234409" w:rsidP="00490B03">
                            <w:pPr>
                              <w:pStyle w:val="Descripci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E1FE3" id="Cuadro de texto 1148983243" o:spid="_x0000_s1027" type="#_x0000_t202" style="position:absolute;left:0;text-align:left;margin-left:100pt;margin-top:136.8pt;width:327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CGAIAAD8EAAAOAAAAZHJzL2Uyb0RvYy54bWysU8Fu2zAMvQ/YPwi6L06yt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5Ps6v5zZR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" stroked="f">
                <v:textbox style="mso-fit-shape-to-text:t" inset="0,0,0,0">
                  <w:txbxContent>
                    <w:p w14:paraId="72CFAF09" w14:textId="27573E24" w:rsidR="00234409" w:rsidRPr="00E537B2" w:rsidRDefault="00234409" w:rsidP="00490B03">
                      <w:pPr>
                        <w:pStyle w:val="Descripcin"/>
                        <w:jc w:val="center"/>
                      </w:pPr>
                    </w:p>
                  </w:txbxContent>
                </v:textbox>
                <w10:wrap type="topAndBottom"/>
              </v:shape>
            </w:pict>
          </mc:Fallback>
        </mc:AlternateContent>
      </w:r>
      <w:r w:rsidR="006859F6">
        <w:t>.</w:t>
      </w:r>
    </w:p>
    <w:p w14:paraId="70F0DB96" w14:textId="0CC2E4E4" w:rsidR="00D4162E" w:rsidRDefault="00D4162E" w:rsidP="007E70A3">
      <w:pPr>
        <w:jc w:val="both"/>
        <w:rPr>
          <w:rFonts w:ascii="Arial" w:hAnsi="Arial" w:cs="Arial"/>
          <w:sz w:val="20"/>
          <w:szCs w:val="20"/>
        </w:rPr>
      </w:pPr>
      <w:r>
        <w:rPr>
          <w:rFonts w:ascii="Arial" w:hAnsi="Arial" w:cs="Arial"/>
          <w:sz w:val="20"/>
          <w:szCs w:val="20"/>
        </w:rPr>
        <w:t>Un factor de potencia bajo implica problemas asociados a un mayor consumo de corriente lo que puede traducirse en una sobrecarga de transformadores, generadores y líneas de distribución, además de un incremento en las caídas de tensión.</w:t>
      </w:r>
    </w:p>
    <w:p w14:paraId="6324F114" w14:textId="77777777" w:rsidR="00D4162E" w:rsidRDefault="00D4162E" w:rsidP="007E70A3">
      <w:pPr>
        <w:jc w:val="both"/>
        <w:rPr>
          <w:rFonts w:ascii="Arial" w:hAnsi="Arial" w:cs="Arial"/>
          <w:sz w:val="20"/>
          <w:szCs w:val="20"/>
        </w:rPr>
      </w:pPr>
      <w:r>
        <w:rPr>
          <w:rFonts w:ascii="Arial" w:hAnsi="Arial" w:cs="Arial"/>
          <w:sz w:val="20"/>
          <w:szCs w:val="20"/>
        </w:rPr>
        <w:t>Todo esto por consecuencia acarrea problemas económicos que se podrían ver reflejados en un aumento de la facturación eléctrica y una multa por un factor de potencia bajo la norma.</w:t>
      </w:r>
    </w:p>
    <w:p w14:paraId="7B7980E1" w14:textId="66C4F235" w:rsidR="00D4162E" w:rsidRDefault="00D4162E" w:rsidP="007E70A3">
      <w:pPr>
        <w:jc w:val="both"/>
        <w:rPr>
          <w:rFonts w:ascii="Arial" w:hAnsi="Arial" w:cs="Arial"/>
          <w:sz w:val="20"/>
          <w:szCs w:val="20"/>
        </w:rPr>
      </w:pPr>
    </w:p>
    <w:p w14:paraId="063BC62E" w14:textId="77777777" w:rsidR="00D4162E" w:rsidRDefault="00D4162E" w:rsidP="007E70A3">
      <w:pPr>
        <w:pStyle w:val="Estilo4"/>
        <w:rPr>
          <w:rFonts w:ascii="Arial" w:eastAsia="Times New Roman" w:hAnsi="Arial" w:cs="Arial"/>
          <w:color w:val="FF0000"/>
          <w:sz w:val="20"/>
          <w:szCs w:val="20"/>
          <w:lang w:val="es-ES" w:bidi="hi-IN"/>
        </w:rPr>
      </w:pPr>
      <w:r w:rsidRPr="764F7777">
        <w:rPr>
          <w:rFonts w:ascii="Arial" w:eastAsia="Times New Roman" w:hAnsi="Arial" w:cs="Arial"/>
          <w:color w:val="000000" w:themeColor="text1"/>
          <w:sz w:val="20"/>
          <w:szCs w:val="20"/>
          <w:lang w:val="es-ES" w:bidi="hi-IN"/>
        </w:rPr>
        <w:t>Una</w:t>
      </w:r>
      <w:r w:rsidRPr="4D23C393">
        <w:rPr>
          <w:rFonts w:ascii="Arial" w:eastAsia="Times New Roman" w:hAnsi="Arial" w:cs="Arial"/>
          <w:color w:val="000000" w:themeColor="text1"/>
          <w:sz w:val="20"/>
          <w:szCs w:val="20"/>
          <w:lang w:val="es-ES" w:bidi="hi-IN"/>
        </w:rPr>
        <w:t xml:space="preserve"> de </w:t>
      </w:r>
      <w:r w:rsidRPr="764F7777">
        <w:rPr>
          <w:rFonts w:ascii="Arial" w:eastAsia="Times New Roman" w:hAnsi="Arial" w:cs="Arial"/>
          <w:color w:val="000000" w:themeColor="text1"/>
          <w:sz w:val="20"/>
          <w:szCs w:val="20"/>
          <w:lang w:val="es-ES" w:bidi="hi-IN"/>
        </w:rPr>
        <w:t>la soluciones clásicas para</w:t>
      </w:r>
      <w:r w:rsidRPr="4D23C393">
        <w:rPr>
          <w:rFonts w:ascii="Arial" w:eastAsia="Times New Roman" w:hAnsi="Arial" w:cs="Arial"/>
          <w:color w:val="000000" w:themeColor="text1"/>
          <w:sz w:val="20"/>
          <w:szCs w:val="20"/>
          <w:lang w:val="es-ES" w:bidi="hi-IN"/>
        </w:rPr>
        <w:t xml:space="preserve"> corregir </w:t>
      </w:r>
      <w:r w:rsidRPr="764F7777">
        <w:rPr>
          <w:rFonts w:ascii="Arial" w:eastAsia="Times New Roman" w:hAnsi="Arial" w:cs="Arial"/>
          <w:color w:val="000000" w:themeColor="text1"/>
          <w:sz w:val="20"/>
          <w:szCs w:val="20"/>
          <w:lang w:val="es-ES" w:bidi="hi-IN"/>
        </w:rPr>
        <w:t>el factor de potencia es empleo de</w:t>
      </w:r>
      <w:r w:rsidRPr="4D23C393">
        <w:rPr>
          <w:rFonts w:ascii="Arial" w:eastAsia="Times New Roman" w:hAnsi="Arial" w:cs="Arial"/>
          <w:color w:val="000000" w:themeColor="text1"/>
          <w:sz w:val="20"/>
          <w:szCs w:val="20"/>
          <w:lang w:val="es-ES" w:bidi="hi-IN"/>
        </w:rPr>
        <w:t xml:space="preserve"> bancos de condensadores que se dimensionan en función de las cargas reactivas que están conectadas a la red, esto implica que agregar o restar cargas romperían este dimensionamiento, consideramos una planta industrial que tiene una serie de máquinas eléctricas las cuales tienen variados ciclos de trabajo y frecuencia, lo cual cambia en función de la demanda de producción, </w:t>
      </w:r>
      <w:r w:rsidRPr="6495FB68">
        <w:rPr>
          <w:rFonts w:ascii="Arial" w:eastAsia="Times New Roman" w:hAnsi="Arial" w:cs="Arial"/>
          <w:color w:val="000000" w:themeColor="text1"/>
          <w:sz w:val="20"/>
          <w:szCs w:val="20"/>
          <w:lang w:val="es-ES" w:bidi="hi-IN"/>
        </w:rPr>
        <w:t>esto implica que el factor de potencia varia durante una jornada de operación de la planta industrial,</w:t>
      </w:r>
      <w:r w:rsidRPr="38C77683">
        <w:rPr>
          <w:rFonts w:ascii="Arial" w:eastAsia="Times New Roman" w:hAnsi="Arial" w:cs="Arial"/>
          <w:color w:val="000000" w:themeColor="text1"/>
          <w:sz w:val="20"/>
          <w:szCs w:val="20"/>
          <w:lang w:val="es-ES" w:bidi="hi-IN"/>
        </w:rPr>
        <w:t xml:space="preserve"> </w:t>
      </w:r>
      <w:r w:rsidRPr="066B2AE8">
        <w:rPr>
          <w:rFonts w:ascii="Arial" w:eastAsia="Times New Roman" w:hAnsi="Arial" w:cs="Arial"/>
          <w:color w:val="000000" w:themeColor="text1"/>
          <w:sz w:val="20"/>
          <w:szCs w:val="20"/>
          <w:lang w:val="es-ES" w:bidi="hi-IN"/>
        </w:rPr>
        <w:t>lo que conlleva</w:t>
      </w:r>
      <w:r w:rsidRPr="38C77683">
        <w:rPr>
          <w:rFonts w:ascii="Arial" w:eastAsia="Times New Roman" w:hAnsi="Arial" w:cs="Arial"/>
          <w:color w:val="000000" w:themeColor="text1"/>
          <w:sz w:val="20"/>
          <w:szCs w:val="20"/>
          <w:lang w:val="es-ES" w:bidi="hi-IN"/>
        </w:rPr>
        <w:t xml:space="preserve"> </w:t>
      </w:r>
      <w:r w:rsidRPr="14CBBE7C">
        <w:rPr>
          <w:rFonts w:ascii="Arial" w:eastAsia="Times New Roman" w:hAnsi="Arial" w:cs="Arial"/>
          <w:color w:val="000000" w:themeColor="text1"/>
          <w:sz w:val="20"/>
          <w:szCs w:val="20"/>
          <w:lang w:val="es-ES" w:bidi="hi-IN"/>
        </w:rPr>
        <w:t>que se</w:t>
      </w:r>
      <w:r w:rsidRPr="38C77683">
        <w:rPr>
          <w:rFonts w:ascii="Arial" w:eastAsia="Times New Roman" w:hAnsi="Arial" w:cs="Arial"/>
          <w:color w:val="000000" w:themeColor="text1"/>
          <w:sz w:val="20"/>
          <w:szCs w:val="20"/>
          <w:lang w:val="es-ES" w:bidi="hi-IN"/>
        </w:rPr>
        <w:t xml:space="preserve"> requiera </w:t>
      </w:r>
      <w:r w:rsidRPr="00160E80">
        <w:rPr>
          <w:rFonts w:ascii="Arial" w:eastAsia="Times New Roman" w:hAnsi="Arial" w:cs="Arial"/>
          <w:color w:val="0D0D0D" w:themeColor="text1" w:themeTint="F2"/>
          <w:sz w:val="20"/>
          <w:szCs w:val="20"/>
          <w:lang w:val="es-ES" w:bidi="hi-IN"/>
        </w:rPr>
        <w:t>corregir el factor de potencia en forma dinámica.</w:t>
      </w:r>
    </w:p>
    <w:p w14:paraId="3E2E7CE5" w14:textId="77777777" w:rsidR="00D4162E" w:rsidRDefault="00D4162E" w:rsidP="007E70A3">
      <w:pPr>
        <w:pStyle w:val="Estilo4"/>
        <w:rPr>
          <w:rFonts w:ascii="Arial" w:eastAsia="Times New Roman" w:hAnsi="Arial" w:cs="Arial"/>
          <w:color w:val="FF0000"/>
          <w:sz w:val="20"/>
          <w:szCs w:val="20"/>
          <w:lang w:val="es-ES" w:bidi="hi-IN"/>
        </w:rPr>
      </w:pPr>
    </w:p>
    <w:p w14:paraId="187A4126" w14:textId="72E23236" w:rsidR="00D4162E" w:rsidRDefault="00D4162E" w:rsidP="007E70A3">
      <w:pPr>
        <w:pStyle w:val="Estilo4"/>
        <w:rPr>
          <w:rFonts w:ascii="Arial" w:eastAsia="Times New Roman" w:hAnsi="Arial" w:cs="Arial"/>
          <w:color w:val="000000" w:themeColor="text1"/>
          <w:sz w:val="20"/>
          <w:szCs w:val="20"/>
          <w:lang w:val="es-ES" w:bidi="hi-IN"/>
        </w:rPr>
      </w:pPr>
      <w:r>
        <w:rPr>
          <w:rFonts w:ascii="Arial" w:eastAsia="Times New Roman" w:hAnsi="Arial" w:cs="Arial"/>
          <w:color w:val="000000" w:themeColor="text1"/>
          <w:sz w:val="20"/>
          <w:szCs w:val="20"/>
          <w:lang w:val="es-ES" w:bidi="hi-IN"/>
        </w:rPr>
        <w:t>Siendo este el problema que abordaremos corregir este factor de una forma dinámica y automatizada.</w:t>
      </w:r>
    </w:p>
    <w:p w14:paraId="200F4E4E" w14:textId="77777777" w:rsidR="00D4162E" w:rsidRDefault="00D4162E" w:rsidP="00D4162E">
      <w:pPr>
        <w:rPr>
          <w:rFonts w:ascii="Arial" w:hAnsi="Arial" w:cs="Arial"/>
          <w:sz w:val="20"/>
          <w:szCs w:val="20"/>
        </w:rPr>
      </w:pPr>
    </w:p>
    <w:p w14:paraId="437F53A1" w14:textId="77777777" w:rsidR="00DB7268" w:rsidRDefault="00DB7268" w:rsidP="00D4162E">
      <w:pPr>
        <w:rPr>
          <w:rFonts w:ascii="Arial" w:hAnsi="Arial" w:cs="Arial"/>
          <w:sz w:val="20"/>
          <w:szCs w:val="20"/>
        </w:rPr>
      </w:pPr>
    </w:p>
    <w:p w14:paraId="6289F22D" w14:textId="77777777" w:rsidR="00DB7268" w:rsidRDefault="00DB7268" w:rsidP="00D4162E">
      <w:pPr>
        <w:rPr>
          <w:rFonts w:ascii="Arial" w:hAnsi="Arial" w:cs="Arial"/>
          <w:sz w:val="20"/>
          <w:szCs w:val="20"/>
        </w:rPr>
      </w:pPr>
    </w:p>
    <w:p w14:paraId="5C1CEB04" w14:textId="77777777" w:rsidR="00DB7268" w:rsidRDefault="00DB7268" w:rsidP="00D4162E">
      <w:pPr>
        <w:rPr>
          <w:rFonts w:ascii="Arial" w:hAnsi="Arial" w:cs="Arial"/>
          <w:sz w:val="20"/>
          <w:szCs w:val="20"/>
        </w:rPr>
      </w:pPr>
    </w:p>
    <w:p w14:paraId="02A2E4BB" w14:textId="77777777" w:rsidR="00DB7268" w:rsidRDefault="00DB7268" w:rsidP="00D4162E">
      <w:pPr>
        <w:rPr>
          <w:rFonts w:ascii="Arial" w:hAnsi="Arial" w:cs="Arial"/>
          <w:sz w:val="20"/>
          <w:szCs w:val="20"/>
        </w:rPr>
      </w:pPr>
    </w:p>
    <w:p w14:paraId="379EB071" w14:textId="77777777" w:rsidR="00DB7268" w:rsidRDefault="00DB7268" w:rsidP="00D4162E">
      <w:pPr>
        <w:rPr>
          <w:rFonts w:ascii="Arial" w:hAnsi="Arial" w:cs="Arial"/>
          <w:sz w:val="20"/>
          <w:szCs w:val="20"/>
        </w:rPr>
      </w:pPr>
    </w:p>
    <w:p w14:paraId="6E80FC20" w14:textId="77777777" w:rsidR="00DB7268" w:rsidRDefault="00DB7268" w:rsidP="00D4162E">
      <w:pPr>
        <w:rPr>
          <w:rFonts w:ascii="Arial" w:hAnsi="Arial" w:cs="Arial"/>
          <w:sz w:val="20"/>
          <w:szCs w:val="20"/>
        </w:rPr>
      </w:pPr>
    </w:p>
    <w:p w14:paraId="3CF64D13" w14:textId="346F0E05" w:rsidR="00C27631" w:rsidRDefault="00FB7FFD" w:rsidP="007E70A3">
      <w:pPr>
        <w:pStyle w:val="Ttulo2"/>
      </w:pPr>
      <w:bookmarkStart w:id="31" w:name="_Toc154578515"/>
      <w:r>
        <w:lastRenderedPageBreak/>
        <w:t>Soluciones</w:t>
      </w:r>
      <w:r w:rsidR="00870BEB">
        <w:t xml:space="preserve"> en el mercado</w:t>
      </w:r>
      <w:r>
        <w:t>:</w:t>
      </w:r>
      <w:bookmarkEnd w:id="31"/>
    </w:p>
    <w:p w14:paraId="7CC8C78D" w14:textId="0D774164" w:rsidR="00E40BB6" w:rsidRDefault="00DB7268" w:rsidP="007E70A3">
      <w:pPr>
        <w:pStyle w:val="Ttulo2"/>
      </w:pPr>
      <w:bookmarkStart w:id="32" w:name="_Toc154578516"/>
      <w:r>
        <w:rPr>
          <w:noProof/>
        </w:rPr>
        <w:drawing>
          <wp:anchor distT="0" distB="0" distL="114300" distR="114300" simplePos="0" relativeHeight="251658243" behindDoc="0" locked="0" layoutInCell="1" allowOverlap="1" wp14:anchorId="7C5A4F6D" wp14:editId="38C5272C">
            <wp:simplePos x="0" y="0"/>
            <wp:positionH relativeFrom="margin">
              <wp:align>right</wp:align>
            </wp:positionH>
            <wp:positionV relativeFrom="paragraph">
              <wp:posOffset>80695</wp:posOffset>
            </wp:positionV>
            <wp:extent cx="1858010" cy="1858010"/>
            <wp:effectExtent l="76200" t="76200" r="142240" b="142240"/>
            <wp:wrapSquare wrapText="bothSides"/>
            <wp:docPr id="1800223254" name="Imagen 1800223254" descr="low voltage static var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w voltage static var generato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8010" cy="1858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32"/>
    </w:p>
    <w:p w14:paraId="529E6187" w14:textId="4B61561F" w:rsidR="009E6514" w:rsidRDefault="00E27516" w:rsidP="00DB7268">
      <w:pPr>
        <w:rPr>
          <w:rFonts w:ascii="Arial" w:hAnsi="Arial" w:cs="Arial"/>
          <w:sz w:val="20"/>
          <w:szCs w:val="20"/>
        </w:rPr>
      </w:pPr>
      <w:r>
        <w:rPr>
          <w:rFonts w:ascii="Arial" w:hAnsi="Arial" w:cs="Arial"/>
          <w:sz w:val="20"/>
          <w:szCs w:val="20"/>
          <w:u w:val="single"/>
        </w:rPr>
        <w:t>Compensa</w:t>
      </w:r>
      <w:r w:rsidR="005121AB">
        <w:rPr>
          <w:rFonts w:ascii="Arial" w:hAnsi="Arial" w:cs="Arial"/>
          <w:sz w:val="20"/>
          <w:szCs w:val="20"/>
          <w:u w:val="single"/>
        </w:rPr>
        <w:t>dores estáticos de potencia reactiva:</w:t>
      </w:r>
    </w:p>
    <w:p w14:paraId="60C3A411" w14:textId="3E9F780E" w:rsidR="005121AB" w:rsidRDefault="005121AB" w:rsidP="002E50E8">
      <w:pPr>
        <w:jc w:val="both"/>
        <w:rPr>
          <w:rFonts w:ascii="Arial" w:hAnsi="Arial" w:cs="Arial"/>
          <w:sz w:val="20"/>
          <w:szCs w:val="20"/>
        </w:rPr>
      </w:pPr>
      <w:r>
        <w:br/>
      </w:r>
      <w:r w:rsidRPr="005121AB">
        <w:rPr>
          <w:rFonts w:ascii="Arial" w:hAnsi="Arial" w:cs="Arial"/>
          <w:sz w:val="20"/>
          <w:szCs w:val="20"/>
        </w:rPr>
        <w:t>En el inicio del inversor de tipo de voltaje, se emplea un dispositivo llamado transistor binario de compuerta aislada (IGBT4) para regular tanto el valor como la fase de la tensión alterna (CA) del inversor. Esto se hace con el objetivo de llevar a cabo la corrección de la energía reactiva y de las distorsiones armónicas. Debido a que la frecuencia de conmutación del IGBT es muy elevada, alcanzando varias decenas de kilohercios, el SVG (Static Var Generator) puede realizar una corrección reactiva de manera rápida y lograr una alta precisión en la corrección.</w:t>
      </w:r>
    </w:p>
    <w:p w14:paraId="2D496747" w14:textId="143E9B1C" w:rsidR="00DB7268" w:rsidRDefault="00DB7268" w:rsidP="009E6514">
      <w:pPr>
        <w:jc w:val="center"/>
        <w:rPr>
          <w:rFonts w:ascii="Arial" w:hAnsi="Arial" w:cs="Arial"/>
          <w:sz w:val="20"/>
          <w:szCs w:val="20"/>
        </w:rPr>
      </w:pPr>
    </w:p>
    <w:p w14:paraId="75FF79BE" w14:textId="4A453BC6" w:rsidR="004C1AF6" w:rsidRDefault="004C1AF6" w:rsidP="004C1AF6">
      <w:pPr>
        <w:keepNext/>
        <w:jc w:val="center"/>
      </w:pPr>
    </w:p>
    <w:p w14:paraId="364F6948" w14:textId="4287F552" w:rsidR="004C1AF6" w:rsidRDefault="00DB7268" w:rsidP="007579F7">
      <w:pPr>
        <w:pStyle w:val="Descripcin"/>
        <w:ind w:left="7200"/>
      </w:pPr>
      <w:bookmarkStart w:id="33" w:name="_Toc145012412"/>
      <w:r>
        <w:t xml:space="preserve">                                                                                                                                       </w:t>
      </w:r>
      <w:bookmarkStart w:id="34" w:name="_Toc145014170"/>
      <w:bookmarkStart w:id="35" w:name="_Toc145016130"/>
      <w:bookmarkStart w:id="36" w:name="_Toc145017594"/>
      <w:r w:rsidR="004C1AF6">
        <w:t xml:space="preserve">Ilustración </w:t>
      </w:r>
      <w:r w:rsidR="004C1AF6">
        <w:fldChar w:fldCharType="begin"/>
      </w:r>
      <w:r w:rsidR="004C1AF6">
        <w:instrText xml:space="preserve"> SEQ Ilustración \* ARABIC </w:instrText>
      </w:r>
      <w:r w:rsidR="004C1AF6">
        <w:fldChar w:fldCharType="separate"/>
      </w:r>
      <w:r w:rsidR="009045ED">
        <w:rPr>
          <w:noProof/>
        </w:rPr>
        <w:t>3</w:t>
      </w:r>
      <w:r w:rsidR="004C1AF6">
        <w:fldChar w:fldCharType="end"/>
      </w:r>
      <w:r w:rsidR="004C1AF6">
        <w:t xml:space="preserve"> Panel de SVG tipo rack</w:t>
      </w:r>
      <w:bookmarkEnd w:id="33"/>
      <w:bookmarkEnd w:id="34"/>
      <w:bookmarkEnd w:id="35"/>
      <w:bookmarkEnd w:id="36"/>
      <w:r w:rsidR="006859F6">
        <w:t>.</w:t>
      </w:r>
    </w:p>
    <w:p w14:paraId="6CE4BBBE" w14:textId="417C3DDE" w:rsidR="004B48F4" w:rsidRDefault="00DB7268" w:rsidP="00DB7268">
      <w:pPr>
        <w:pStyle w:val="Descripcin"/>
        <w:ind w:left="5040"/>
        <w:jc w:val="center"/>
        <w:rPr>
          <w:rFonts w:ascii="Arial" w:hAnsi="Arial" w:cs="Arial"/>
          <w:sz w:val="20"/>
          <w:szCs w:val="20"/>
          <w:u w:val="single"/>
        </w:rPr>
      </w:pPr>
      <w:r>
        <w:t xml:space="preserve">     </w:t>
      </w:r>
      <w:r w:rsidR="004C1AF6">
        <w:t xml:space="preserve"> </w:t>
      </w:r>
      <w:r>
        <w:t xml:space="preserve">                                      Fuente: ZODO</w:t>
      </w:r>
      <w:r w:rsidR="006859F6">
        <w:t>.</w:t>
      </w:r>
    </w:p>
    <w:p w14:paraId="18CBF333" w14:textId="1810B313" w:rsidR="007E4BCA" w:rsidRDefault="007E4BCA" w:rsidP="005405E7">
      <w:pPr>
        <w:rPr>
          <w:rFonts w:ascii="Arial" w:hAnsi="Arial" w:cs="Arial"/>
          <w:sz w:val="20"/>
          <w:szCs w:val="20"/>
          <w:u w:val="single"/>
        </w:rPr>
      </w:pPr>
      <w:r>
        <w:rPr>
          <w:rFonts w:ascii="Arial" w:hAnsi="Arial" w:cs="Arial"/>
          <w:sz w:val="20"/>
          <w:szCs w:val="20"/>
          <w:u w:val="single"/>
        </w:rPr>
        <w:t>Motor síncrono:</w:t>
      </w:r>
    </w:p>
    <w:p w14:paraId="14BAF2EB" w14:textId="77777777" w:rsidR="00EE19C2" w:rsidRDefault="00EE19C2" w:rsidP="005405E7">
      <w:pPr>
        <w:rPr>
          <w:rFonts w:ascii="Arial" w:hAnsi="Arial" w:cs="Arial"/>
          <w:sz w:val="20"/>
          <w:szCs w:val="20"/>
          <w:u w:val="single"/>
        </w:rPr>
      </w:pPr>
    </w:p>
    <w:p w14:paraId="22D125B1" w14:textId="5C5EC836" w:rsidR="004149CA" w:rsidRDefault="00DB7268" w:rsidP="002E50E8">
      <w:pPr>
        <w:tabs>
          <w:tab w:val="left" w:pos="7430"/>
        </w:tabs>
        <w:jc w:val="both"/>
        <w:rPr>
          <w:rFonts w:ascii="Arial" w:hAnsi="Arial" w:cs="Arial"/>
          <w:sz w:val="20"/>
          <w:szCs w:val="20"/>
        </w:rPr>
      </w:pPr>
      <w:r>
        <w:rPr>
          <w:noProof/>
        </w:rPr>
        <w:drawing>
          <wp:anchor distT="0" distB="0" distL="114300" distR="114300" simplePos="0" relativeHeight="251658244" behindDoc="0" locked="0" layoutInCell="1" allowOverlap="1" wp14:anchorId="4A4C25F7" wp14:editId="1A4AFF79">
            <wp:simplePos x="0" y="0"/>
            <wp:positionH relativeFrom="margin">
              <wp:align>right</wp:align>
            </wp:positionH>
            <wp:positionV relativeFrom="paragraph">
              <wp:posOffset>85725</wp:posOffset>
            </wp:positionV>
            <wp:extent cx="2205990" cy="1474470"/>
            <wp:effectExtent l="76200" t="76200" r="137160" b="125730"/>
            <wp:wrapSquare wrapText="bothSides"/>
            <wp:docPr id="15" name="Imagen 15" descr="Condensador síncr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10333" cy="1477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149CA" w:rsidRPr="004149CA">
        <w:rPr>
          <w:rFonts w:ascii="Arial" w:hAnsi="Arial" w:cs="Arial"/>
          <w:sz w:val="20"/>
          <w:szCs w:val="20"/>
        </w:rPr>
        <w:t>El motor síncrono para corregir el factor de potencia también es conocido como condensador síncrono, usamos un motor síncrono sobre excitado, alimentando en los bornes del devanado de rotor (devanado de campo) con corriente continúa la cual es denominada excitatriz, lo que crea un campo electromagnético que hará presente una corriente alterna en los bornes del devanado de estator (devanado inducido), para dicho fin requiere de un circuito de control de corriente de excitación, que permita regular la tensión alterna.</w:t>
      </w:r>
    </w:p>
    <w:p w14:paraId="5CDD944C" w14:textId="69AD4656" w:rsidR="00DB7268" w:rsidRPr="004149CA" w:rsidRDefault="00DB7268" w:rsidP="004149CA">
      <w:pPr>
        <w:tabs>
          <w:tab w:val="left" w:pos="7430"/>
        </w:tabs>
        <w:rPr>
          <w:rFonts w:ascii="Arial" w:hAnsi="Arial" w:cs="Arial"/>
          <w:sz w:val="20"/>
          <w:szCs w:val="20"/>
        </w:rPr>
      </w:pPr>
    </w:p>
    <w:p w14:paraId="7EC2FD09" w14:textId="7A931BB6" w:rsidR="004C1AF6" w:rsidRDefault="004C1AF6" w:rsidP="004C1AF6">
      <w:pPr>
        <w:keepNext/>
        <w:tabs>
          <w:tab w:val="left" w:pos="7430"/>
        </w:tabs>
        <w:jc w:val="center"/>
      </w:pPr>
    </w:p>
    <w:p w14:paraId="0A2F5E0E" w14:textId="09D8EF26" w:rsidR="00DB7268" w:rsidRPr="00DB7268" w:rsidRDefault="002E50E8" w:rsidP="00DB7268">
      <w:bookmarkStart w:id="37" w:name="_Toc145012413"/>
      <w:r>
        <w:rPr>
          <w:noProof/>
        </w:rPr>
        <mc:AlternateContent>
          <mc:Choice Requires="wps">
            <w:drawing>
              <wp:anchor distT="0" distB="0" distL="114300" distR="114300" simplePos="0" relativeHeight="251658248" behindDoc="0" locked="0" layoutInCell="1" allowOverlap="1" wp14:anchorId="13E6A350" wp14:editId="7B33A5F5">
                <wp:simplePos x="0" y="0"/>
                <wp:positionH relativeFrom="column">
                  <wp:posOffset>4345940</wp:posOffset>
                </wp:positionH>
                <wp:positionV relativeFrom="paragraph">
                  <wp:posOffset>117475</wp:posOffset>
                </wp:positionV>
                <wp:extent cx="2205990" cy="419735"/>
                <wp:effectExtent l="0" t="0" r="3810" b="0"/>
                <wp:wrapSquare wrapText="bothSides"/>
                <wp:docPr id="686074983" name="Cuadro de texto 686074983"/>
                <wp:cNvGraphicFramePr/>
                <a:graphic xmlns:a="http://schemas.openxmlformats.org/drawingml/2006/main">
                  <a:graphicData uri="http://schemas.microsoft.com/office/word/2010/wordprocessingShape">
                    <wps:wsp>
                      <wps:cNvSpPr txBox="1"/>
                      <wps:spPr>
                        <a:xfrm>
                          <a:off x="0" y="0"/>
                          <a:ext cx="2205990" cy="419735"/>
                        </a:xfrm>
                        <a:prstGeom prst="rect">
                          <a:avLst/>
                        </a:prstGeom>
                        <a:solidFill>
                          <a:prstClr val="white"/>
                        </a:solidFill>
                        <a:ln>
                          <a:noFill/>
                        </a:ln>
                      </wps:spPr>
                      <wps:txbx>
                        <w:txbxContent>
                          <w:p w14:paraId="2D7922FD" w14:textId="0746D913" w:rsidR="00234409" w:rsidRDefault="00234409" w:rsidP="002E50E8">
                            <w:pPr>
                              <w:pStyle w:val="Descripcin"/>
                              <w:jc w:val="center"/>
                              <w:rPr>
                                <w:noProof/>
                              </w:rPr>
                            </w:pPr>
                            <w:bookmarkStart w:id="38" w:name="_Toc145016131"/>
                            <w:bookmarkStart w:id="39" w:name="_Toc145017595"/>
                            <w:r>
                              <w:t xml:space="preserve">Ilustración </w:t>
                            </w:r>
                            <w:r>
                              <w:fldChar w:fldCharType="begin"/>
                            </w:r>
                            <w:r>
                              <w:instrText xml:space="preserve"> SEQ Ilustración \* ARABIC </w:instrText>
                            </w:r>
                            <w:r>
                              <w:fldChar w:fldCharType="separate"/>
                            </w:r>
                            <w:r w:rsidR="009045ED">
                              <w:rPr>
                                <w:noProof/>
                              </w:rPr>
                              <w:t>4</w:t>
                            </w:r>
                            <w:r>
                              <w:fldChar w:fldCharType="end"/>
                            </w:r>
                            <w:r>
                              <w:t xml:space="preserve"> Mo</w:t>
                            </w:r>
                            <w:r>
                              <w:rPr>
                                <w:noProof/>
                              </w:rPr>
                              <w:t>tor sincrono</w:t>
                            </w:r>
                            <w:bookmarkEnd w:id="38"/>
                            <w:ins w:id="40" w:author="MATIAS ANDRES OLIVARES ARANGUIZ" w:date="2023-09-07T22:22:00Z">
                              <w:r>
                                <w:rPr>
                                  <w:noProof/>
                                </w:rPr>
                                <w:t>.</w:t>
                              </w:r>
                            </w:ins>
                            <w:bookmarkEnd w:id="39"/>
                            <w:r>
                              <w:rPr>
                                <w:noProof/>
                              </w:rPr>
                              <w:t xml:space="preserve"> </w:t>
                            </w:r>
                          </w:p>
                          <w:p w14:paraId="1FF29D3F" w14:textId="2B9D38DB" w:rsidR="00234409" w:rsidRPr="0030371D" w:rsidRDefault="00234409" w:rsidP="002E50E8">
                            <w:pPr>
                              <w:pStyle w:val="Descripcin"/>
                              <w:jc w:val="center"/>
                              <w:rPr>
                                <w:rFonts w:cs="Century Gothic"/>
                                <w:noProof/>
                                <w:color w:val="000000"/>
                                <w:sz w:val="24"/>
                                <w:szCs w:val="24"/>
                              </w:rPr>
                            </w:pPr>
                            <w:r>
                              <w:rPr>
                                <w:noProof/>
                              </w:rPr>
                              <w:t>Fuente : Google.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6A350" id="Cuadro de texto 686074983" o:spid="_x0000_s1028" type="#_x0000_t202" style="position:absolute;margin-left:342.2pt;margin-top:9.25pt;width:173.7pt;height:33.0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" stroked="f">
                <v:textbox inset="0,0,0,0">
                  <w:txbxContent>
                    <w:p w14:paraId="2D7922FD" w14:textId="0746D913" w:rsidR="00234409" w:rsidRDefault="00234409" w:rsidP="002E50E8">
                      <w:pPr>
                        <w:pStyle w:val="Descripcin"/>
                        <w:jc w:val="center"/>
                        <w:rPr>
                          <w:noProof/>
                        </w:rPr>
                      </w:pPr>
                      <w:bookmarkStart w:id="41" w:name="_Toc145016131"/>
                      <w:bookmarkStart w:id="42" w:name="_Toc145017595"/>
                      <w:r>
                        <w:t xml:space="preserve">Ilustración </w:t>
                      </w:r>
                      <w:r>
                        <w:fldChar w:fldCharType="begin"/>
                      </w:r>
                      <w:r>
                        <w:instrText xml:space="preserve"> SEQ Ilustración \* ARABIC </w:instrText>
                      </w:r>
                      <w:r>
                        <w:fldChar w:fldCharType="separate"/>
                      </w:r>
                      <w:r w:rsidR="009045ED">
                        <w:rPr>
                          <w:noProof/>
                        </w:rPr>
                        <w:t>4</w:t>
                      </w:r>
                      <w:r>
                        <w:fldChar w:fldCharType="end"/>
                      </w:r>
                      <w:r>
                        <w:t xml:space="preserve"> Mo</w:t>
                      </w:r>
                      <w:r>
                        <w:rPr>
                          <w:noProof/>
                        </w:rPr>
                        <w:t>tor sincrono</w:t>
                      </w:r>
                      <w:bookmarkEnd w:id="41"/>
                      <w:ins w:id="43" w:author="MATIAS ANDRES OLIVARES ARANGUIZ" w:date="2023-09-07T22:22:00Z">
                        <w:r>
                          <w:rPr>
                            <w:noProof/>
                          </w:rPr>
                          <w:t>.</w:t>
                        </w:r>
                      </w:ins>
                      <w:bookmarkEnd w:id="42"/>
                      <w:r>
                        <w:rPr>
                          <w:noProof/>
                        </w:rPr>
                        <w:t xml:space="preserve"> </w:t>
                      </w:r>
                    </w:p>
                    <w:p w14:paraId="1FF29D3F" w14:textId="2B9D38DB" w:rsidR="00234409" w:rsidRPr="0030371D" w:rsidRDefault="00234409" w:rsidP="002E50E8">
                      <w:pPr>
                        <w:pStyle w:val="Descripcin"/>
                        <w:jc w:val="center"/>
                        <w:rPr>
                          <w:rFonts w:cs="Century Gothic"/>
                          <w:noProof/>
                          <w:color w:val="000000"/>
                          <w:sz w:val="24"/>
                          <w:szCs w:val="24"/>
                        </w:rPr>
                      </w:pPr>
                      <w:r>
                        <w:rPr>
                          <w:noProof/>
                        </w:rPr>
                        <w:t>Fuente : Google.</w:t>
                      </w:r>
                    </w:p>
                  </w:txbxContent>
                </v:textbox>
                <w10:wrap type="square"/>
              </v:shape>
            </w:pict>
          </mc:Fallback>
        </mc:AlternateContent>
      </w:r>
    </w:p>
    <w:bookmarkEnd w:id="37"/>
    <w:p w14:paraId="167EA6B9" w14:textId="5FDF6F8D" w:rsidR="004B48F4" w:rsidRDefault="004B48F4" w:rsidP="005405E7">
      <w:pPr>
        <w:rPr>
          <w:rFonts w:ascii="Arial" w:hAnsi="Arial" w:cs="Arial"/>
          <w:sz w:val="20"/>
          <w:szCs w:val="20"/>
          <w:u w:val="single"/>
        </w:rPr>
      </w:pPr>
      <w:r w:rsidRPr="00F92E7D">
        <w:rPr>
          <w:rFonts w:ascii="Arial" w:hAnsi="Arial" w:cs="Arial"/>
          <w:sz w:val="20"/>
          <w:szCs w:val="20"/>
          <w:u w:val="single"/>
        </w:rPr>
        <w:t>Banco de capacitores</w:t>
      </w:r>
      <w:r w:rsidR="008875DE" w:rsidRPr="00F92E7D">
        <w:rPr>
          <w:rFonts w:ascii="Arial" w:hAnsi="Arial" w:cs="Arial"/>
          <w:sz w:val="20"/>
          <w:szCs w:val="20"/>
          <w:u w:val="single"/>
        </w:rPr>
        <w:t>:</w:t>
      </w:r>
    </w:p>
    <w:p w14:paraId="10E4ACA4" w14:textId="77777777" w:rsidR="00F92E7D" w:rsidRDefault="00F92E7D" w:rsidP="005405E7"/>
    <w:p w14:paraId="1D6E983B" w14:textId="39E2FD28" w:rsidR="002E50E8" w:rsidRDefault="002E50E8" w:rsidP="005405E7">
      <w:r>
        <w:rPr>
          <w:noProof/>
        </w:rPr>
        <w:drawing>
          <wp:anchor distT="0" distB="0" distL="114300" distR="114300" simplePos="0" relativeHeight="251658245" behindDoc="0" locked="0" layoutInCell="1" allowOverlap="1" wp14:anchorId="3169CA36" wp14:editId="68B476D3">
            <wp:simplePos x="0" y="0"/>
            <wp:positionH relativeFrom="column">
              <wp:posOffset>-33020</wp:posOffset>
            </wp:positionH>
            <wp:positionV relativeFrom="paragraph">
              <wp:posOffset>83185</wp:posOffset>
            </wp:positionV>
            <wp:extent cx="2023110" cy="1904365"/>
            <wp:effectExtent l="76200" t="76200" r="129540" b="133985"/>
            <wp:wrapSquare wrapText="bothSides"/>
            <wp:docPr id="5493800" name="Imagen 5493800" descr="banco de capacitores-altatecnolo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co de capacitores-altatecnolog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3110" cy="1904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A4D8DD3" w14:textId="400DE18F" w:rsidR="00D67361" w:rsidRDefault="007A5267" w:rsidP="00DB7268">
      <w:pPr>
        <w:jc w:val="both"/>
        <w:rPr>
          <w:rFonts w:ascii="Arial" w:hAnsi="Arial" w:cs="Arial"/>
          <w:sz w:val="20"/>
          <w:szCs w:val="20"/>
        </w:rPr>
      </w:pPr>
      <w:r w:rsidRPr="00F92E7D">
        <w:rPr>
          <w:rFonts w:ascii="Arial" w:hAnsi="Arial" w:cs="Arial"/>
          <w:sz w:val="20"/>
          <w:szCs w:val="20"/>
        </w:rPr>
        <w:t xml:space="preserve">Un banco de capacitores es un equipo </w:t>
      </w:r>
      <w:r w:rsidR="00724B40" w:rsidRPr="00F92E7D">
        <w:rPr>
          <w:rFonts w:ascii="Arial" w:hAnsi="Arial" w:cs="Arial"/>
          <w:sz w:val="20"/>
          <w:szCs w:val="20"/>
        </w:rPr>
        <w:t xml:space="preserve">eléctrico que contiene dos o </w:t>
      </w:r>
      <w:r w:rsidR="005B69A7" w:rsidRPr="00F92E7D">
        <w:rPr>
          <w:rFonts w:ascii="Arial" w:hAnsi="Arial" w:cs="Arial"/>
          <w:sz w:val="20"/>
          <w:szCs w:val="20"/>
        </w:rPr>
        <w:t>más</w:t>
      </w:r>
      <w:r w:rsidR="00724B40" w:rsidRPr="00F92E7D">
        <w:rPr>
          <w:rFonts w:ascii="Arial" w:hAnsi="Arial" w:cs="Arial"/>
          <w:sz w:val="20"/>
          <w:szCs w:val="20"/>
        </w:rPr>
        <w:t xml:space="preserve"> capacitores conectados </w:t>
      </w:r>
      <w:r w:rsidR="001A04A7" w:rsidRPr="00F92E7D">
        <w:rPr>
          <w:rFonts w:ascii="Arial" w:hAnsi="Arial" w:cs="Arial"/>
          <w:sz w:val="20"/>
          <w:szCs w:val="20"/>
        </w:rPr>
        <w:t>en serie o en paralelo</w:t>
      </w:r>
      <w:r w:rsidR="00FA314A" w:rsidRPr="00F92E7D">
        <w:rPr>
          <w:rFonts w:ascii="Arial" w:hAnsi="Arial" w:cs="Arial"/>
          <w:sz w:val="20"/>
          <w:szCs w:val="20"/>
        </w:rPr>
        <w:t xml:space="preserve"> para almacenar </w:t>
      </w:r>
      <w:r w:rsidR="00EB0158" w:rsidRPr="00F92E7D">
        <w:rPr>
          <w:rFonts w:ascii="Arial" w:hAnsi="Arial" w:cs="Arial"/>
          <w:sz w:val="20"/>
          <w:szCs w:val="20"/>
        </w:rPr>
        <w:t xml:space="preserve">energía </w:t>
      </w:r>
      <w:r w:rsidR="00A4153B" w:rsidRPr="00F92E7D">
        <w:rPr>
          <w:rFonts w:ascii="Arial" w:hAnsi="Arial" w:cs="Arial"/>
          <w:sz w:val="20"/>
          <w:szCs w:val="20"/>
        </w:rPr>
        <w:t xml:space="preserve">eléctrica y corregir el factor de </w:t>
      </w:r>
      <w:r w:rsidR="00F92E7D" w:rsidRPr="00F92E7D">
        <w:rPr>
          <w:rFonts w:ascii="Arial" w:hAnsi="Arial" w:cs="Arial"/>
          <w:sz w:val="20"/>
          <w:szCs w:val="20"/>
        </w:rPr>
        <w:t>potencia.</w:t>
      </w:r>
      <w:r w:rsidR="00A4153B" w:rsidRPr="00F92E7D">
        <w:rPr>
          <w:rFonts w:ascii="Arial" w:hAnsi="Arial" w:cs="Arial"/>
          <w:sz w:val="20"/>
          <w:szCs w:val="20"/>
        </w:rPr>
        <w:t xml:space="preserve"> Estos </w:t>
      </w:r>
      <w:r w:rsidR="006122BF" w:rsidRPr="00F92E7D">
        <w:rPr>
          <w:rFonts w:ascii="Arial" w:hAnsi="Arial" w:cs="Arial"/>
          <w:sz w:val="20"/>
          <w:szCs w:val="20"/>
        </w:rPr>
        <w:t xml:space="preserve">bancos se utilizan para </w:t>
      </w:r>
      <w:r w:rsidR="00717EBF" w:rsidRPr="00F92E7D">
        <w:rPr>
          <w:rFonts w:ascii="Arial" w:hAnsi="Arial" w:cs="Arial"/>
          <w:sz w:val="20"/>
          <w:szCs w:val="20"/>
        </w:rPr>
        <w:t xml:space="preserve">compensar la </w:t>
      </w:r>
      <w:r w:rsidR="005A5DB8" w:rsidRPr="00F92E7D">
        <w:rPr>
          <w:rFonts w:ascii="Arial" w:hAnsi="Arial" w:cs="Arial"/>
          <w:sz w:val="20"/>
          <w:szCs w:val="20"/>
        </w:rPr>
        <w:t>energía reactiva que consumen los motores</w:t>
      </w:r>
      <w:r w:rsidR="00F92E7D" w:rsidRPr="00F92E7D">
        <w:rPr>
          <w:rFonts w:ascii="Arial" w:hAnsi="Arial" w:cs="Arial"/>
          <w:sz w:val="20"/>
          <w:szCs w:val="20"/>
        </w:rPr>
        <w:t>, transformadores etc.</w:t>
      </w:r>
    </w:p>
    <w:p w14:paraId="5A18B3DC" w14:textId="77777777" w:rsidR="00DB7268" w:rsidRDefault="00DB7268" w:rsidP="00DB7268">
      <w:pPr>
        <w:jc w:val="both"/>
        <w:rPr>
          <w:rFonts w:ascii="Arial" w:hAnsi="Arial" w:cs="Arial"/>
          <w:sz w:val="20"/>
          <w:szCs w:val="20"/>
        </w:rPr>
      </w:pPr>
    </w:p>
    <w:p w14:paraId="3F8829A2" w14:textId="77777777" w:rsidR="00DB7268" w:rsidRDefault="00DB7268" w:rsidP="00DB7268">
      <w:pPr>
        <w:jc w:val="both"/>
        <w:rPr>
          <w:rFonts w:ascii="Arial" w:hAnsi="Arial" w:cs="Arial"/>
          <w:sz w:val="20"/>
          <w:szCs w:val="20"/>
        </w:rPr>
      </w:pPr>
    </w:p>
    <w:p w14:paraId="741600FC" w14:textId="77777777" w:rsidR="00DB7268" w:rsidRDefault="00DB7268" w:rsidP="00DB7268">
      <w:pPr>
        <w:jc w:val="both"/>
        <w:rPr>
          <w:rFonts w:ascii="Arial" w:hAnsi="Arial" w:cs="Arial"/>
          <w:sz w:val="20"/>
          <w:szCs w:val="20"/>
        </w:rPr>
      </w:pPr>
    </w:p>
    <w:p w14:paraId="10411D49" w14:textId="77777777" w:rsidR="00DB7268" w:rsidRDefault="00DB7268" w:rsidP="00DB7268">
      <w:pPr>
        <w:jc w:val="both"/>
        <w:rPr>
          <w:rFonts w:ascii="Arial" w:hAnsi="Arial" w:cs="Arial"/>
          <w:sz w:val="20"/>
          <w:szCs w:val="20"/>
        </w:rPr>
      </w:pPr>
    </w:p>
    <w:p w14:paraId="07E02364" w14:textId="77777777" w:rsidR="00DB7268" w:rsidRDefault="00DB7268" w:rsidP="00DB7268">
      <w:pPr>
        <w:jc w:val="both"/>
        <w:rPr>
          <w:rFonts w:ascii="Arial" w:hAnsi="Arial" w:cs="Arial"/>
          <w:sz w:val="20"/>
          <w:szCs w:val="20"/>
        </w:rPr>
      </w:pPr>
    </w:p>
    <w:p w14:paraId="1A94F74E" w14:textId="77777777" w:rsidR="00DB7268" w:rsidRDefault="00DB7268" w:rsidP="00DB7268">
      <w:pPr>
        <w:jc w:val="both"/>
        <w:rPr>
          <w:rFonts w:ascii="Arial" w:hAnsi="Arial" w:cs="Arial"/>
          <w:sz w:val="20"/>
          <w:szCs w:val="20"/>
        </w:rPr>
      </w:pPr>
    </w:p>
    <w:p w14:paraId="58ADD40A" w14:textId="77777777" w:rsidR="00DB7268" w:rsidRDefault="00DB7268" w:rsidP="00DB7268">
      <w:pPr>
        <w:jc w:val="both"/>
        <w:rPr>
          <w:rFonts w:ascii="Arial" w:hAnsi="Arial" w:cs="Arial"/>
          <w:sz w:val="20"/>
          <w:szCs w:val="20"/>
        </w:rPr>
      </w:pPr>
    </w:p>
    <w:p w14:paraId="40577D15" w14:textId="77777777" w:rsidR="00DB7268" w:rsidRDefault="00DB7268" w:rsidP="00DB7268">
      <w:pPr>
        <w:jc w:val="both"/>
        <w:rPr>
          <w:rFonts w:ascii="Arial" w:hAnsi="Arial" w:cs="Arial"/>
          <w:sz w:val="20"/>
          <w:szCs w:val="20"/>
        </w:rPr>
      </w:pPr>
    </w:p>
    <w:p w14:paraId="60F4EC9D" w14:textId="5416BBAD" w:rsidR="00DB7268" w:rsidRDefault="002E50E8" w:rsidP="00DB7268">
      <w:pPr>
        <w:jc w:val="both"/>
        <w:rPr>
          <w:rFonts w:ascii="Arial" w:hAnsi="Arial" w:cs="Arial"/>
          <w:sz w:val="20"/>
          <w:szCs w:val="20"/>
        </w:rPr>
      </w:pPr>
      <w:r>
        <w:rPr>
          <w:noProof/>
        </w:rPr>
        <mc:AlternateContent>
          <mc:Choice Requires="wps">
            <w:drawing>
              <wp:anchor distT="0" distB="0" distL="114300" distR="114300" simplePos="0" relativeHeight="251658249" behindDoc="0" locked="0" layoutInCell="1" allowOverlap="1" wp14:anchorId="60A24FB4" wp14:editId="65BE60D9">
                <wp:simplePos x="0" y="0"/>
                <wp:positionH relativeFrom="column">
                  <wp:posOffset>-167869</wp:posOffset>
                </wp:positionH>
                <wp:positionV relativeFrom="paragraph">
                  <wp:posOffset>101296</wp:posOffset>
                </wp:positionV>
                <wp:extent cx="2186940" cy="482600"/>
                <wp:effectExtent l="0" t="0" r="3810" b="0"/>
                <wp:wrapSquare wrapText="bothSides"/>
                <wp:docPr id="486507006" name="Cuadro de texto 486507006"/>
                <wp:cNvGraphicFramePr/>
                <a:graphic xmlns:a="http://schemas.openxmlformats.org/drawingml/2006/main">
                  <a:graphicData uri="http://schemas.microsoft.com/office/word/2010/wordprocessingShape">
                    <wps:wsp>
                      <wps:cNvSpPr txBox="1"/>
                      <wps:spPr>
                        <a:xfrm>
                          <a:off x="0" y="0"/>
                          <a:ext cx="2186940" cy="482600"/>
                        </a:xfrm>
                        <a:prstGeom prst="rect">
                          <a:avLst/>
                        </a:prstGeom>
                        <a:solidFill>
                          <a:prstClr val="white"/>
                        </a:solidFill>
                        <a:ln>
                          <a:noFill/>
                        </a:ln>
                      </wps:spPr>
                      <wps:txbx>
                        <w:txbxContent>
                          <w:p w14:paraId="343AA199" w14:textId="1168FEB8" w:rsidR="00234409" w:rsidRDefault="00234409" w:rsidP="002E50E8">
                            <w:pPr>
                              <w:pStyle w:val="Descripcin"/>
                              <w:jc w:val="center"/>
                            </w:pPr>
                            <w:bookmarkStart w:id="44" w:name="_Toc145016132"/>
                            <w:bookmarkStart w:id="45" w:name="_Toc145017596"/>
                            <w:r>
                              <w:t xml:space="preserve">Ilustración </w:t>
                            </w:r>
                            <w:r>
                              <w:fldChar w:fldCharType="begin"/>
                            </w:r>
                            <w:r>
                              <w:instrText xml:space="preserve"> SEQ Ilustración \* ARABIC </w:instrText>
                            </w:r>
                            <w:r>
                              <w:fldChar w:fldCharType="separate"/>
                            </w:r>
                            <w:r w:rsidR="009045ED">
                              <w:rPr>
                                <w:noProof/>
                              </w:rPr>
                              <w:t>5</w:t>
                            </w:r>
                            <w:r>
                              <w:fldChar w:fldCharType="end"/>
                            </w:r>
                            <w:r>
                              <w:t xml:space="preserve"> Banco de Capacitores</w:t>
                            </w:r>
                            <w:bookmarkEnd w:id="44"/>
                            <w:bookmarkEnd w:id="45"/>
                            <w:r>
                              <w:t>.</w:t>
                            </w:r>
                          </w:p>
                          <w:p w14:paraId="0BF52CDC" w14:textId="79B8CE30" w:rsidR="00234409" w:rsidRPr="0013402A" w:rsidRDefault="00234409" w:rsidP="002E50E8">
                            <w:pPr>
                              <w:pStyle w:val="Descripcin"/>
                              <w:jc w:val="center"/>
                              <w:rPr>
                                <w:rFonts w:cs="Century Gothic"/>
                                <w:noProof/>
                                <w:color w:val="000000"/>
                                <w:sz w:val="24"/>
                                <w:szCs w:val="24"/>
                              </w:rPr>
                            </w:pPr>
                            <w:r>
                              <w:t>Fuente: Altatecnologia.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24FB4" id="Cuadro de texto 486507006" o:spid="_x0000_s1029" type="#_x0000_t202" style="position:absolute;left:0;text-align:left;margin-left:-13.2pt;margin-top:8pt;width:172.2pt;height:38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6qHgIAAEIEAAAOAAAAZHJzL2Uyb0RvYy54bWysU1GP2jAMfp+0/xDlfRTYCb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" stroked="f">
                <v:textbox inset="0,0,0,0">
                  <w:txbxContent>
                    <w:p w14:paraId="343AA199" w14:textId="1168FEB8" w:rsidR="00234409" w:rsidRDefault="00234409" w:rsidP="002E50E8">
                      <w:pPr>
                        <w:pStyle w:val="Descripcin"/>
                        <w:jc w:val="center"/>
                      </w:pPr>
                      <w:bookmarkStart w:id="46" w:name="_Toc145016132"/>
                      <w:bookmarkStart w:id="47" w:name="_Toc145017596"/>
                      <w:r>
                        <w:t xml:space="preserve">Ilustración </w:t>
                      </w:r>
                      <w:r>
                        <w:fldChar w:fldCharType="begin"/>
                      </w:r>
                      <w:r>
                        <w:instrText xml:space="preserve"> SEQ Ilustración \* ARABIC </w:instrText>
                      </w:r>
                      <w:r>
                        <w:fldChar w:fldCharType="separate"/>
                      </w:r>
                      <w:r w:rsidR="009045ED">
                        <w:rPr>
                          <w:noProof/>
                        </w:rPr>
                        <w:t>5</w:t>
                      </w:r>
                      <w:r>
                        <w:fldChar w:fldCharType="end"/>
                      </w:r>
                      <w:r>
                        <w:t xml:space="preserve"> Banco de Capacitores</w:t>
                      </w:r>
                      <w:bookmarkEnd w:id="46"/>
                      <w:bookmarkEnd w:id="47"/>
                      <w:r>
                        <w:t>.</w:t>
                      </w:r>
                    </w:p>
                    <w:p w14:paraId="0BF52CDC" w14:textId="79B8CE30" w:rsidR="00234409" w:rsidRPr="0013402A" w:rsidRDefault="00234409" w:rsidP="002E50E8">
                      <w:pPr>
                        <w:pStyle w:val="Descripcin"/>
                        <w:jc w:val="center"/>
                        <w:rPr>
                          <w:rFonts w:cs="Century Gothic"/>
                          <w:noProof/>
                          <w:color w:val="000000"/>
                          <w:sz w:val="24"/>
                          <w:szCs w:val="24"/>
                        </w:rPr>
                      </w:pPr>
                      <w:r>
                        <w:t>Fuente: Altatecnologia.</w:t>
                      </w:r>
                    </w:p>
                  </w:txbxContent>
                </v:textbox>
                <w10:wrap type="square"/>
              </v:shape>
            </w:pict>
          </mc:Fallback>
        </mc:AlternateContent>
      </w:r>
    </w:p>
    <w:p w14:paraId="28555B6F" w14:textId="77777777" w:rsidR="002E50E8" w:rsidRDefault="002E50E8" w:rsidP="00DB7268">
      <w:pPr>
        <w:jc w:val="both"/>
        <w:rPr>
          <w:rFonts w:ascii="Arial" w:hAnsi="Arial" w:cs="Arial"/>
          <w:sz w:val="20"/>
          <w:szCs w:val="20"/>
        </w:rPr>
      </w:pPr>
    </w:p>
    <w:p w14:paraId="7956FE38" w14:textId="77777777" w:rsidR="002E50E8" w:rsidRDefault="002E50E8" w:rsidP="00DB7268">
      <w:pPr>
        <w:jc w:val="both"/>
        <w:rPr>
          <w:rFonts w:ascii="Arial" w:hAnsi="Arial" w:cs="Arial"/>
          <w:sz w:val="20"/>
          <w:szCs w:val="20"/>
        </w:rPr>
      </w:pPr>
    </w:p>
    <w:p w14:paraId="1021FE4D" w14:textId="77777777" w:rsidR="00CB7081" w:rsidRDefault="00CB7081" w:rsidP="007E70A3">
      <w:pPr>
        <w:pStyle w:val="Ttulo2"/>
      </w:pPr>
    </w:p>
    <w:p w14:paraId="0C2113FE" w14:textId="77777777" w:rsidR="00AC13BC" w:rsidRPr="00AC13BC" w:rsidRDefault="00AC13BC" w:rsidP="00AC13BC"/>
    <w:p w14:paraId="7C3482B5" w14:textId="24815AEB" w:rsidR="00C64AFC" w:rsidRDefault="004E601D" w:rsidP="007E70A3">
      <w:pPr>
        <w:pStyle w:val="Ttulo2"/>
      </w:pPr>
      <w:bookmarkStart w:id="48" w:name="_Toc154578517"/>
      <w:r>
        <w:lastRenderedPageBreak/>
        <w:t>Solución</w:t>
      </w:r>
      <w:r w:rsidR="00FB7FFD">
        <w:t xml:space="preserve"> propuesta</w:t>
      </w:r>
      <w:r>
        <w:t xml:space="preserve"> y tecnologías aplicadas:</w:t>
      </w:r>
      <w:bookmarkEnd w:id="48"/>
    </w:p>
    <w:p w14:paraId="148BE5EE" w14:textId="77777777" w:rsidR="00D4162E" w:rsidRDefault="00D4162E" w:rsidP="00D4162E">
      <w:pPr>
        <w:pStyle w:val="Prrafodelista"/>
        <w:spacing w:line="256" w:lineRule="auto"/>
        <w:jc w:val="both"/>
        <w:rPr>
          <w:szCs w:val="24"/>
        </w:rPr>
      </w:pPr>
    </w:p>
    <w:p w14:paraId="64EE6A9F" w14:textId="18610CBC" w:rsidR="00D4162E" w:rsidRPr="00A159C6" w:rsidRDefault="00AB33AE" w:rsidP="00A159C6">
      <w:pPr>
        <w:spacing w:line="256" w:lineRule="auto"/>
        <w:jc w:val="both"/>
        <w:rPr>
          <w:rFonts w:ascii="Arial" w:hAnsi="Arial" w:cs="Arial"/>
          <w:sz w:val="20"/>
          <w:szCs w:val="20"/>
        </w:rPr>
      </w:pPr>
      <w:r w:rsidRPr="00A159C6">
        <w:rPr>
          <w:rFonts w:ascii="Arial" w:hAnsi="Arial" w:cs="Arial"/>
          <w:sz w:val="20"/>
          <w:szCs w:val="20"/>
        </w:rPr>
        <w:t xml:space="preserve">Para </w:t>
      </w:r>
      <w:r w:rsidR="00A159C6" w:rsidRPr="00A159C6">
        <w:rPr>
          <w:rFonts w:ascii="Arial" w:hAnsi="Arial" w:cs="Arial"/>
          <w:sz w:val="20"/>
          <w:szCs w:val="20"/>
        </w:rPr>
        <w:t>resolver</w:t>
      </w:r>
      <w:r w:rsidRPr="00A159C6">
        <w:rPr>
          <w:rFonts w:ascii="Arial" w:hAnsi="Arial" w:cs="Arial"/>
          <w:sz w:val="20"/>
          <w:szCs w:val="20"/>
        </w:rPr>
        <w:t xml:space="preserve"> esta </w:t>
      </w:r>
      <w:r w:rsidR="00A159C6" w:rsidRPr="00A159C6">
        <w:rPr>
          <w:rFonts w:ascii="Arial" w:hAnsi="Arial" w:cs="Arial"/>
          <w:sz w:val="20"/>
          <w:szCs w:val="20"/>
        </w:rPr>
        <w:t>problemática se</w:t>
      </w:r>
      <w:r w:rsidR="009535AC" w:rsidRPr="00A159C6">
        <w:rPr>
          <w:rFonts w:ascii="Arial" w:hAnsi="Arial" w:cs="Arial"/>
          <w:sz w:val="20"/>
          <w:szCs w:val="20"/>
        </w:rPr>
        <w:t xml:space="preserve"> </w:t>
      </w:r>
      <w:r w:rsidR="00B356FB" w:rsidRPr="00A159C6">
        <w:rPr>
          <w:rFonts w:ascii="Arial" w:hAnsi="Arial" w:cs="Arial"/>
          <w:sz w:val="20"/>
          <w:szCs w:val="20"/>
        </w:rPr>
        <w:t>utilizará</w:t>
      </w:r>
      <w:r w:rsidR="009535AC" w:rsidRPr="00A159C6">
        <w:rPr>
          <w:rFonts w:ascii="Arial" w:hAnsi="Arial" w:cs="Arial"/>
          <w:sz w:val="20"/>
          <w:szCs w:val="20"/>
        </w:rPr>
        <w:t xml:space="preserve"> un microcontrolador de la familia </w:t>
      </w:r>
      <w:r w:rsidR="00A159C6" w:rsidRPr="00A159C6">
        <w:rPr>
          <w:rFonts w:ascii="Arial" w:hAnsi="Arial" w:cs="Arial"/>
          <w:sz w:val="20"/>
          <w:szCs w:val="20"/>
        </w:rPr>
        <w:t>PIC</w:t>
      </w:r>
      <w:r w:rsidR="009535AC" w:rsidRPr="00A159C6">
        <w:rPr>
          <w:rFonts w:ascii="Arial" w:hAnsi="Arial" w:cs="Arial"/>
          <w:sz w:val="20"/>
          <w:szCs w:val="20"/>
        </w:rPr>
        <w:t xml:space="preserve"> como controlador </w:t>
      </w:r>
      <w:r w:rsidR="00A159C6" w:rsidRPr="00A159C6">
        <w:rPr>
          <w:rFonts w:ascii="Arial" w:hAnsi="Arial" w:cs="Arial"/>
          <w:sz w:val="20"/>
          <w:szCs w:val="20"/>
        </w:rPr>
        <w:t>lógico que</w:t>
      </w:r>
      <w:r w:rsidR="009535AC" w:rsidRPr="00A159C6">
        <w:rPr>
          <w:rFonts w:ascii="Arial" w:hAnsi="Arial" w:cs="Arial"/>
          <w:sz w:val="20"/>
          <w:szCs w:val="20"/>
        </w:rPr>
        <w:t xml:space="preserve"> mediante sensores de voltaje y corriente</w:t>
      </w:r>
      <w:r w:rsidR="0074348C" w:rsidRPr="00A159C6">
        <w:rPr>
          <w:rFonts w:ascii="Arial" w:hAnsi="Arial" w:cs="Arial"/>
          <w:sz w:val="20"/>
          <w:szCs w:val="20"/>
        </w:rPr>
        <w:t xml:space="preserve"> </w:t>
      </w:r>
      <w:r w:rsidR="11463ACD" w:rsidRPr="37DB6AF4">
        <w:rPr>
          <w:rFonts w:ascii="Arial" w:hAnsi="Arial" w:cs="Arial"/>
          <w:sz w:val="20"/>
          <w:szCs w:val="20"/>
        </w:rPr>
        <w:t>calculará</w:t>
      </w:r>
      <w:r w:rsidR="0074348C" w:rsidRPr="00A159C6">
        <w:rPr>
          <w:rFonts w:ascii="Arial" w:hAnsi="Arial" w:cs="Arial"/>
          <w:sz w:val="20"/>
          <w:szCs w:val="20"/>
        </w:rPr>
        <w:t xml:space="preserve"> en tiempo real el factor de </w:t>
      </w:r>
      <w:r w:rsidR="00A159C6" w:rsidRPr="00A159C6">
        <w:rPr>
          <w:rFonts w:ascii="Arial" w:hAnsi="Arial" w:cs="Arial"/>
          <w:sz w:val="20"/>
          <w:szCs w:val="20"/>
        </w:rPr>
        <w:t>potencia y</w:t>
      </w:r>
      <w:r w:rsidR="0074348C" w:rsidRPr="00A159C6">
        <w:rPr>
          <w:rFonts w:ascii="Arial" w:hAnsi="Arial" w:cs="Arial"/>
          <w:sz w:val="20"/>
          <w:szCs w:val="20"/>
        </w:rPr>
        <w:t xml:space="preserve"> lo </w:t>
      </w:r>
      <w:r w:rsidR="00D550F5" w:rsidRPr="00A159C6">
        <w:rPr>
          <w:rFonts w:ascii="Arial" w:hAnsi="Arial" w:cs="Arial"/>
          <w:sz w:val="20"/>
          <w:szCs w:val="20"/>
        </w:rPr>
        <w:t>comparará</w:t>
      </w:r>
      <w:r w:rsidR="0074348C" w:rsidRPr="00A159C6">
        <w:rPr>
          <w:rFonts w:ascii="Arial" w:hAnsi="Arial" w:cs="Arial"/>
          <w:sz w:val="20"/>
          <w:szCs w:val="20"/>
        </w:rPr>
        <w:t xml:space="preserve"> con el </w:t>
      </w:r>
      <w:r w:rsidR="00B356FB" w:rsidRPr="00A159C6">
        <w:rPr>
          <w:rFonts w:ascii="Arial" w:hAnsi="Arial" w:cs="Arial"/>
          <w:sz w:val="20"/>
          <w:szCs w:val="20"/>
        </w:rPr>
        <w:t>deseado,</w:t>
      </w:r>
      <w:r w:rsidR="002757A2" w:rsidRPr="00A159C6">
        <w:rPr>
          <w:rFonts w:ascii="Arial" w:hAnsi="Arial" w:cs="Arial"/>
          <w:sz w:val="20"/>
          <w:szCs w:val="20"/>
        </w:rPr>
        <w:t xml:space="preserve"> si este </w:t>
      </w:r>
      <w:r w:rsidR="00B356FB" w:rsidRPr="00A159C6">
        <w:rPr>
          <w:rFonts w:ascii="Arial" w:hAnsi="Arial" w:cs="Arial"/>
          <w:sz w:val="20"/>
          <w:szCs w:val="20"/>
        </w:rPr>
        <w:t>está</w:t>
      </w:r>
      <w:r w:rsidR="002757A2" w:rsidRPr="00A159C6">
        <w:rPr>
          <w:rFonts w:ascii="Arial" w:hAnsi="Arial" w:cs="Arial"/>
          <w:sz w:val="20"/>
          <w:szCs w:val="20"/>
        </w:rPr>
        <w:t xml:space="preserve"> por debajo de lo necesario </w:t>
      </w:r>
      <w:r w:rsidR="001826EE" w:rsidRPr="00A159C6">
        <w:rPr>
          <w:rFonts w:ascii="Arial" w:hAnsi="Arial" w:cs="Arial"/>
          <w:sz w:val="20"/>
          <w:szCs w:val="20"/>
        </w:rPr>
        <w:t>activará</w:t>
      </w:r>
      <w:r w:rsidR="002757A2" w:rsidRPr="00A159C6">
        <w:rPr>
          <w:rFonts w:ascii="Arial" w:hAnsi="Arial" w:cs="Arial"/>
          <w:sz w:val="20"/>
          <w:szCs w:val="20"/>
        </w:rPr>
        <w:t xml:space="preserve"> mediante </w:t>
      </w:r>
      <w:r w:rsidR="00A159C6" w:rsidRPr="00A159C6">
        <w:rPr>
          <w:rFonts w:ascii="Arial" w:hAnsi="Arial" w:cs="Arial"/>
          <w:sz w:val="20"/>
          <w:szCs w:val="20"/>
        </w:rPr>
        <w:t>relays</w:t>
      </w:r>
      <w:r w:rsidR="002757A2" w:rsidRPr="00A159C6">
        <w:rPr>
          <w:rFonts w:ascii="Arial" w:hAnsi="Arial" w:cs="Arial"/>
          <w:sz w:val="20"/>
          <w:szCs w:val="20"/>
        </w:rPr>
        <w:t xml:space="preserve"> los condensadores necesarios para compensar este valor.</w:t>
      </w:r>
    </w:p>
    <w:p w14:paraId="7B2F4E29" w14:textId="77777777" w:rsidR="00C10560" w:rsidRPr="00A159C6" w:rsidRDefault="00C10560" w:rsidP="00D4162E">
      <w:pPr>
        <w:pStyle w:val="Prrafodelista"/>
        <w:spacing w:line="256" w:lineRule="auto"/>
        <w:jc w:val="both"/>
        <w:rPr>
          <w:rFonts w:ascii="Arial" w:hAnsi="Arial" w:cs="Arial"/>
          <w:sz w:val="20"/>
          <w:szCs w:val="20"/>
        </w:rPr>
      </w:pPr>
    </w:p>
    <w:p w14:paraId="1CED1A79" w14:textId="48C18546" w:rsidR="00C10560" w:rsidRPr="00A159C6" w:rsidRDefault="00C10560" w:rsidP="00A159C6">
      <w:pPr>
        <w:spacing w:line="256" w:lineRule="auto"/>
        <w:jc w:val="both"/>
        <w:rPr>
          <w:rFonts w:ascii="Arial" w:hAnsi="Arial" w:cs="Arial"/>
          <w:sz w:val="20"/>
          <w:szCs w:val="20"/>
        </w:rPr>
      </w:pPr>
      <w:r w:rsidRPr="00A159C6">
        <w:rPr>
          <w:rFonts w:ascii="Arial" w:hAnsi="Arial" w:cs="Arial"/>
          <w:sz w:val="20"/>
          <w:szCs w:val="20"/>
        </w:rPr>
        <w:t xml:space="preserve">Toda esta información será </w:t>
      </w:r>
      <w:r w:rsidR="00B356FB" w:rsidRPr="00A159C6">
        <w:rPr>
          <w:rFonts w:ascii="Arial" w:hAnsi="Arial" w:cs="Arial"/>
          <w:sz w:val="20"/>
          <w:szCs w:val="20"/>
        </w:rPr>
        <w:t>mostrada</w:t>
      </w:r>
      <w:r w:rsidR="00A159C6" w:rsidRPr="00A159C6">
        <w:rPr>
          <w:rFonts w:ascii="Arial" w:hAnsi="Arial" w:cs="Arial"/>
          <w:sz w:val="20"/>
          <w:szCs w:val="20"/>
        </w:rPr>
        <w:t xml:space="preserve"> por</w:t>
      </w:r>
      <w:r w:rsidRPr="00A159C6">
        <w:rPr>
          <w:rFonts w:ascii="Arial" w:hAnsi="Arial" w:cs="Arial"/>
          <w:sz w:val="20"/>
          <w:szCs w:val="20"/>
        </w:rPr>
        <w:t xml:space="preserve"> una pantalla para poder tener una referencia </w:t>
      </w:r>
      <w:r w:rsidR="00A159C6" w:rsidRPr="00A159C6">
        <w:rPr>
          <w:rFonts w:ascii="Arial" w:hAnsi="Arial" w:cs="Arial"/>
          <w:sz w:val="20"/>
          <w:szCs w:val="20"/>
        </w:rPr>
        <w:t>visual de</w:t>
      </w:r>
      <w:r w:rsidRPr="00A159C6">
        <w:rPr>
          <w:rFonts w:ascii="Arial" w:hAnsi="Arial" w:cs="Arial"/>
          <w:sz w:val="20"/>
          <w:szCs w:val="20"/>
        </w:rPr>
        <w:t xml:space="preserve"> lo obtenido por el dispositivo</w:t>
      </w:r>
    </w:p>
    <w:p w14:paraId="41C76B1F" w14:textId="7C35CCCD" w:rsidR="61C95A5C" w:rsidRDefault="61C95A5C" w:rsidP="61C95A5C">
      <w:pPr>
        <w:spacing w:line="256" w:lineRule="auto"/>
        <w:jc w:val="both"/>
        <w:rPr>
          <w:rFonts w:ascii="Arial" w:hAnsi="Arial" w:cs="Arial"/>
          <w:sz w:val="20"/>
          <w:szCs w:val="20"/>
        </w:rPr>
      </w:pPr>
    </w:p>
    <w:p w14:paraId="3B014A9B" w14:textId="26AF2360" w:rsidR="13AF8CA5" w:rsidRDefault="00D550F5" w:rsidP="007E70A3">
      <w:pPr>
        <w:pStyle w:val="Ttulo2"/>
        <w:rPr>
          <w:rFonts w:eastAsia="Arial" w:cs="Arial"/>
          <w:color w:val="auto"/>
          <w:lang w:bidi="ar-SA"/>
        </w:rPr>
      </w:pPr>
      <w:bookmarkStart w:id="49" w:name="_Toc154578518"/>
      <w:r w:rsidRPr="09FB6F8A">
        <w:rPr>
          <w:rFonts w:eastAsia="Arial" w:cs="Arial"/>
          <w:lang w:bidi="ar-SA"/>
        </w:rPr>
        <w:t>Dispositivos a</w:t>
      </w:r>
      <w:r w:rsidR="002B438A" w:rsidRPr="09FB6F8A">
        <w:rPr>
          <w:rFonts w:eastAsia="Arial" w:cs="Arial"/>
          <w:color w:val="auto"/>
          <w:lang w:bidi="ar-SA"/>
        </w:rPr>
        <w:t xml:space="preserve"> </w:t>
      </w:r>
      <w:r w:rsidR="00B356FB" w:rsidRPr="09FB6F8A">
        <w:rPr>
          <w:rFonts w:eastAsia="Arial" w:cs="Arial"/>
          <w:color w:val="auto"/>
          <w:lang w:bidi="ar-SA"/>
        </w:rPr>
        <w:t>usa</w:t>
      </w:r>
      <w:r w:rsidR="002B438A" w:rsidRPr="09FB6F8A">
        <w:rPr>
          <w:rFonts w:eastAsia="Arial" w:cs="Arial"/>
          <w:color w:val="auto"/>
          <w:lang w:bidi="ar-SA"/>
        </w:rPr>
        <w:t>r</w:t>
      </w:r>
      <w:r w:rsidR="00B356FB" w:rsidRPr="09FB6F8A">
        <w:rPr>
          <w:rFonts w:eastAsia="Arial" w:cs="Arial"/>
          <w:color w:val="auto"/>
          <w:lang w:bidi="ar-SA"/>
        </w:rPr>
        <w:t>:</w:t>
      </w:r>
      <w:bookmarkEnd w:id="49"/>
    </w:p>
    <w:p w14:paraId="2C639083" w14:textId="442C6E4C" w:rsidR="0E4EFD73" w:rsidRDefault="0E4EFD73" w:rsidP="0E4EFD73">
      <w:pPr>
        <w:rPr>
          <w:rFonts w:ascii="Arial" w:eastAsia="Arial" w:hAnsi="Arial" w:cs="Arial"/>
          <w:sz w:val="20"/>
          <w:szCs w:val="20"/>
        </w:rPr>
      </w:pPr>
    </w:p>
    <w:p w14:paraId="62C6A74D" w14:textId="63570796" w:rsidR="3053F2DD" w:rsidRDefault="3053F2DD" w:rsidP="0E4EFD73">
      <w:pPr>
        <w:rPr>
          <w:rFonts w:ascii="Arial" w:eastAsia="Arial" w:hAnsi="Arial" w:cs="Arial"/>
          <w:sz w:val="20"/>
          <w:szCs w:val="20"/>
        </w:rPr>
      </w:pPr>
      <w:r w:rsidRPr="7C7D6316">
        <w:rPr>
          <w:rFonts w:ascii="Arial" w:eastAsia="Arial" w:hAnsi="Arial" w:cs="Arial"/>
          <w:color w:val="000000" w:themeColor="text1"/>
          <w:sz w:val="20"/>
          <w:szCs w:val="20"/>
        </w:rPr>
        <w:t xml:space="preserve">Se </w:t>
      </w:r>
      <w:r w:rsidR="1EAAA73D" w:rsidRPr="7C7D6316">
        <w:rPr>
          <w:rFonts w:ascii="Arial" w:eastAsia="Arial" w:hAnsi="Arial" w:cs="Arial"/>
          <w:color w:val="000000" w:themeColor="text1"/>
          <w:sz w:val="20"/>
          <w:szCs w:val="20"/>
        </w:rPr>
        <w:t>presentará</w:t>
      </w:r>
      <w:r w:rsidRPr="7C7D6316">
        <w:rPr>
          <w:rFonts w:ascii="Arial" w:eastAsia="Arial" w:hAnsi="Arial" w:cs="Arial"/>
          <w:color w:val="000000" w:themeColor="text1"/>
          <w:sz w:val="20"/>
          <w:szCs w:val="20"/>
        </w:rPr>
        <w:t xml:space="preserve"> los principales recursos de hardware tentativos a imple</w:t>
      </w:r>
      <w:r w:rsidR="69D9340D" w:rsidRPr="7C7D6316">
        <w:rPr>
          <w:rFonts w:ascii="Arial" w:eastAsia="Arial" w:hAnsi="Arial" w:cs="Arial"/>
          <w:color w:val="000000" w:themeColor="text1"/>
          <w:sz w:val="20"/>
          <w:szCs w:val="20"/>
        </w:rPr>
        <w:t>menta</w:t>
      </w:r>
      <w:r w:rsidRPr="7C7D6316">
        <w:rPr>
          <w:rFonts w:ascii="Arial" w:eastAsia="Arial" w:hAnsi="Arial" w:cs="Arial"/>
          <w:color w:val="000000" w:themeColor="text1"/>
          <w:sz w:val="20"/>
          <w:szCs w:val="20"/>
        </w:rPr>
        <w:t xml:space="preserve">r en el desarrollo </w:t>
      </w:r>
      <w:r w:rsidR="013F080A" w:rsidRPr="7C7D6316">
        <w:rPr>
          <w:rFonts w:ascii="Arial" w:eastAsia="Arial" w:hAnsi="Arial" w:cs="Arial"/>
          <w:color w:val="000000" w:themeColor="text1"/>
          <w:sz w:val="20"/>
          <w:szCs w:val="20"/>
        </w:rPr>
        <w:t xml:space="preserve">del </w:t>
      </w:r>
      <w:r w:rsidR="74FFB2B2" w:rsidRPr="7C7D6316">
        <w:rPr>
          <w:rFonts w:ascii="Arial" w:eastAsia="Arial" w:hAnsi="Arial" w:cs="Arial"/>
          <w:color w:val="000000" w:themeColor="text1"/>
          <w:sz w:val="20"/>
          <w:szCs w:val="20"/>
        </w:rPr>
        <w:t>hardware</w:t>
      </w:r>
      <w:r w:rsidR="013F080A" w:rsidRPr="7C7D6316">
        <w:rPr>
          <w:rFonts w:ascii="Arial" w:eastAsia="Arial" w:hAnsi="Arial" w:cs="Arial"/>
          <w:color w:val="000000" w:themeColor="text1"/>
          <w:sz w:val="20"/>
          <w:szCs w:val="20"/>
        </w:rPr>
        <w:t xml:space="preserve"> del dispositivo</w:t>
      </w:r>
      <w:r w:rsidR="05671D74" w:rsidRPr="7C7D6316">
        <w:rPr>
          <w:rFonts w:ascii="Arial" w:eastAsia="Arial" w:hAnsi="Arial" w:cs="Arial"/>
          <w:color w:val="000000" w:themeColor="text1"/>
          <w:sz w:val="20"/>
          <w:szCs w:val="20"/>
        </w:rPr>
        <w:t xml:space="preserve"> y sus </w:t>
      </w:r>
      <w:r w:rsidR="5074568D" w:rsidRPr="7C7D6316">
        <w:rPr>
          <w:rFonts w:ascii="Arial" w:eastAsia="Arial" w:hAnsi="Arial" w:cs="Arial"/>
          <w:color w:val="000000" w:themeColor="text1"/>
          <w:sz w:val="20"/>
          <w:szCs w:val="20"/>
        </w:rPr>
        <w:t>características</w:t>
      </w:r>
      <w:r w:rsidR="05671D74" w:rsidRPr="7C7D6316">
        <w:rPr>
          <w:rFonts w:ascii="Arial" w:eastAsia="Arial" w:hAnsi="Arial" w:cs="Arial"/>
          <w:color w:val="000000" w:themeColor="text1"/>
          <w:sz w:val="20"/>
          <w:szCs w:val="20"/>
        </w:rPr>
        <w:t xml:space="preserve"> principales</w:t>
      </w:r>
      <w:r w:rsidR="013F080A" w:rsidRPr="7C7D6316">
        <w:rPr>
          <w:rFonts w:ascii="Arial" w:eastAsia="Arial" w:hAnsi="Arial" w:cs="Arial"/>
          <w:color w:val="000000" w:themeColor="text1"/>
          <w:sz w:val="20"/>
          <w:szCs w:val="20"/>
        </w:rPr>
        <w:t>.</w:t>
      </w:r>
    </w:p>
    <w:p w14:paraId="79838CAD" w14:textId="45260E84" w:rsidR="79679394" w:rsidRDefault="79679394" w:rsidP="79679394">
      <w:pPr>
        <w:rPr>
          <w:rFonts w:ascii="Arial" w:eastAsia="Arial" w:hAnsi="Arial" w:cs="Arial"/>
          <w:sz w:val="20"/>
          <w:szCs w:val="20"/>
        </w:rPr>
      </w:pPr>
    </w:p>
    <w:p w14:paraId="38C72B4B" w14:textId="11B0204A" w:rsidR="05671D74" w:rsidRDefault="05671D74" w:rsidP="79679394">
      <w:pPr>
        <w:rPr>
          <w:rFonts w:ascii="Arial" w:eastAsia="Arial" w:hAnsi="Arial" w:cs="Arial"/>
          <w:sz w:val="20"/>
          <w:szCs w:val="20"/>
        </w:rPr>
      </w:pPr>
      <w:r w:rsidRPr="00B06D89">
        <w:rPr>
          <w:rFonts w:ascii="Arial" w:eastAsia="Arial" w:hAnsi="Arial" w:cs="Arial"/>
          <w:b/>
          <w:sz w:val="20"/>
          <w:szCs w:val="20"/>
          <w:u w:val="single"/>
        </w:rPr>
        <w:t>Controlador lógico principal</w:t>
      </w:r>
      <w:r w:rsidR="12376277" w:rsidRPr="09FB6F8A">
        <w:rPr>
          <w:rFonts w:ascii="Arial" w:eastAsia="Arial" w:hAnsi="Arial" w:cs="Arial"/>
          <w:b/>
          <w:sz w:val="20"/>
          <w:szCs w:val="20"/>
        </w:rPr>
        <w:t>:</w:t>
      </w:r>
      <w:r w:rsidRPr="09FB6F8A">
        <w:rPr>
          <w:rFonts w:ascii="Arial" w:eastAsia="Arial" w:hAnsi="Arial" w:cs="Arial"/>
          <w:b/>
          <w:sz w:val="20"/>
          <w:szCs w:val="20"/>
        </w:rPr>
        <w:t xml:space="preserve"> </w:t>
      </w:r>
      <w:r w:rsidR="007236C9">
        <w:rPr>
          <w:rFonts w:ascii="Arial" w:eastAsia="Arial" w:hAnsi="Arial" w:cs="Arial"/>
          <w:sz w:val="20"/>
          <w:szCs w:val="20"/>
        </w:rPr>
        <w:t>E</w:t>
      </w:r>
      <w:r w:rsidRPr="09FB6F8A">
        <w:rPr>
          <w:rFonts w:ascii="Arial" w:eastAsia="Arial" w:hAnsi="Arial" w:cs="Arial"/>
          <w:sz w:val="20"/>
          <w:szCs w:val="20"/>
        </w:rPr>
        <w:t>stos micro</w:t>
      </w:r>
      <w:r w:rsidR="1CE08000" w:rsidRPr="09FB6F8A">
        <w:rPr>
          <w:rFonts w:ascii="Arial" w:eastAsia="Arial" w:hAnsi="Arial" w:cs="Arial"/>
          <w:sz w:val="20"/>
          <w:szCs w:val="20"/>
        </w:rPr>
        <w:t>con</w:t>
      </w:r>
      <w:r w:rsidRPr="09FB6F8A">
        <w:rPr>
          <w:rFonts w:ascii="Arial" w:eastAsia="Arial" w:hAnsi="Arial" w:cs="Arial"/>
          <w:sz w:val="20"/>
          <w:szCs w:val="20"/>
        </w:rPr>
        <w:t xml:space="preserve">troladores se han considerado debido a sus </w:t>
      </w:r>
      <w:r w:rsidR="66391D88" w:rsidRPr="09FB6F8A">
        <w:rPr>
          <w:rFonts w:ascii="Arial" w:eastAsia="Arial" w:hAnsi="Arial" w:cs="Arial"/>
          <w:sz w:val="20"/>
          <w:szCs w:val="20"/>
        </w:rPr>
        <w:t>características</w:t>
      </w:r>
      <w:r w:rsidRPr="09FB6F8A">
        <w:rPr>
          <w:rFonts w:ascii="Arial" w:eastAsia="Arial" w:hAnsi="Arial" w:cs="Arial"/>
          <w:sz w:val="20"/>
          <w:szCs w:val="20"/>
        </w:rPr>
        <w:t xml:space="preserve"> principales</w:t>
      </w:r>
      <w:r w:rsidR="7ACE4717" w:rsidRPr="09FB6F8A">
        <w:rPr>
          <w:rFonts w:ascii="Arial" w:eastAsia="Arial" w:hAnsi="Arial" w:cs="Arial"/>
          <w:sz w:val="20"/>
          <w:szCs w:val="20"/>
        </w:rPr>
        <w:t xml:space="preserve"> y la </w:t>
      </w:r>
      <w:r w:rsidR="00D41820" w:rsidRPr="09FB6F8A">
        <w:rPr>
          <w:rFonts w:ascii="Arial" w:eastAsia="Arial" w:hAnsi="Arial" w:cs="Arial"/>
          <w:sz w:val="20"/>
          <w:szCs w:val="20"/>
        </w:rPr>
        <w:t>experiencia desarrollando</w:t>
      </w:r>
      <w:r w:rsidR="7ACE4717" w:rsidRPr="09FB6F8A">
        <w:rPr>
          <w:rFonts w:ascii="Arial" w:eastAsia="Arial" w:hAnsi="Arial" w:cs="Arial"/>
          <w:sz w:val="20"/>
          <w:szCs w:val="20"/>
        </w:rPr>
        <w:t xml:space="preserve"> proyectos con ellos</w:t>
      </w:r>
      <w:r w:rsidR="003F2997">
        <w:rPr>
          <w:rFonts w:ascii="Arial" w:eastAsia="Arial" w:hAnsi="Arial" w:cs="Arial"/>
          <w:sz w:val="20"/>
          <w:szCs w:val="20"/>
        </w:rPr>
        <w:t>,</w:t>
      </w:r>
      <w:r w:rsidR="09BE5DFC" w:rsidRPr="09FB6F8A">
        <w:rPr>
          <w:rFonts w:ascii="Arial" w:eastAsia="Arial" w:hAnsi="Arial" w:cs="Arial"/>
          <w:sz w:val="20"/>
          <w:szCs w:val="20"/>
        </w:rPr>
        <w:t xml:space="preserve"> donde las más relevante serian su memoria de programa, RAM</w:t>
      </w:r>
      <w:r w:rsidR="526FDBB3" w:rsidRPr="09FB6F8A">
        <w:rPr>
          <w:rFonts w:ascii="Arial" w:eastAsia="Arial" w:hAnsi="Arial" w:cs="Arial"/>
          <w:sz w:val="20"/>
          <w:szCs w:val="20"/>
        </w:rPr>
        <w:t>, contar con ADC, comunicación SPI y ser</w:t>
      </w:r>
      <w:r w:rsidR="122EA704" w:rsidRPr="09FB6F8A">
        <w:rPr>
          <w:rFonts w:ascii="Arial" w:eastAsia="Arial" w:hAnsi="Arial" w:cs="Arial"/>
          <w:sz w:val="20"/>
          <w:szCs w:val="20"/>
        </w:rPr>
        <w:t xml:space="preserve">ial además de contar disponibilidad del programador para </w:t>
      </w:r>
      <w:r w:rsidR="3FB1F715" w:rsidRPr="09FB6F8A">
        <w:rPr>
          <w:rFonts w:ascii="Arial" w:eastAsia="Arial" w:hAnsi="Arial" w:cs="Arial"/>
          <w:sz w:val="20"/>
          <w:szCs w:val="20"/>
        </w:rPr>
        <w:t xml:space="preserve">el </w:t>
      </w:r>
      <w:r w:rsidR="4ED1301E" w:rsidRPr="09FB6F8A">
        <w:rPr>
          <w:rFonts w:ascii="Arial" w:eastAsia="Arial" w:hAnsi="Arial" w:cs="Arial"/>
          <w:sz w:val="20"/>
          <w:szCs w:val="20"/>
        </w:rPr>
        <w:t>microcontrolador</w:t>
      </w:r>
      <w:r w:rsidR="3FB1F715" w:rsidRPr="09FB6F8A">
        <w:rPr>
          <w:rFonts w:ascii="Arial" w:eastAsia="Arial" w:hAnsi="Arial" w:cs="Arial"/>
          <w:sz w:val="20"/>
          <w:szCs w:val="20"/>
        </w:rPr>
        <w:t>.</w:t>
      </w:r>
    </w:p>
    <w:p w14:paraId="545DA2F4" w14:textId="77777777" w:rsidR="000A4C76" w:rsidRDefault="000A4C76" w:rsidP="79679394">
      <w:pPr>
        <w:rPr>
          <w:rFonts w:ascii="Arial" w:eastAsia="Arial" w:hAnsi="Arial" w:cs="Arial"/>
          <w:sz w:val="20"/>
          <w:szCs w:val="20"/>
        </w:rPr>
      </w:pPr>
    </w:p>
    <w:p w14:paraId="706093B5" w14:textId="77777777" w:rsidR="000A4C76" w:rsidRPr="007236C9" w:rsidRDefault="000A4C76" w:rsidP="79679394">
      <w:pPr>
        <w:rPr>
          <w:rFonts w:ascii="Arial" w:eastAsia="Arial" w:hAnsi="Arial" w:cs="Arial"/>
          <w:b/>
          <w:sz w:val="20"/>
          <w:szCs w:val="20"/>
        </w:rPr>
      </w:pPr>
    </w:p>
    <w:p w14:paraId="5B800B39" w14:textId="45260E84" w:rsidR="4692304B" w:rsidRDefault="4692304B" w:rsidP="4692304B">
      <w:pPr>
        <w:rPr>
          <w:rFonts w:ascii="Arial" w:eastAsia="Arial" w:hAnsi="Arial" w:cs="Arial"/>
        </w:rPr>
      </w:pPr>
    </w:p>
    <w:p w14:paraId="00F38A1D" w14:textId="182B7015" w:rsidR="4692304B" w:rsidRPr="00B06D89" w:rsidRDefault="21EBADA6" w:rsidP="00DB7268">
      <w:pPr>
        <w:jc w:val="center"/>
        <w:rPr>
          <w:rFonts w:ascii="Arial" w:eastAsia="Arial" w:hAnsi="Arial" w:cs="Arial"/>
          <w:b/>
          <w:bCs/>
          <w:sz w:val="20"/>
          <w:szCs w:val="20"/>
        </w:rPr>
      </w:pPr>
      <w:r w:rsidRPr="00B06D89">
        <w:rPr>
          <w:rFonts w:ascii="Arial" w:eastAsia="Arial" w:hAnsi="Arial" w:cs="Arial"/>
          <w:b/>
          <w:bCs/>
          <w:sz w:val="20"/>
          <w:szCs w:val="20"/>
        </w:rPr>
        <w:t>Rasberry Pi pico</w:t>
      </w:r>
      <w:r w:rsidR="11C38A5A" w:rsidRPr="00B06D89">
        <w:rPr>
          <w:rFonts w:ascii="Arial" w:eastAsia="Arial" w:hAnsi="Arial" w:cs="Arial"/>
          <w:b/>
          <w:bCs/>
          <w:sz w:val="20"/>
          <w:szCs w:val="20"/>
        </w:rPr>
        <w:t xml:space="preserve"> (RP2040)</w:t>
      </w:r>
      <w:r w:rsidR="003745E5">
        <w:rPr>
          <w:rFonts w:ascii="Arial" w:eastAsia="Arial" w:hAnsi="Arial" w:cs="Arial"/>
          <w:b/>
          <w:bCs/>
          <w:sz w:val="20"/>
          <w:szCs w:val="20"/>
        </w:rPr>
        <w:t>.</w:t>
      </w:r>
    </w:p>
    <w:p w14:paraId="23EBEB07" w14:textId="77777777" w:rsidR="002E50E8" w:rsidRDefault="00B06D89" w:rsidP="002E50E8">
      <w:pPr>
        <w:keepNext/>
        <w:spacing w:line="259" w:lineRule="auto"/>
        <w:jc w:val="center"/>
      </w:pPr>
      <w:r w:rsidRPr="00B06D89">
        <w:rPr>
          <w:b/>
          <w:bCs/>
          <w:noProof/>
          <w:sz w:val="22"/>
          <w:szCs w:val="22"/>
        </w:rPr>
        <w:drawing>
          <wp:inline distT="0" distB="0" distL="0" distR="0" wp14:anchorId="4EA55CE7" wp14:editId="4B87A924">
            <wp:extent cx="2724150" cy="1333698"/>
            <wp:effectExtent l="76200" t="76200" r="133350" b="133350"/>
            <wp:docPr id="1073651615" name="Imagen 1073651615"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51615" name="Imagen 1073651615" descr="Un dibujo de una persona&#10;&#10;Descripción generada automáticamente con confianza baja"/>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0117" cy="1341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197D21" w14:textId="50A88568" w:rsidR="002E50E8" w:rsidRDefault="002E50E8" w:rsidP="002E50E8">
      <w:pPr>
        <w:pStyle w:val="Descripcin"/>
        <w:jc w:val="center"/>
      </w:pPr>
      <w:bookmarkStart w:id="50" w:name="_Toc145016133"/>
      <w:bookmarkStart w:id="51" w:name="_Toc145017597"/>
      <w:r>
        <w:t xml:space="preserve">Ilustración </w:t>
      </w:r>
      <w:r>
        <w:fldChar w:fldCharType="begin"/>
      </w:r>
      <w:r>
        <w:instrText xml:space="preserve"> SEQ Ilustración \* ARABIC </w:instrText>
      </w:r>
      <w:r>
        <w:fldChar w:fldCharType="separate"/>
      </w:r>
      <w:r w:rsidR="009045ED">
        <w:rPr>
          <w:noProof/>
        </w:rPr>
        <w:t>6</w:t>
      </w:r>
      <w:r>
        <w:fldChar w:fldCharType="end"/>
      </w:r>
      <w:r>
        <w:t xml:space="preserve"> Raspberry Pi Pico</w:t>
      </w:r>
      <w:bookmarkEnd w:id="50"/>
      <w:r w:rsidR="00120992">
        <w:t>.</w:t>
      </w:r>
      <w:bookmarkEnd w:id="51"/>
      <w:r>
        <w:t xml:space="preserve"> </w:t>
      </w:r>
    </w:p>
    <w:p w14:paraId="79BC28EE" w14:textId="275208F4" w:rsidR="0075785F" w:rsidRDefault="002E50E8" w:rsidP="002E50E8">
      <w:pPr>
        <w:pStyle w:val="Descripcin"/>
        <w:jc w:val="center"/>
      </w:pPr>
      <w:r>
        <w:t xml:space="preserve"> Fuente: Raspberry</w:t>
      </w:r>
      <w:r w:rsidR="00120992">
        <w:t>.</w:t>
      </w:r>
    </w:p>
    <w:p w14:paraId="144E8871" w14:textId="77777777" w:rsidR="00B06D89" w:rsidRDefault="00B06D89" w:rsidP="008170BA">
      <w:pPr>
        <w:spacing w:line="259" w:lineRule="auto"/>
        <w:jc w:val="center"/>
        <w:rPr>
          <w:rFonts w:ascii="Arial" w:eastAsia="Arial" w:hAnsi="Arial" w:cs="Arial"/>
          <w:sz w:val="20"/>
          <w:szCs w:val="20"/>
        </w:rPr>
      </w:pPr>
    </w:p>
    <w:p w14:paraId="307CD240" w14:textId="45260E84" w:rsidR="30E9F549" w:rsidRDefault="162E3AD6" w:rsidP="58F30808">
      <w:pPr>
        <w:rPr>
          <w:rFonts w:ascii="Arial" w:eastAsia="Arial" w:hAnsi="Arial" w:cs="Arial"/>
          <w:sz w:val="20"/>
          <w:szCs w:val="20"/>
        </w:rPr>
      </w:pPr>
      <w:r w:rsidRPr="004121A5">
        <w:rPr>
          <w:rFonts w:ascii="Arial" w:eastAsia="Arial" w:hAnsi="Arial" w:cs="Arial"/>
          <w:b/>
          <w:color w:val="3A3A3A"/>
          <w:sz w:val="20"/>
          <w:szCs w:val="20"/>
          <w:u w:val="single"/>
        </w:rPr>
        <w:t>Características</w:t>
      </w:r>
      <w:r w:rsidRPr="511917ED">
        <w:rPr>
          <w:rFonts w:ascii="Arial" w:eastAsia="Arial" w:hAnsi="Arial" w:cs="Arial"/>
          <w:b/>
          <w:color w:val="3A3A3A"/>
          <w:sz w:val="20"/>
          <w:szCs w:val="20"/>
        </w:rPr>
        <w:t>:</w:t>
      </w:r>
    </w:p>
    <w:p w14:paraId="4F595A1A" w14:textId="45260E84" w:rsidR="58F30808" w:rsidRDefault="58F30808" w:rsidP="58F30808">
      <w:pPr>
        <w:rPr>
          <w:rFonts w:ascii="Arial" w:eastAsia="Arial" w:hAnsi="Arial" w:cs="Arial"/>
          <w:b/>
          <w:color w:val="3A3A3A"/>
          <w:sz w:val="20"/>
          <w:szCs w:val="20"/>
        </w:rPr>
      </w:pPr>
    </w:p>
    <w:p w14:paraId="5F4262FE" w14:textId="3EF76380" w:rsidR="30E9F549" w:rsidRPr="00DB7268" w:rsidRDefault="162E3AD6" w:rsidP="008236B2">
      <w:pPr>
        <w:pStyle w:val="Prrafodelista"/>
        <w:numPr>
          <w:ilvl w:val="0"/>
          <w:numId w:val="4"/>
        </w:numPr>
        <w:rPr>
          <w:rFonts w:ascii="Arial" w:eastAsia="Arial" w:hAnsi="Arial" w:cs="Arial"/>
          <w:color w:val="auto"/>
          <w:sz w:val="20"/>
          <w:szCs w:val="20"/>
        </w:rPr>
      </w:pPr>
      <w:r w:rsidRPr="00DB7268">
        <w:rPr>
          <w:rFonts w:ascii="Arial" w:eastAsia="Arial" w:hAnsi="Arial" w:cs="Arial"/>
          <w:color w:val="auto"/>
          <w:sz w:val="20"/>
          <w:szCs w:val="20"/>
        </w:rPr>
        <w:t>Procesador ARM Cortex M0+ de doble núcleo, reloj flexible que funciona hasta 133 MHz</w:t>
      </w:r>
      <w:r w:rsidR="005145B5">
        <w:rPr>
          <w:rFonts w:ascii="Arial" w:eastAsia="Arial" w:hAnsi="Arial" w:cs="Arial"/>
          <w:color w:val="auto"/>
          <w:sz w:val="20"/>
          <w:szCs w:val="20"/>
        </w:rPr>
        <w:t>.</w:t>
      </w:r>
    </w:p>
    <w:p w14:paraId="45162E75" w14:textId="33B0F753" w:rsidR="30E9F549" w:rsidRPr="00DB7268" w:rsidRDefault="162E3AD6" w:rsidP="008236B2">
      <w:pPr>
        <w:pStyle w:val="Prrafodelista"/>
        <w:numPr>
          <w:ilvl w:val="0"/>
          <w:numId w:val="4"/>
        </w:numPr>
        <w:rPr>
          <w:rFonts w:ascii="Arial" w:eastAsia="Arial" w:hAnsi="Arial" w:cs="Arial"/>
          <w:color w:val="auto"/>
          <w:sz w:val="20"/>
          <w:szCs w:val="20"/>
        </w:rPr>
      </w:pPr>
      <w:r w:rsidRPr="00DB7268">
        <w:rPr>
          <w:rFonts w:ascii="Arial" w:eastAsia="Arial" w:hAnsi="Arial" w:cs="Arial"/>
          <w:color w:val="auto"/>
          <w:sz w:val="20"/>
          <w:szCs w:val="20"/>
        </w:rPr>
        <w:t>264kB de SRAM, y 2MB de memoria Flash a bordo</w:t>
      </w:r>
      <w:r w:rsidR="005145B5">
        <w:rPr>
          <w:rFonts w:ascii="Arial" w:eastAsia="Arial" w:hAnsi="Arial" w:cs="Arial"/>
          <w:color w:val="auto"/>
          <w:sz w:val="20"/>
          <w:szCs w:val="20"/>
        </w:rPr>
        <w:t>.</w:t>
      </w:r>
    </w:p>
    <w:p w14:paraId="64CDFA9E" w14:textId="270CEC1E" w:rsidR="30E9F549" w:rsidRPr="00DB7268" w:rsidRDefault="162E3AD6" w:rsidP="008236B2">
      <w:pPr>
        <w:pStyle w:val="Prrafodelista"/>
        <w:numPr>
          <w:ilvl w:val="0"/>
          <w:numId w:val="4"/>
        </w:numPr>
        <w:rPr>
          <w:rFonts w:ascii="Arial" w:eastAsia="Arial" w:hAnsi="Arial" w:cs="Arial"/>
          <w:color w:val="auto"/>
          <w:sz w:val="20"/>
          <w:szCs w:val="20"/>
        </w:rPr>
      </w:pPr>
      <w:r w:rsidRPr="00DB7268">
        <w:rPr>
          <w:rFonts w:ascii="Arial" w:eastAsia="Arial" w:hAnsi="Arial" w:cs="Arial"/>
          <w:color w:val="auto"/>
          <w:sz w:val="20"/>
          <w:szCs w:val="20"/>
        </w:rPr>
        <w:t>Pads con un troquelado que permite soldar la tarjeta directamente sobre PCB</w:t>
      </w:r>
      <w:r w:rsidR="005145B5">
        <w:rPr>
          <w:rFonts w:ascii="Arial" w:eastAsia="Arial" w:hAnsi="Arial" w:cs="Arial"/>
          <w:color w:val="auto"/>
          <w:sz w:val="20"/>
          <w:szCs w:val="20"/>
        </w:rPr>
        <w:t>.</w:t>
      </w:r>
    </w:p>
    <w:p w14:paraId="234AB3B1" w14:textId="35CB00E2" w:rsidR="30E9F549" w:rsidRPr="00DB7268" w:rsidRDefault="162E3AD6" w:rsidP="008236B2">
      <w:pPr>
        <w:pStyle w:val="Prrafodelista"/>
        <w:numPr>
          <w:ilvl w:val="0"/>
          <w:numId w:val="4"/>
        </w:numPr>
        <w:rPr>
          <w:rFonts w:ascii="Arial" w:eastAsia="Arial" w:hAnsi="Arial" w:cs="Arial"/>
          <w:color w:val="auto"/>
          <w:sz w:val="20"/>
          <w:szCs w:val="20"/>
        </w:rPr>
      </w:pPr>
      <w:r w:rsidRPr="00DB7268">
        <w:rPr>
          <w:rFonts w:ascii="Arial" w:eastAsia="Arial" w:hAnsi="Arial" w:cs="Arial"/>
          <w:color w:val="auto"/>
          <w:sz w:val="20"/>
          <w:szCs w:val="20"/>
        </w:rPr>
        <w:t>USB 1.1 con soporte para anfitrión o dispositivo</w:t>
      </w:r>
      <w:r w:rsidR="005145B5">
        <w:rPr>
          <w:rFonts w:ascii="Arial" w:eastAsia="Arial" w:hAnsi="Arial" w:cs="Arial"/>
          <w:color w:val="auto"/>
          <w:sz w:val="20"/>
          <w:szCs w:val="20"/>
        </w:rPr>
        <w:t>.</w:t>
      </w:r>
    </w:p>
    <w:p w14:paraId="69D7DEA5" w14:textId="47EDAA9A" w:rsidR="30E9F549" w:rsidRPr="00DB7268" w:rsidRDefault="162E3AD6" w:rsidP="008236B2">
      <w:pPr>
        <w:pStyle w:val="Prrafodelista"/>
        <w:numPr>
          <w:ilvl w:val="0"/>
          <w:numId w:val="4"/>
        </w:numPr>
        <w:rPr>
          <w:rFonts w:ascii="Arial" w:eastAsia="Arial" w:hAnsi="Arial" w:cs="Arial"/>
          <w:color w:val="auto"/>
          <w:sz w:val="20"/>
          <w:szCs w:val="20"/>
        </w:rPr>
      </w:pPr>
      <w:r w:rsidRPr="00DB7268">
        <w:rPr>
          <w:rFonts w:ascii="Arial" w:eastAsia="Arial" w:hAnsi="Arial" w:cs="Arial"/>
          <w:color w:val="auto"/>
          <w:sz w:val="20"/>
          <w:szCs w:val="20"/>
        </w:rPr>
        <w:t>Modo de funcionamiento de baja potencia (sleep) y modos de inactividad</w:t>
      </w:r>
      <w:r w:rsidR="005145B5">
        <w:rPr>
          <w:rFonts w:ascii="Arial" w:eastAsia="Arial" w:hAnsi="Arial" w:cs="Arial"/>
          <w:color w:val="auto"/>
          <w:sz w:val="20"/>
          <w:szCs w:val="20"/>
        </w:rPr>
        <w:t>.</w:t>
      </w:r>
    </w:p>
    <w:p w14:paraId="4A3CA675" w14:textId="03B6C13F" w:rsidR="30E9F549" w:rsidRPr="00DB7268" w:rsidRDefault="162E3AD6" w:rsidP="008236B2">
      <w:pPr>
        <w:pStyle w:val="Prrafodelista"/>
        <w:numPr>
          <w:ilvl w:val="0"/>
          <w:numId w:val="4"/>
        </w:numPr>
        <w:rPr>
          <w:rFonts w:ascii="Arial" w:eastAsia="Arial" w:hAnsi="Arial" w:cs="Arial"/>
          <w:color w:val="auto"/>
          <w:sz w:val="20"/>
          <w:szCs w:val="20"/>
        </w:rPr>
      </w:pPr>
      <w:r w:rsidRPr="00DB7268">
        <w:rPr>
          <w:rFonts w:ascii="Arial" w:eastAsia="Arial" w:hAnsi="Arial" w:cs="Arial"/>
          <w:color w:val="auto"/>
          <w:sz w:val="20"/>
          <w:szCs w:val="20"/>
        </w:rPr>
        <w:t>Programar arrastrando el archivo al almacenamiento masivo del USB</w:t>
      </w:r>
      <w:r w:rsidR="005145B5">
        <w:rPr>
          <w:rFonts w:ascii="Arial" w:eastAsia="Arial" w:hAnsi="Arial" w:cs="Arial"/>
          <w:color w:val="auto"/>
          <w:sz w:val="20"/>
          <w:szCs w:val="20"/>
        </w:rPr>
        <w:t>.</w:t>
      </w:r>
    </w:p>
    <w:p w14:paraId="39FC3C2B" w14:textId="15204590" w:rsidR="30E9F549" w:rsidRPr="00DB7268" w:rsidRDefault="162E3AD6" w:rsidP="008236B2">
      <w:pPr>
        <w:pStyle w:val="Prrafodelista"/>
        <w:numPr>
          <w:ilvl w:val="0"/>
          <w:numId w:val="4"/>
        </w:numPr>
        <w:rPr>
          <w:rFonts w:ascii="Arial" w:eastAsia="Arial" w:hAnsi="Arial" w:cs="Arial"/>
          <w:color w:val="auto"/>
          <w:sz w:val="20"/>
          <w:szCs w:val="20"/>
        </w:rPr>
      </w:pPr>
      <w:r w:rsidRPr="00DB7268">
        <w:rPr>
          <w:rFonts w:ascii="Arial" w:eastAsia="Arial" w:hAnsi="Arial" w:cs="Arial"/>
          <w:color w:val="auto"/>
          <w:sz w:val="20"/>
          <w:szCs w:val="20"/>
        </w:rPr>
        <w:t>26 pines GPIO multifunción</w:t>
      </w:r>
      <w:r w:rsidR="005145B5">
        <w:rPr>
          <w:rFonts w:ascii="Arial" w:eastAsia="Arial" w:hAnsi="Arial" w:cs="Arial"/>
          <w:color w:val="auto"/>
          <w:sz w:val="20"/>
          <w:szCs w:val="20"/>
        </w:rPr>
        <w:t>.</w:t>
      </w:r>
    </w:p>
    <w:p w14:paraId="091D3F11" w14:textId="12195738" w:rsidR="30E9F549" w:rsidRPr="00DB7268" w:rsidRDefault="162E3AD6" w:rsidP="008236B2">
      <w:pPr>
        <w:pStyle w:val="Prrafodelista"/>
        <w:numPr>
          <w:ilvl w:val="0"/>
          <w:numId w:val="4"/>
        </w:numPr>
        <w:rPr>
          <w:rFonts w:ascii="Arial" w:eastAsia="Arial" w:hAnsi="Arial" w:cs="Arial"/>
          <w:color w:val="auto"/>
          <w:sz w:val="20"/>
          <w:szCs w:val="20"/>
        </w:rPr>
      </w:pPr>
      <w:r w:rsidRPr="00DB7268">
        <w:rPr>
          <w:rFonts w:ascii="Arial" w:eastAsia="Arial" w:hAnsi="Arial" w:cs="Arial"/>
          <w:color w:val="auto"/>
          <w:sz w:val="20"/>
          <w:szCs w:val="20"/>
        </w:rPr>
        <w:t>2×SPI, 2×I2C, 2×UART, 3×12-bit ADC, 16×canales PWM controlables</w:t>
      </w:r>
      <w:r w:rsidR="005145B5">
        <w:rPr>
          <w:rFonts w:ascii="Arial" w:eastAsia="Arial" w:hAnsi="Arial" w:cs="Arial"/>
          <w:color w:val="auto"/>
          <w:sz w:val="20"/>
          <w:szCs w:val="20"/>
        </w:rPr>
        <w:t>.</w:t>
      </w:r>
    </w:p>
    <w:p w14:paraId="5157A794" w14:textId="7133B1C5" w:rsidR="30E9F549" w:rsidRPr="00DB7268" w:rsidRDefault="162E3AD6" w:rsidP="008236B2">
      <w:pPr>
        <w:pStyle w:val="Prrafodelista"/>
        <w:numPr>
          <w:ilvl w:val="0"/>
          <w:numId w:val="4"/>
        </w:numPr>
        <w:rPr>
          <w:rFonts w:ascii="Arial" w:eastAsia="Arial" w:hAnsi="Arial" w:cs="Arial"/>
          <w:color w:val="auto"/>
          <w:sz w:val="20"/>
          <w:szCs w:val="20"/>
        </w:rPr>
      </w:pPr>
      <w:r w:rsidRPr="00DB7268">
        <w:rPr>
          <w:rFonts w:ascii="Arial" w:eastAsia="Arial" w:hAnsi="Arial" w:cs="Arial"/>
          <w:color w:val="auto"/>
          <w:sz w:val="20"/>
          <w:szCs w:val="20"/>
        </w:rPr>
        <w:t>Reloj y temporizador preciso en el chip</w:t>
      </w:r>
      <w:r w:rsidR="005145B5">
        <w:rPr>
          <w:rFonts w:ascii="Arial" w:eastAsia="Arial" w:hAnsi="Arial" w:cs="Arial"/>
          <w:color w:val="auto"/>
          <w:sz w:val="20"/>
          <w:szCs w:val="20"/>
        </w:rPr>
        <w:t>.</w:t>
      </w:r>
    </w:p>
    <w:p w14:paraId="6F11EA20" w14:textId="6737B5C5" w:rsidR="30E9F549" w:rsidRPr="00DB7268" w:rsidRDefault="162E3AD6" w:rsidP="008236B2">
      <w:pPr>
        <w:pStyle w:val="Prrafodelista"/>
        <w:numPr>
          <w:ilvl w:val="0"/>
          <w:numId w:val="4"/>
        </w:numPr>
        <w:rPr>
          <w:rFonts w:ascii="Arial" w:eastAsia="Arial" w:hAnsi="Arial" w:cs="Arial"/>
          <w:color w:val="auto"/>
          <w:sz w:val="20"/>
          <w:szCs w:val="20"/>
        </w:rPr>
      </w:pPr>
      <w:r w:rsidRPr="00DB7268">
        <w:rPr>
          <w:rFonts w:ascii="Arial" w:eastAsia="Arial" w:hAnsi="Arial" w:cs="Arial"/>
          <w:color w:val="auto"/>
          <w:sz w:val="20"/>
          <w:szCs w:val="20"/>
        </w:rPr>
        <w:t>Sensor de temperatura</w:t>
      </w:r>
      <w:r w:rsidR="005145B5">
        <w:rPr>
          <w:rFonts w:ascii="Arial" w:eastAsia="Arial" w:hAnsi="Arial" w:cs="Arial"/>
          <w:color w:val="auto"/>
          <w:sz w:val="20"/>
          <w:szCs w:val="20"/>
        </w:rPr>
        <w:t>.</w:t>
      </w:r>
    </w:p>
    <w:p w14:paraId="3319FBA4" w14:textId="5F453349" w:rsidR="30E9F549" w:rsidRPr="00DB7268" w:rsidRDefault="162E3AD6" w:rsidP="008236B2">
      <w:pPr>
        <w:pStyle w:val="Prrafodelista"/>
        <w:numPr>
          <w:ilvl w:val="0"/>
          <w:numId w:val="4"/>
        </w:numPr>
        <w:rPr>
          <w:rFonts w:ascii="Arial" w:eastAsia="Arial" w:hAnsi="Arial" w:cs="Arial"/>
          <w:color w:val="auto"/>
          <w:sz w:val="20"/>
          <w:szCs w:val="20"/>
        </w:rPr>
      </w:pPr>
      <w:r w:rsidRPr="00DB7268">
        <w:rPr>
          <w:rFonts w:ascii="Arial" w:eastAsia="Arial" w:hAnsi="Arial" w:cs="Arial"/>
          <w:color w:val="auto"/>
          <w:sz w:val="20"/>
          <w:szCs w:val="20"/>
        </w:rPr>
        <w:t>Librerías de coma flotante en el microcontrolador</w:t>
      </w:r>
      <w:r w:rsidR="005145B5">
        <w:rPr>
          <w:rFonts w:ascii="Arial" w:eastAsia="Arial" w:hAnsi="Arial" w:cs="Arial"/>
          <w:color w:val="auto"/>
          <w:sz w:val="20"/>
          <w:szCs w:val="20"/>
        </w:rPr>
        <w:t>.</w:t>
      </w:r>
    </w:p>
    <w:p w14:paraId="577C79A1" w14:textId="7CCD66DC" w:rsidR="30E9F549" w:rsidRPr="00DB7268" w:rsidRDefault="162E3AD6" w:rsidP="008236B2">
      <w:pPr>
        <w:pStyle w:val="Prrafodelista"/>
        <w:numPr>
          <w:ilvl w:val="0"/>
          <w:numId w:val="4"/>
        </w:numPr>
        <w:rPr>
          <w:rFonts w:ascii="Arial" w:eastAsia="Arial" w:hAnsi="Arial" w:cs="Arial"/>
          <w:color w:val="auto"/>
          <w:sz w:val="20"/>
          <w:szCs w:val="20"/>
        </w:rPr>
      </w:pPr>
      <w:r w:rsidRPr="00DB7268">
        <w:rPr>
          <w:rFonts w:ascii="Arial" w:eastAsia="Arial" w:hAnsi="Arial" w:cs="Arial"/>
          <w:color w:val="auto"/>
          <w:sz w:val="20"/>
          <w:szCs w:val="20"/>
        </w:rPr>
        <w:t xml:space="preserve">8 </w:t>
      </w:r>
      <w:r w:rsidR="005145B5">
        <w:rPr>
          <w:rFonts w:ascii="Arial" w:eastAsia="Arial" w:hAnsi="Arial" w:cs="Arial"/>
          <w:color w:val="auto"/>
          <w:sz w:val="20"/>
          <w:szCs w:val="20"/>
        </w:rPr>
        <w:t>m</w:t>
      </w:r>
      <w:r w:rsidR="005145B5" w:rsidRPr="00DB7268">
        <w:rPr>
          <w:rFonts w:ascii="Arial" w:eastAsia="Arial" w:hAnsi="Arial" w:cs="Arial"/>
          <w:color w:val="auto"/>
          <w:sz w:val="20"/>
          <w:szCs w:val="20"/>
        </w:rPr>
        <w:t>áquinas</w:t>
      </w:r>
      <w:r w:rsidRPr="00DB7268">
        <w:rPr>
          <w:rFonts w:ascii="Arial" w:eastAsia="Arial" w:hAnsi="Arial" w:cs="Arial"/>
          <w:color w:val="auto"/>
          <w:sz w:val="20"/>
          <w:szCs w:val="20"/>
        </w:rPr>
        <w:t xml:space="preserve"> de estado con IO programables (PIO) con soporte para uso personalizado de periféricos</w:t>
      </w:r>
      <w:r w:rsidR="005145B5">
        <w:rPr>
          <w:rFonts w:ascii="Arial" w:eastAsia="Arial" w:hAnsi="Arial" w:cs="Arial"/>
          <w:color w:val="auto"/>
          <w:sz w:val="20"/>
          <w:szCs w:val="20"/>
        </w:rPr>
        <w:t>.</w:t>
      </w:r>
    </w:p>
    <w:p w14:paraId="129C73DD" w14:textId="655528E9" w:rsidR="008170BA" w:rsidRPr="00B06D89" w:rsidRDefault="008170BA" w:rsidP="00B06D89">
      <w:pPr>
        <w:ind w:left="360"/>
        <w:rPr>
          <w:rFonts w:ascii="Arial" w:eastAsia="Arial" w:hAnsi="Arial" w:cs="Arial"/>
          <w:color w:val="3A3A3A"/>
          <w:sz w:val="20"/>
          <w:szCs w:val="20"/>
        </w:rPr>
      </w:pPr>
    </w:p>
    <w:p w14:paraId="0764B222" w14:textId="04E9E05E" w:rsidR="620E1E7A" w:rsidRDefault="620E1E7A" w:rsidP="620E1E7A">
      <w:pPr>
        <w:rPr>
          <w:rFonts w:ascii="Arial" w:eastAsia="Arial" w:hAnsi="Arial" w:cs="Arial"/>
          <w:sz w:val="20"/>
          <w:szCs w:val="20"/>
        </w:rPr>
      </w:pPr>
    </w:p>
    <w:p w14:paraId="635C113F" w14:textId="45260E84" w:rsidR="620E1E7A" w:rsidRDefault="620E1E7A" w:rsidP="620E1E7A">
      <w:pPr>
        <w:rPr>
          <w:rFonts w:ascii="Arial" w:eastAsia="Arial" w:hAnsi="Arial" w:cs="Arial"/>
          <w:sz w:val="20"/>
          <w:szCs w:val="20"/>
        </w:rPr>
      </w:pPr>
    </w:p>
    <w:p w14:paraId="77977AD0" w14:textId="77777777" w:rsidR="00D41820" w:rsidRDefault="00D41820" w:rsidP="620E1E7A">
      <w:pPr>
        <w:rPr>
          <w:rFonts w:ascii="Arial" w:eastAsia="Arial" w:hAnsi="Arial" w:cs="Arial"/>
          <w:sz w:val="20"/>
          <w:szCs w:val="20"/>
        </w:rPr>
      </w:pPr>
    </w:p>
    <w:p w14:paraId="487EE6A0" w14:textId="77777777" w:rsidR="00DB7268" w:rsidRDefault="00DB7268" w:rsidP="5A658C97">
      <w:pPr>
        <w:rPr>
          <w:rFonts w:ascii="Arial" w:eastAsia="Arial" w:hAnsi="Arial" w:cs="Arial"/>
          <w:b/>
          <w:bCs/>
          <w:sz w:val="20"/>
          <w:szCs w:val="20"/>
          <w:u w:val="single"/>
        </w:rPr>
      </w:pPr>
    </w:p>
    <w:p w14:paraId="59F63D60" w14:textId="0A58C6F5" w:rsidR="5A658C97" w:rsidRPr="006859F6" w:rsidRDefault="63AF10F7" w:rsidP="00DB7268">
      <w:pPr>
        <w:jc w:val="center"/>
        <w:rPr>
          <w:rFonts w:ascii="Arial" w:eastAsia="Arial" w:hAnsi="Arial" w:cs="Arial"/>
          <w:b/>
          <w:sz w:val="20"/>
          <w:szCs w:val="20"/>
        </w:rPr>
      </w:pPr>
      <w:r w:rsidRPr="006859F6">
        <w:rPr>
          <w:rFonts w:ascii="Arial" w:eastAsia="Arial" w:hAnsi="Arial" w:cs="Arial"/>
          <w:b/>
          <w:sz w:val="20"/>
          <w:szCs w:val="20"/>
        </w:rPr>
        <w:t xml:space="preserve">Microchip Technology </w:t>
      </w:r>
      <w:r w:rsidR="5E7120A4" w:rsidRPr="006859F6">
        <w:rPr>
          <w:rFonts w:ascii="Arial" w:eastAsia="Arial" w:hAnsi="Arial" w:cs="Arial"/>
          <w:b/>
          <w:sz w:val="20"/>
          <w:szCs w:val="20"/>
        </w:rPr>
        <w:t>PIC 18F4550</w:t>
      </w:r>
      <w:r w:rsidR="1AB79926" w:rsidRPr="006859F6">
        <w:rPr>
          <w:rFonts w:ascii="Arial" w:eastAsia="Arial" w:hAnsi="Arial" w:cs="Arial"/>
          <w:b/>
          <w:sz w:val="20"/>
          <w:szCs w:val="20"/>
        </w:rPr>
        <w:t>.</w:t>
      </w:r>
    </w:p>
    <w:p w14:paraId="091CBE38" w14:textId="77777777" w:rsidR="002E50E8" w:rsidRDefault="3D49BFC0" w:rsidP="002E50E8">
      <w:pPr>
        <w:keepNext/>
        <w:jc w:val="center"/>
      </w:pPr>
      <w:r>
        <w:rPr>
          <w:noProof/>
        </w:rPr>
        <w:drawing>
          <wp:inline distT="0" distB="0" distL="0" distR="0" wp14:anchorId="3268D176" wp14:editId="321351A9">
            <wp:extent cx="2645055" cy="1184765"/>
            <wp:effectExtent l="76200" t="76200" r="136525" b="130175"/>
            <wp:docPr id="324386789" name="Imagen 32438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86789" name="Imagen 32438678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4652" cy="1202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B50122" w14:textId="4901A2EF" w:rsidR="002E50E8" w:rsidRDefault="002E50E8" w:rsidP="002E50E8">
      <w:pPr>
        <w:pStyle w:val="Descripcin"/>
        <w:jc w:val="center"/>
      </w:pPr>
      <w:bookmarkStart w:id="52" w:name="_Toc145016134"/>
      <w:bookmarkStart w:id="53" w:name="_Toc145017598"/>
      <w:r>
        <w:t xml:space="preserve">Ilustración </w:t>
      </w:r>
      <w:r>
        <w:fldChar w:fldCharType="begin"/>
      </w:r>
      <w:r>
        <w:instrText xml:space="preserve"> SEQ Ilustración \* ARABIC </w:instrText>
      </w:r>
      <w:r>
        <w:fldChar w:fldCharType="separate"/>
      </w:r>
      <w:r w:rsidR="009045ED">
        <w:rPr>
          <w:noProof/>
        </w:rPr>
        <w:t>7</w:t>
      </w:r>
      <w:r>
        <w:fldChar w:fldCharType="end"/>
      </w:r>
      <w:r>
        <w:t xml:space="preserve"> Pic18F4550</w:t>
      </w:r>
      <w:bookmarkEnd w:id="52"/>
      <w:r w:rsidR="00120992">
        <w:t>.</w:t>
      </w:r>
      <w:bookmarkEnd w:id="53"/>
    </w:p>
    <w:p w14:paraId="1C12EFE7" w14:textId="29AF73C2" w:rsidR="00FA64C8" w:rsidRDefault="002E50E8" w:rsidP="002E50E8">
      <w:pPr>
        <w:pStyle w:val="Descripcin"/>
        <w:jc w:val="center"/>
      </w:pPr>
      <w:r>
        <w:t>Fuente: Datasheet</w:t>
      </w:r>
      <w:r w:rsidR="00120992">
        <w:t>.</w:t>
      </w:r>
    </w:p>
    <w:p w14:paraId="0129AB7F" w14:textId="77777777" w:rsidR="004121A5" w:rsidRDefault="004121A5" w:rsidP="004121A5">
      <w:pPr>
        <w:jc w:val="center"/>
        <w:rPr>
          <w:rFonts w:ascii="Arial" w:eastAsia="Arial" w:hAnsi="Arial" w:cs="Arial"/>
          <w:sz w:val="20"/>
          <w:szCs w:val="20"/>
        </w:rPr>
      </w:pPr>
    </w:p>
    <w:p w14:paraId="039E2EFE" w14:textId="77777777" w:rsidR="002F29A2" w:rsidRPr="006B1B0A" w:rsidRDefault="002F29A2" w:rsidP="002F29A2">
      <w:pPr>
        <w:spacing w:line="256" w:lineRule="auto"/>
        <w:rPr>
          <w:rFonts w:ascii="Arial" w:hAnsi="Arial" w:cs="Arial"/>
          <w:sz w:val="20"/>
          <w:szCs w:val="20"/>
          <w:u w:val="single"/>
        </w:rPr>
      </w:pPr>
      <w:r w:rsidRPr="006B1B0A">
        <w:rPr>
          <w:rFonts w:ascii="Arial" w:hAnsi="Arial" w:cs="Arial"/>
          <w:sz w:val="20"/>
          <w:szCs w:val="20"/>
          <w:u w:val="single"/>
        </w:rPr>
        <w:t>Características:</w:t>
      </w:r>
    </w:p>
    <w:p w14:paraId="1F92249F" w14:textId="77777777" w:rsidR="005A4B11" w:rsidRDefault="005A4B11" w:rsidP="004121A5">
      <w:pPr>
        <w:jc w:val="center"/>
        <w:rPr>
          <w:rFonts w:ascii="Arial" w:eastAsia="Arial" w:hAnsi="Arial" w:cs="Arial"/>
          <w:sz w:val="20"/>
          <w:szCs w:val="20"/>
        </w:rPr>
      </w:pPr>
    </w:p>
    <w:p w14:paraId="3D1AACC1" w14:textId="6EF002FA" w:rsidR="5BA9E499" w:rsidRDefault="5BA9E499" w:rsidP="008236B2">
      <w:pPr>
        <w:pStyle w:val="Prrafodelista"/>
        <w:numPr>
          <w:ilvl w:val="0"/>
          <w:numId w:val="4"/>
        </w:numPr>
        <w:jc w:val="both"/>
        <w:rPr>
          <w:rFonts w:ascii="Arial" w:eastAsia="Arial" w:hAnsi="Arial" w:cs="Arial"/>
          <w:color w:val="333333"/>
          <w:sz w:val="20"/>
          <w:szCs w:val="20"/>
          <w:lang w:val="es"/>
        </w:rPr>
      </w:pPr>
      <w:r w:rsidRPr="511917ED">
        <w:rPr>
          <w:rFonts w:ascii="Arial" w:eastAsia="Arial" w:hAnsi="Arial" w:cs="Arial"/>
          <w:color w:val="333333"/>
          <w:sz w:val="20"/>
          <w:szCs w:val="20"/>
          <w:lang w:val="es"/>
        </w:rPr>
        <w:t>Interfaz USB 2.0 de alta velocidad (12 Mbit / s)</w:t>
      </w:r>
      <w:r w:rsidR="005145B5">
        <w:rPr>
          <w:rFonts w:ascii="Arial" w:eastAsia="Arial" w:hAnsi="Arial" w:cs="Arial"/>
          <w:color w:val="333333"/>
          <w:sz w:val="20"/>
          <w:szCs w:val="20"/>
          <w:lang w:val="es"/>
        </w:rPr>
        <w:t>.</w:t>
      </w:r>
    </w:p>
    <w:p w14:paraId="78DB093E" w14:textId="08AF10CF" w:rsidR="5BA9E499" w:rsidRDefault="5BA9E499" w:rsidP="008236B2">
      <w:pPr>
        <w:pStyle w:val="Prrafodelista"/>
        <w:numPr>
          <w:ilvl w:val="0"/>
          <w:numId w:val="4"/>
        </w:numPr>
        <w:jc w:val="both"/>
        <w:rPr>
          <w:rFonts w:ascii="Arial" w:eastAsia="Arial" w:hAnsi="Arial" w:cs="Arial"/>
          <w:color w:val="333333"/>
          <w:sz w:val="20"/>
          <w:szCs w:val="20"/>
          <w:lang w:val="es"/>
        </w:rPr>
      </w:pPr>
      <w:r w:rsidRPr="511917ED">
        <w:rPr>
          <w:rFonts w:ascii="Arial" w:eastAsia="Arial" w:hAnsi="Arial" w:cs="Arial"/>
          <w:color w:val="333333"/>
          <w:sz w:val="20"/>
          <w:szCs w:val="20"/>
          <w:lang w:val="es"/>
        </w:rPr>
        <w:t>RAM de puerto doble de 1 kB de RAM + RAM GP de 1 kB</w:t>
      </w:r>
      <w:r w:rsidR="005145B5">
        <w:rPr>
          <w:rFonts w:ascii="Arial" w:eastAsia="Arial" w:hAnsi="Arial" w:cs="Arial"/>
          <w:color w:val="333333"/>
          <w:sz w:val="20"/>
          <w:szCs w:val="20"/>
          <w:lang w:val="es"/>
        </w:rPr>
        <w:t>.</w:t>
      </w:r>
    </w:p>
    <w:p w14:paraId="288734F2" w14:textId="3F247C89" w:rsidR="5BA9E499" w:rsidRDefault="5BA9E499" w:rsidP="008236B2">
      <w:pPr>
        <w:pStyle w:val="Prrafodelista"/>
        <w:numPr>
          <w:ilvl w:val="0"/>
          <w:numId w:val="4"/>
        </w:numPr>
        <w:jc w:val="both"/>
        <w:rPr>
          <w:rFonts w:ascii="Arial" w:eastAsia="Arial" w:hAnsi="Arial" w:cs="Arial"/>
          <w:color w:val="333333"/>
          <w:sz w:val="20"/>
          <w:szCs w:val="20"/>
          <w:lang w:val="es"/>
        </w:rPr>
      </w:pPr>
      <w:r w:rsidRPr="511917ED">
        <w:rPr>
          <w:rFonts w:ascii="Arial" w:eastAsia="Arial" w:hAnsi="Arial" w:cs="Arial"/>
          <w:color w:val="333333"/>
          <w:sz w:val="20"/>
          <w:szCs w:val="20"/>
          <w:lang w:val="es"/>
        </w:rPr>
        <w:t>Transceptor de alta velocidad</w:t>
      </w:r>
      <w:r w:rsidR="005145B5">
        <w:rPr>
          <w:rFonts w:ascii="Arial" w:eastAsia="Arial" w:hAnsi="Arial" w:cs="Arial"/>
          <w:color w:val="333333"/>
          <w:sz w:val="20"/>
          <w:szCs w:val="20"/>
          <w:lang w:val="es"/>
        </w:rPr>
        <w:t>.</w:t>
      </w:r>
    </w:p>
    <w:p w14:paraId="743B4091" w14:textId="75CA7B78" w:rsidR="5BA9E499" w:rsidRDefault="5BA9E499" w:rsidP="008236B2">
      <w:pPr>
        <w:pStyle w:val="Prrafodelista"/>
        <w:numPr>
          <w:ilvl w:val="0"/>
          <w:numId w:val="4"/>
        </w:numPr>
        <w:jc w:val="both"/>
        <w:rPr>
          <w:rFonts w:ascii="Arial" w:eastAsia="Arial" w:hAnsi="Arial" w:cs="Arial"/>
          <w:color w:val="333333"/>
          <w:sz w:val="20"/>
          <w:szCs w:val="20"/>
          <w:lang w:val="es"/>
        </w:rPr>
      </w:pPr>
      <w:r w:rsidRPr="511917ED">
        <w:rPr>
          <w:rFonts w:ascii="Arial" w:eastAsia="Arial" w:hAnsi="Arial" w:cs="Arial"/>
          <w:color w:val="333333"/>
          <w:sz w:val="20"/>
          <w:szCs w:val="20"/>
          <w:lang w:val="es"/>
        </w:rPr>
        <w:t>16 terminales (entrada / salida)</w:t>
      </w:r>
      <w:r w:rsidR="005145B5">
        <w:rPr>
          <w:rFonts w:ascii="Arial" w:eastAsia="Arial" w:hAnsi="Arial" w:cs="Arial"/>
          <w:color w:val="333333"/>
          <w:sz w:val="20"/>
          <w:szCs w:val="20"/>
          <w:lang w:val="es"/>
        </w:rPr>
        <w:t>.</w:t>
      </w:r>
    </w:p>
    <w:p w14:paraId="3948CAB0" w14:textId="73EF936A" w:rsidR="5BA9E499" w:rsidRDefault="5BA9E499" w:rsidP="008236B2">
      <w:pPr>
        <w:pStyle w:val="Prrafodelista"/>
        <w:numPr>
          <w:ilvl w:val="0"/>
          <w:numId w:val="4"/>
        </w:numPr>
        <w:jc w:val="both"/>
        <w:rPr>
          <w:rFonts w:ascii="Arial" w:eastAsia="Arial" w:hAnsi="Arial" w:cs="Arial"/>
          <w:color w:val="333333"/>
          <w:sz w:val="20"/>
          <w:szCs w:val="20"/>
          <w:lang w:val="es"/>
        </w:rPr>
      </w:pPr>
      <w:r w:rsidRPr="511917ED">
        <w:rPr>
          <w:rFonts w:ascii="Arial" w:eastAsia="Arial" w:hAnsi="Arial" w:cs="Arial"/>
          <w:color w:val="333333"/>
          <w:sz w:val="20"/>
          <w:szCs w:val="20"/>
          <w:lang w:val="es"/>
        </w:rPr>
        <w:t>Puerto de transmisión</w:t>
      </w:r>
      <w:r w:rsidR="005145B5">
        <w:rPr>
          <w:rFonts w:ascii="Arial" w:eastAsia="Arial" w:hAnsi="Arial" w:cs="Arial"/>
          <w:color w:val="333333"/>
          <w:sz w:val="20"/>
          <w:szCs w:val="20"/>
          <w:lang w:val="es"/>
        </w:rPr>
        <w:t>.</w:t>
      </w:r>
    </w:p>
    <w:p w14:paraId="42445EF0" w14:textId="48F74E35" w:rsidR="5BA9E499" w:rsidRDefault="5BA9E499" w:rsidP="008236B2">
      <w:pPr>
        <w:pStyle w:val="Prrafodelista"/>
        <w:numPr>
          <w:ilvl w:val="0"/>
          <w:numId w:val="4"/>
        </w:numPr>
        <w:jc w:val="both"/>
        <w:rPr>
          <w:rFonts w:ascii="Arial" w:eastAsia="Arial" w:hAnsi="Arial" w:cs="Arial"/>
          <w:color w:val="333333"/>
          <w:sz w:val="20"/>
          <w:szCs w:val="20"/>
          <w:lang w:val="es"/>
        </w:rPr>
      </w:pPr>
      <w:r w:rsidRPr="511917ED">
        <w:rPr>
          <w:rFonts w:ascii="Arial" w:eastAsia="Arial" w:hAnsi="Arial" w:cs="Arial"/>
          <w:color w:val="333333"/>
          <w:sz w:val="20"/>
          <w:szCs w:val="20"/>
          <w:lang w:val="es"/>
        </w:rPr>
        <w:t>Resistencias pull up internas (D + / D-)</w:t>
      </w:r>
      <w:r w:rsidR="005145B5">
        <w:rPr>
          <w:rFonts w:ascii="Arial" w:eastAsia="Arial" w:hAnsi="Arial" w:cs="Arial"/>
          <w:color w:val="333333"/>
          <w:sz w:val="20"/>
          <w:szCs w:val="20"/>
          <w:lang w:val="es"/>
        </w:rPr>
        <w:t>.</w:t>
      </w:r>
    </w:p>
    <w:p w14:paraId="00F39E12" w14:textId="5280151B" w:rsidR="5BA9E499" w:rsidRDefault="5BA9E499" w:rsidP="008236B2">
      <w:pPr>
        <w:pStyle w:val="Prrafodelista"/>
        <w:numPr>
          <w:ilvl w:val="0"/>
          <w:numId w:val="4"/>
        </w:numPr>
        <w:jc w:val="both"/>
        <w:rPr>
          <w:rFonts w:ascii="Arial" w:eastAsia="Arial" w:hAnsi="Arial" w:cs="Arial"/>
          <w:color w:val="333333"/>
          <w:sz w:val="20"/>
          <w:szCs w:val="20"/>
          <w:lang w:val="es"/>
        </w:rPr>
      </w:pPr>
      <w:r w:rsidRPr="511917ED">
        <w:rPr>
          <w:rFonts w:ascii="Arial" w:eastAsia="Arial" w:hAnsi="Arial" w:cs="Arial"/>
          <w:color w:val="333333"/>
          <w:sz w:val="20"/>
          <w:szCs w:val="20"/>
          <w:lang w:val="es"/>
        </w:rPr>
        <w:t>Rendimiento de 48 MHz (12 MIPS)</w:t>
      </w:r>
      <w:r w:rsidR="005145B5">
        <w:rPr>
          <w:rFonts w:ascii="Arial" w:eastAsia="Arial" w:hAnsi="Arial" w:cs="Arial"/>
          <w:color w:val="333333"/>
          <w:sz w:val="20"/>
          <w:szCs w:val="20"/>
          <w:lang w:val="es"/>
        </w:rPr>
        <w:t>.</w:t>
      </w:r>
    </w:p>
    <w:p w14:paraId="30C0F338" w14:textId="16B67C16" w:rsidR="5BA9E499" w:rsidRDefault="5BA9E499" w:rsidP="008236B2">
      <w:pPr>
        <w:pStyle w:val="Prrafodelista"/>
        <w:numPr>
          <w:ilvl w:val="0"/>
          <w:numId w:val="4"/>
        </w:numPr>
        <w:jc w:val="both"/>
        <w:rPr>
          <w:rFonts w:ascii="Arial" w:eastAsia="Arial" w:hAnsi="Arial" w:cs="Arial"/>
          <w:color w:val="333333"/>
          <w:sz w:val="20"/>
          <w:szCs w:val="20"/>
          <w:lang w:val="es"/>
        </w:rPr>
      </w:pPr>
      <w:r w:rsidRPr="511917ED">
        <w:rPr>
          <w:rFonts w:ascii="Arial" w:eastAsia="Arial" w:hAnsi="Arial" w:cs="Arial"/>
          <w:color w:val="333333"/>
          <w:sz w:val="20"/>
          <w:szCs w:val="20"/>
          <w:lang w:val="es"/>
        </w:rPr>
        <w:t xml:space="preserve">Periférico - módulo USART mejorado y módulo PWM / comparable / </w:t>
      </w:r>
      <w:r w:rsidR="005A4B11" w:rsidRPr="511917ED">
        <w:rPr>
          <w:rFonts w:ascii="Arial" w:eastAsia="Arial" w:hAnsi="Arial" w:cs="Arial"/>
          <w:color w:val="333333"/>
          <w:sz w:val="20"/>
          <w:szCs w:val="20"/>
          <w:lang w:val="es"/>
        </w:rPr>
        <w:t>captura mejorada</w:t>
      </w:r>
      <w:r w:rsidRPr="511917ED">
        <w:rPr>
          <w:rFonts w:ascii="Arial" w:eastAsia="Arial" w:hAnsi="Arial" w:cs="Arial"/>
          <w:color w:val="333333"/>
          <w:sz w:val="20"/>
          <w:szCs w:val="20"/>
          <w:lang w:val="es"/>
        </w:rPr>
        <w:t xml:space="preserve"> (ECCP)</w:t>
      </w:r>
      <w:r w:rsidR="005145B5">
        <w:rPr>
          <w:rFonts w:ascii="Arial" w:eastAsia="Arial" w:hAnsi="Arial" w:cs="Arial"/>
          <w:color w:val="333333"/>
          <w:sz w:val="20"/>
          <w:szCs w:val="20"/>
          <w:lang w:val="es"/>
        </w:rPr>
        <w:t>.</w:t>
      </w:r>
    </w:p>
    <w:p w14:paraId="6A336EDB" w14:textId="71C31235" w:rsidR="5BA9E499" w:rsidRDefault="5BA9E499" w:rsidP="008236B2">
      <w:pPr>
        <w:pStyle w:val="Prrafodelista"/>
        <w:numPr>
          <w:ilvl w:val="0"/>
          <w:numId w:val="4"/>
        </w:numPr>
        <w:jc w:val="both"/>
        <w:rPr>
          <w:rFonts w:ascii="Arial" w:eastAsia="Arial" w:hAnsi="Arial" w:cs="Arial"/>
          <w:color w:val="333333"/>
          <w:sz w:val="20"/>
          <w:szCs w:val="20"/>
          <w:lang w:val="es"/>
        </w:rPr>
      </w:pPr>
      <w:r w:rsidRPr="511917ED">
        <w:rPr>
          <w:rFonts w:ascii="Arial" w:eastAsia="Arial" w:hAnsi="Arial" w:cs="Arial"/>
          <w:color w:val="333333"/>
          <w:sz w:val="20"/>
          <w:szCs w:val="20"/>
          <w:lang w:val="es"/>
        </w:rPr>
        <w:t>Retención de Flash / datos en EEPROM mayor a 40 años</w:t>
      </w:r>
      <w:r w:rsidR="005145B5">
        <w:rPr>
          <w:rFonts w:ascii="Arial" w:eastAsia="Arial" w:hAnsi="Arial" w:cs="Arial"/>
          <w:color w:val="333333"/>
          <w:sz w:val="20"/>
          <w:szCs w:val="20"/>
          <w:lang w:val="es"/>
        </w:rPr>
        <w:t>.</w:t>
      </w:r>
    </w:p>
    <w:p w14:paraId="6C87246E" w14:textId="639E80A0" w:rsidR="5BA9E499" w:rsidRDefault="5BA9E499" w:rsidP="008236B2">
      <w:pPr>
        <w:pStyle w:val="Prrafodelista"/>
        <w:numPr>
          <w:ilvl w:val="0"/>
          <w:numId w:val="4"/>
        </w:numPr>
        <w:jc w:val="both"/>
        <w:rPr>
          <w:rFonts w:ascii="Arial" w:eastAsia="Arial" w:hAnsi="Arial" w:cs="Arial"/>
          <w:color w:val="333333"/>
          <w:sz w:val="20"/>
          <w:szCs w:val="20"/>
          <w:lang w:val="es"/>
        </w:rPr>
      </w:pPr>
      <w:r w:rsidRPr="511917ED">
        <w:rPr>
          <w:rFonts w:ascii="Arial" w:eastAsia="Arial" w:hAnsi="Arial" w:cs="Arial"/>
          <w:color w:val="333333"/>
          <w:sz w:val="20"/>
          <w:szCs w:val="20"/>
          <w:lang w:val="es"/>
        </w:rPr>
        <w:t>Auto control de software de bajo programa</w:t>
      </w:r>
      <w:r w:rsidR="005145B5">
        <w:rPr>
          <w:rFonts w:ascii="Arial" w:eastAsia="Arial" w:hAnsi="Arial" w:cs="Arial"/>
          <w:color w:val="333333"/>
          <w:sz w:val="20"/>
          <w:szCs w:val="20"/>
          <w:lang w:val="es"/>
        </w:rPr>
        <w:t>.</w:t>
      </w:r>
    </w:p>
    <w:p w14:paraId="075D2AA8" w14:textId="52B96040" w:rsidR="5BA9E499" w:rsidRDefault="5BA9E499" w:rsidP="008236B2">
      <w:pPr>
        <w:pStyle w:val="Prrafodelista"/>
        <w:numPr>
          <w:ilvl w:val="0"/>
          <w:numId w:val="4"/>
        </w:numPr>
        <w:jc w:val="both"/>
        <w:rPr>
          <w:rFonts w:ascii="Arial" w:eastAsia="Arial" w:hAnsi="Arial" w:cs="Arial"/>
          <w:color w:val="333333"/>
          <w:sz w:val="20"/>
          <w:szCs w:val="20"/>
          <w:lang w:val="es"/>
        </w:rPr>
      </w:pPr>
      <w:r w:rsidRPr="511917ED">
        <w:rPr>
          <w:rFonts w:ascii="Arial" w:eastAsia="Arial" w:hAnsi="Arial" w:cs="Arial"/>
          <w:color w:val="333333"/>
          <w:sz w:val="20"/>
          <w:szCs w:val="20"/>
          <w:lang w:val="es"/>
        </w:rPr>
        <w:t>Multiplicador de hardware de un ciclo de 8 x 8</w:t>
      </w:r>
      <w:r w:rsidR="005145B5">
        <w:rPr>
          <w:rFonts w:ascii="Arial" w:eastAsia="Arial" w:hAnsi="Arial" w:cs="Arial"/>
          <w:color w:val="333333"/>
          <w:sz w:val="20"/>
          <w:szCs w:val="20"/>
          <w:lang w:val="es"/>
        </w:rPr>
        <w:t>.</w:t>
      </w:r>
    </w:p>
    <w:p w14:paraId="484CB5BD" w14:textId="2CAE6732" w:rsidR="5BA9E499" w:rsidRDefault="5BA9E499" w:rsidP="008236B2">
      <w:pPr>
        <w:pStyle w:val="Prrafodelista"/>
        <w:numPr>
          <w:ilvl w:val="0"/>
          <w:numId w:val="4"/>
        </w:numPr>
        <w:jc w:val="both"/>
        <w:rPr>
          <w:rFonts w:ascii="Arial" w:eastAsia="Arial" w:hAnsi="Arial" w:cs="Arial"/>
          <w:color w:val="333333"/>
          <w:sz w:val="20"/>
          <w:szCs w:val="20"/>
          <w:lang w:val="es"/>
        </w:rPr>
      </w:pPr>
      <w:r w:rsidRPr="511917ED">
        <w:rPr>
          <w:rFonts w:ascii="Arial" w:eastAsia="Arial" w:hAnsi="Arial" w:cs="Arial"/>
          <w:color w:val="333333"/>
          <w:sz w:val="20"/>
          <w:szCs w:val="20"/>
          <w:lang w:val="es"/>
        </w:rPr>
        <w:t>Depuración En-Circuito (ICD) por medio de dos pines</w:t>
      </w:r>
      <w:r w:rsidR="005145B5">
        <w:rPr>
          <w:rFonts w:ascii="Arial" w:eastAsia="Arial" w:hAnsi="Arial" w:cs="Arial"/>
          <w:color w:val="333333"/>
          <w:sz w:val="20"/>
          <w:szCs w:val="20"/>
          <w:lang w:val="es"/>
        </w:rPr>
        <w:t>.</w:t>
      </w:r>
    </w:p>
    <w:p w14:paraId="478E59D5" w14:textId="12651770" w:rsidR="5BA9E499" w:rsidRDefault="5BA9E499" w:rsidP="008236B2">
      <w:pPr>
        <w:pStyle w:val="Prrafodelista"/>
        <w:numPr>
          <w:ilvl w:val="0"/>
          <w:numId w:val="4"/>
        </w:numPr>
        <w:jc w:val="both"/>
        <w:rPr>
          <w:rFonts w:ascii="Arial" w:eastAsia="Arial" w:hAnsi="Arial" w:cs="Arial"/>
          <w:color w:val="333333"/>
          <w:sz w:val="20"/>
          <w:szCs w:val="20"/>
        </w:rPr>
      </w:pPr>
      <w:r w:rsidRPr="511917ED">
        <w:rPr>
          <w:rFonts w:ascii="Arial" w:eastAsia="Arial" w:hAnsi="Arial" w:cs="Arial"/>
          <w:color w:val="333333"/>
          <w:sz w:val="20"/>
          <w:szCs w:val="20"/>
        </w:rPr>
        <w:t>Tipo: CMOS</w:t>
      </w:r>
      <w:r w:rsidR="00BA4B4D">
        <w:rPr>
          <w:rFonts w:ascii="Arial" w:eastAsia="Arial" w:hAnsi="Arial" w:cs="Arial"/>
          <w:color w:val="333333"/>
          <w:sz w:val="20"/>
          <w:szCs w:val="20"/>
        </w:rPr>
        <w:t>.</w:t>
      </w:r>
    </w:p>
    <w:p w14:paraId="52EDD171" w14:textId="4B40CE52" w:rsidR="5BA9E499" w:rsidRDefault="5BA9E499" w:rsidP="008236B2">
      <w:pPr>
        <w:pStyle w:val="Prrafodelista"/>
        <w:numPr>
          <w:ilvl w:val="0"/>
          <w:numId w:val="4"/>
        </w:numPr>
        <w:jc w:val="both"/>
        <w:rPr>
          <w:rFonts w:ascii="Arial" w:eastAsia="Arial" w:hAnsi="Arial" w:cs="Arial"/>
          <w:color w:val="333333"/>
          <w:sz w:val="20"/>
          <w:szCs w:val="20"/>
        </w:rPr>
      </w:pPr>
      <w:r w:rsidRPr="511917ED">
        <w:rPr>
          <w:rFonts w:ascii="Arial" w:eastAsia="Arial" w:hAnsi="Arial" w:cs="Arial"/>
          <w:color w:val="333333"/>
          <w:sz w:val="20"/>
          <w:szCs w:val="20"/>
        </w:rPr>
        <w:t>Familia: PIC18C</w:t>
      </w:r>
      <w:r w:rsidR="00BA4B4D">
        <w:rPr>
          <w:rFonts w:ascii="Arial" w:eastAsia="Arial" w:hAnsi="Arial" w:cs="Arial"/>
          <w:color w:val="333333"/>
          <w:sz w:val="20"/>
          <w:szCs w:val="20"/>
        </w:rPr>
        <w:t>.</w:t>
      </w:r>
    </w:p>
    <w:p w14:paraId="307B0B40" w14:textId="502E1699" w:rsidR="5BA9E499" w:rsidRDefault="5BA9E499" w:rsidP="008236B2">
      <w:pPr>
        <w:pStyle w:val="Prrafodelista"/>
        <w:numPr>
          <w:ilvl w:val="0"/>
          <w:numId w:val="4"/>
        </w:numPr>
        <w:jc w:val="both"/>
        <w:rPr>
          <w:rFonts w:ascii="Arial" w:eastAsia="Arial" w:hAnsi="Arial" w:cs="Arial"/>
          <w:color w:val="333333"/>
          <w:sz w:val="20"/>
          <w:szCs w:val="20"/>
        </w:rPr>
      </w:pPr>
      <w:r w:rsidRPr="511917ED">
        <w:rPr>
          <w:rFonts w:ascii="Arial" w:eastAsia="Arial" w:hAnsi="Arial" w:cs="Arial"/>
          <w:color w:val="333333"/>
          <w:sz w:val="20"/>
          <w:szCs w:val="20"/>
        </w:rPr>
        <w:t>Tipo de interfaz integrada: EUSART, I2C, SPI, SPP, USB</w:t>
      </w:r>
      <w:r w:rsidR="00BC2B32">
        <w:rPr>
          <w:rFonts w:ascii="Arial" w:eastAsia="Arial" w:hAnsi="Arial" w:cs="Arial"/>
          <w:color w:val="333333"/>
          <w:sz w:val="20"/>
          <w:szCs w:val="20"/>
        </w:rPr>
        <w:t>.</w:t>
      </w:r>
    </w:p>
    <w:p w14:paraId="7D17EE27" w14:textId="2889A9B7" w:rsidR="5BA9E499" w:rsidRDefault="5BA9E499" w:rsidP="008236B2">
      <w:pPr>
        <w:pStyle w:val="Prrafodelista"/>
        <w:numPr>
          <w:ilvl w:val="0"/>
          <w:numId w:val="4"/>
        </w:numPr>
        <w:jc w:val="both"/>
        <w:rPr>
          <w:rFonts w:ascii="Arial" w:eastAsia="Arial" w:hAnsi="Arial" w:cs="Arial"/>
          <w:color w:val="333333"/>
          <w:sz w:val="20"/>
          <w:szCs w:val="20"/>
        </w:rPr>
      </w:pPr>
      <w:r w:rsidRPr="511917ED">
        <w:rPr>
          <w:rFonts w:ascii="Arial" w:eastAsia="Arial" w:hAnsi="Arial" w:cs="Arial"/>
          <w:color w:val="333333"/>
          <w:sz w:val="20"/>
          <w:szCs w:val="20"/>
        </w:rPr>
        <w:t>Velocidad CPU: 48 MHz</w:t>
      </w:r>
      <w:r w:rsidR="00BC2B32">
        <w:rPr>
          <w:rFonts w:ascii="Arial" w:eastAsia="Arial" w:hAnsi="Arial" w:cs="Arial"/>
          <w:color w:val="333333"/>
          <w:sz w:val="20"/>
          <w:szCs w:val="20"/>
        </w:rPr>
        <w:t>.</w:t>
      </w:r>
    </w:p>
    <w:p w14:paraId="3C705851" w14:textId="4440A21A" w:rsidR="5BA9E499" w:rsidRDefault="5BA9E499" w:rsidP="008236B2">
      <w:pPr>
        <w:pStyle w:val="Prrafodelista"/>
        <w:numPr>
          <w:ilvl w:val="0"/>
          <w:numId w:val="4"/>
        </w:numPr>
        <w:jc w:val="both"/>
        <w:rPr>
          <w:rFonts w:ascii="Arial" w:eastAsia="Arial" w:hAnsi="Arial" w:cs="Arial"/>
          <w:color w:val="333333"/>
          <w:sz w:val="20"/>
          <w:szCs w:val="20"/>
        </w:rPr>
      </w:pPr>
      <w:r w:rsidRPr="511917ED">
        <w:rPr>
          <w:rFonts w:ascii="Arial" w:eastAsia="Arial" w:hAnsi="Arial" w:cs="Arial"/>
          <w:color w:val="333333"/>
          <w:sz w:val="20"/>
          <w:szCs w:val="20"/>
        </w:rPr>
        <w:t>Tamaño memoria programable: 32 KB</w:t>
      </w:r>
      <w:r w:rsidR="00BC2B32">
        <w:rPr>
          <w:rFonts w:ascii="Arial" w:eastAsia="Arial" w:hAnsi="Arial" w:cs="Arial"/>
          <w:color w:val="333333"/>
          <w:sz w:val="20"/>
          <w:szCs w:val="20"/>
        </w:rPr>
        <w:t>.</w:t>
      </w:r>
    </w:p>
    <w:p w14:paraId="364A85E1" w14:textId="7E97AA5D" w:rsidR="5BA9E499" w:rsidRDefault="5BA9E499" w:rsidP="008236B2">
      <w:pPr>
        <w:pStyle w:val="Prrafodelista"/>
        <w:numPr>
          <w:ilvl w:val="0"/>
          <w:numId w:val="4"/>
        </w:numPr>
        <w:jc w:val="both"/>
        <w:rPr>
          <w:rFonts w:ascii="Arial" w:eastAsia="Arial" w:hAnsi="Arial" w:cs="Arial"/>
          <w:color w:val="333333"/>
          <w:sz w:val="20"/>
          <w:szCs w:val="20"/>
        </w:rPr>
      </w:pPr>
      <w:r w:rsidRPr="511917ED">
        <w:rPr>
          <w:rFonts w:ascii="Arial" w:eastAsia="Arial" w:hAnsi="Arial" w:cs="Arial"/>
          <w:color w:val="333333"/>
          <w:sz w:val="20"/>
          <w:szCs w:val="20"/>
        </w:rPr>
        <w:t>Tamaño de memoria RAM: 2 KB</w:t>
      </w:r>
      <w:r w:rsidR="00BC2B32">
        <w:rPr>
          <w:rFonts w:ascii="Arial" w:eastAsia="Arial" w:hAnsi="Arial" w:cs="Arial"/>
          <w:color w:val="333333"/>
          <w:sz w:val="20"/>
          <w:szCs w:val="20"/>
        </w:rPr>
        <w:t>.</w:t>
      </w:r>
    </w:p>
    <w:p w14:paraId="2E91FB8C" w14:textId="1B6FB9B5" w:rsidR="5BA9E499" w:rsidRDefault="5BA9E499" w:rsidP="008236B2">
      <w:pPr>
        <w:pStyle w:val="Prrafodelista"/>
        <w:numPr>
          <w:ilvl w:val="0"/>
          <w:numId w:val="4"/>
        </w:numPr>
        <w:jc w:val="both"/>
        <w:rPr>
          <w:rFonts w:ascii="Arial" w:eastAsia="Arial" w:hAnsi="Arial" w:cs="Arial"/>
          <w:color w:val="333333"/>
          <w:sz w:val="20"/>
          <w:szCs w:val="20"/>
        </w:rPr>
      </w:pPr>
      <w:r w:rsidRPr="511917ED">
        <w:rPr>
          <w:rFonts w:ascii="Arial" w:eastAsia="Arial" w:hAnsi="Arial" w:cs="Arial"/>
          <w:color w:val="333333"/>
          <w:sz w:val="20"/>
          <w:szCs w:val="20"/>
        </w:rPr>
        <w:t>Número</w:t>
      </w:r>
      <w:r w:rsidR="005A4B11">
        <w:rPr>
          <w:rFonts w:ascii="Arial" w:eastAsia="Arial" w:hAnsi="Arial" w:cs="Arial"/>
          <w:color w:val="333333"/>
          <w:sz w:val="20"/>
          <w:szCs w:val="20"/>
        </w:rPr>
        <w:t xml:space="preserve"> </w:t>
      </w:r>
      <w:r w:rsidRPr="511917ED">
        <w:rPr>
          <w:rFonts w:ascii="Arial" w:eastAsia="Arial" w:hAnsi="Arial" w:cs="Arial"/>
          <w:color w:val="333333"/>
          <w:sz w:val="20"/>
          <w:szCs w:val="20"/>
        </w:rPr>
        <w:t>de Entradas / Salidas: 35 E/S´s</w:t>
      </w:r>
      <w:r w:rsidR="00BC2B32">
        <w:rPr>
          <w:rFonts w:ascii="Arial" w:eastAsia="Arial" w:hAnsi="Arial" w:cs="Arial"/>
          <w:color w:val="333333"/>
          <w:sz w:val="20"/>
          <w:szCs w:val="20"/>
        </w:rPr>
        <w:t>.</w:t>
      </w:r>
    </w:p>
    <w:p w14:paraId="748A7B74" w14:textId="28341B6A" w:rsidR="5BA9E499" w:rsidRDefault="5BA9E499" w:rsidP="008236B2">
      <w:pPr>
        <w:pStyle w:val="Prrafodelista"/>
        <w:numPr>
          <w:ilvl w:val="0"/>
          <w:numId w:val="4"/>
        </w:numPr>
        <w:jc w:val="both"/>
        <w:rPr>
          <w:rFonts w:ascii="Arial" w:eastAsia="Arial" w:hAnsi="Arial" w:cs="Arial"/>
          <w:color w:val="333333"/>
          <w:sz w:val="20"/>
          <w:szCs w:val="20"/>
        </w:rPr>
      </w:pPr>
      <w:r w:rsidRPr="511917ED">
        <w:rPr>
          <w:rFonts w:ascii="Arial" w:eastAsia="Arial" w:hAnsi="Arial" w:cs="Arial"/>
          <w:color w:val="333333"/>
          <w:sz w:val="20"/>
          <w:szCs w:val="20"/>
        </w:rPr>
        <w:t>Tensión de alimentación mínima: 4.2 V</w:t>
      </w:r>
      <w:r w:rsidR="00BC2B32">
        <w:rPr>
          <w:rFonts w:ascii="Arial" w:eastAsia="Arial" w:hAnsi="Arial" w:cs="Arial"/>
          <w:color w:val="333333"/>
          <w:sz w:val="20"/>
          <w:szCs w:val="20"/>
        </w:rPr>
        <w:t>.</w:t>
      </w:r>
    </w:p>
    <w:p w14:paraId="4BB379BD" w14:textId="720C6FFF" w:rsidR="5BA9E499" w:rsidRDefault="5BA9E499" w:rsidP="008236B2">
      <w:pPr>
        <w:pStyle w:val="Prrafodelista"/>
        <w:numPr>
          <w:ilvl w:val="0"/>
          <w:numId w:val="4"/>
        </w:numPr>
        <w:jc w:val="both"/>
        <w:rPr>
          <w:rFonts w:ascii="Arial" w:eastAsia="Arial" w:hAnsi="Arial" w:cs="Arial"/>
          <w:color w:val="333333"/>
          <w:sz w:val="20"/>
          <w:szCs w:val="20"/>
        </w:rPr>
      </w:pPr>
      <w:r w:rsidRPr="511917ED">
        <w:rPr>
          <w:rFonts w:ascii="Arial" w:eastAsia="Arial" w:hAnsi="Arial" w:cs="Arial"/>
          <w:color w:val="333333"/>
          <w:sz w:val="20"/>
          <w:szCs w:val="20"/>
        </w:rPr>
        <w:t>Tensión de alimentación máxima: 5.5 V</w:t>
      </w:r>
      <w:r w:rsidR="00BC2B32">
        <w:rPr>
          <w:rFonts w:ascii="Arial" w:eastAsia="Arial" w:hAnsi="Arial" w:cs="Arial"/>
          <w:color w:val="333333"/>
          <w:sz w:val="20"/>
          <w:szCs w:val="20"/>
        </w:rPr>
        <w:t>.</w:t>
      </w:r>
    </w:p>
    <w:p w14:paraId="76BF241B" w14:textId="62317635" w:rsidR="5BA9E499" w:rsidRDefault="5BA9E499" w:rsidP="008236B2">
      <w:pPr>
        <w:pStyle w:val="Prrafodelista"/>
        <w:numPr>
          <w:ilvl w:val="0"/>
          <w:numId w:val="4"/>
        </w:numPr>
        <w:jc w:val="both"/>
        <w:rPr>
          <w:rFonts w:ascii="Arial" w:eastAsia="Arial" w:hAnsi="Arial" w:cs="Arial"/>
          <w:color w:val="333333"/>
          <w:sz w:val="20"/>
          <w:szCs w:val="20"/>
        </w:rPr>
      </w:pPr>
      <w:r w:rsidRPr="511917ED">
        <w:rPr>
          <w:rFonts w:ascii="Arial" w:eastAsia="Arial" w:hAnsi="Arial" w:cs="Arial"/>
          <w:color w:val="333333"/>
          <w:sz w:val="20"/>
          <w:szCs w:val="20"/>
        </w:rPr>
        <w:t>Encapsulado DIP</w:t>
      </w:r>
      <w:r w:rsidR="00BC2B32">
        <w:rPr>
          <w:rFonts w:ascii="Arial" w:eastAsia="Arial" w:hAnsi="Arial" w:cs="Arial"/>
          <w:color w:val="333333"/>
          <w:sz w:val="20"/>
          <w:szCs w:val="20"/>
        </w:rPr>
        <w:t>.</w:t>
      </w:r>
    </w:p>
    <w:p w14:paraId="3292C1D4" w14:textId="77D01983" w:rsidR="5BA9E499" w:rsidRDefault="5BA9E499" w:rsidP="008236B2">
      <w:pPr>
        <w:pStyle w:val="Prrafodelista"/>
        <w:numPr>
          <w:ilvl w:val="0"/>
          <w:numId w:val="4"/>
        </w:numPr>
        <w:jc w:val="both"/>
        <w:rPr>
          <w:rFonts w:ascii="Arial" w:eastAsia="Arial" w:hAnsi="Arial" w:cs="Arial"/>
          <w:color w:val="333333"/>
          <w:sz w:val="20"/>
          <w:szCs w:val="20"/>
        </w:rPr>
      </w:pPr>
      <w:r w:rsidRPr="511917ED">
        <w:rPr>
          <w:rFonts w:ascii="Arial" w:eastAsia="Arial" w:hAnsi="Arial" w:cs="Arial"/>
          <w:color w:val="333333"/>
          <w:sz w:val="20"/>
          <w:szCs w:val="20"/>
        </w:rPr>
        <w:t>Número de pines: 40 pines</w:t>
      </w:r>
      <w:r w:rsidR="00B37933">
        <w:rPr>
          <w:rFonts w:ascii="Arial" w:eastAsia="Arial" w:hAnsi="Arial" w:cs="Arial"/>
          <w:color w:val="333333"/>
          <w:sz w:val="20"/>
          <w:szCs w:val="20"/>
        </w:rPr>
        <w:t>.</w:t>
      </w:r>
    </w:p>
    <w:p w14:paraId="2B085264" w14:textId="2ADF1029" w:rsidR="5E676457" w:rsidRDefault="5E676457" w:rsidP="5E676457">
      <w:pPr>
        <w:rPr>
          <w:rFonts w:ascii="Arial" w:eastAsia="Arial" w:hAnsi="Arial" w:cs="Arial"/>
          <w:sz w:val="20"/>
          <w:szCs w:val="20"/>
        </w:rPr>
      </w:pPr>
    </w:p>
    <w:p w14:paraId="6E03C672" w14:textId="7EC9D690" w:rsidR="04EC0C15" w:rsidRDefault="04EC0C15" w:rsidP="23489E47">
      <w:pPr>
        <w:rPr>
          <w:rFonts w:ascii="Arial" w:eastAsia="Arial" w:hAnsi="Arial" w:cs="Arial"/>
          <w:sz w:val="20"/>
          <w:szCs w:val="20"/>
        </w:rPr>
      </w:pPr>
    </w:p>
    <w:p w14:paraId="64B032CB" w14:textId="29443ED1" w:rsidR="23489E47" w:rsidRDefault="23489E47" w:rsidP="23489E47">
      <w:pPr>
        <w:rPr>
          <w:rFonts w:ascii="Arial" w:eastAsia="Arial" w:hAnsi="Arial" w:cs="Arial"/>
          <w:sz w:val="20"/>
          <w:szCs w:val="20"/>
        </w:rPr>
      </w:pPr>
    </w:p>
    <w:p w14:paraId="0294C2D6" w14:textId="4B3A50DD" w:rsidR="220628A2" w:rsidRDefault="220628A2" w:rsidP="155FC0A0">
      <w:pPr>
        <w:rPr>
          <w:rFonts w:ascii="Arial" w:eastAsia="Arial" w:hAnsi="Arial" w:cs="Arial"/>
          <w:sz w:val="20"/>
          <w:szCs w:val="20"/>
        </w:rPr>
      </w:pPr>
    </w:p>
    <w:p w14:paraId="5CE0D0E3" w14:textId="77777777" w:rsidR="005A4B11" w:rsidRDefault="005A4B11" w:rsidP="155FC0A0">
      <w:pPr>
        <w:rPr>
          <w:rFonts w:ascii="Arial" w:eastAsia="Arial" w:hAnsi="Arial" w:cs="Arial"/>
          <w:sz w:val="20"/>
          <w:szCs w:val="20"/>
        </w:rPr>
      </w:pPr>
    </w:p>
    <w:p w14:paraId="06FB2E71" w14:textId="77777777" w:rsidR="005A4B11" w:rsidRDefault="005A4B11" w:rsidP="155FC0A0">
      <w:pPr>
        <w:rPr>
          <w:rFonts w:ascii="Arial" w:eastAsia="Arial" w:hAnsi="Arial" w:cs="Arial"/>
          <w:sz w:val="20"/>
          <w:szCs w:val="20"/>
        </w:rPr>
      </w:pPr>
    </w:p>
    <w:p w14:paraId="19578222" w14:textId="77777777" w:rsidR="005A4B11" w:rsidRDefault="005A4B11" w:rsidP="155FC0A0">
      <w:pPr>
        <w:rPr>
          <w:rFonts w:ascii="Arial" w:eastAsia="Arial" w:hAnsi="Arial" w:cs="Arial"/>
          <w:sz w:val="20"/>
          <w:szCs w:val="20"/>
        </w:rPr>
      </w:pPr>
    </w:p>
    <w:p w14:paraId="128E7209" w14:textId="77777777" w:rsidR="005A4B11" w:rsidRDefault="005A4B11" w:rsidP="155FC0A0">
      <w:pPr>
        <w:rPr>
          <w:rFonts w:ascii="Arial" w:eastAsia="Arial" w:hAnsi="Arial" w:cs="Arial"/>
          <w:sz w:val="20"/>
          <w:szCs w:val="20"/>
        </w:rPr>
      </w:pPr>
    </w:p>
    <w:p w14:paraId="091D8831" w14:textId="77777777" w:rsidR="00A36903" w:rsidRDefault="00A36903" w:rsidP="155FC0A0">
      <w:pPr>
        <w:rPr>
          <w:rFonts w:ascii="Arial" w:eastAsia="Arial" w:hAnsi="Arial" w:cs="Arial"/>
          <w:sz w:val="20"/>
          <w:szCs w:val="20"/>
        </w:rPr>
      </w:pPr>
    </w:p>
    <w:p w14:paraId="5265E885" w14:textId="77777777" w:rsidR="005A4B11" w:rsidRDefault="005A4B11" w:rsidP="155FC0A0">
      <w:pPr>
        <w:rPr>
          <w:rFonts w:ascii="Arial" w:eastAsia="Arial" w:hAnsi="Arial" w:cs="Arial"/>
          <w:sz w:val="20"/>
          <w:szCs w:val="20"/>
        </w:rPr>
      </w:pPr>
    </w:p>
    <w:p w14:paraId="2A93522F" w14:textId="77777777" w:rsidR="00B37933" w:rsidRDefault="00B37933" w:rsidP="155FC0A0">
      <w:pPr>
        <w:rPr>
          <w:rFonts w:ascii="Arial" w:eastAsia="Arial" w:hAnsi="Arial" w:cs="Arial"/>
          <w:sz w:val="20"/>
          <w:szCs w:val="20"/>
        </w:rPr>
      </w:pPr>
    </w:p>
    <w:p w14:paraId="41385E0E" w14:textId="77777777" w:rsidR="00CB7081" w:rsidRDefault="00CB7081" w:rsidP="23489E47">
      <w:pPr>
        <w:spacing w:line="256" w:lineRule="auto"/>
        <w:jc w:val="both"/>
        <w:rPr>
          <w:rFonts w:ascii="Arial" w:eastAsia="Arial" w:hAnsi="Arial" w:cs="Arial"/>
          <w:b/>
          <w:color w:val="auto"/>
          <w:sz w:val="20"/>
          <w:szCs w:val="20"/>
          <w:lang w:bidi="ar-SA"/>
        </w:rPr>
      </w:pPr>
    </w:p>
    <w:p w14:paraId="00EE7FF9" w14:textId="59D421C1" w:rsidR="23489E47" w:rsidRDefault="1A7A4B35" w:rsidP="23489E47">
      <w:pPr>
        <w:spacing w:line="256" w:lineRule="auto"/>
        <w:jc w:val="both"/>
        <w:rPr>
          <w:rFonts w:ascii="Arial" w:eastAsia="Arial" w:hAnsi="Arial" w:cs="Arial"/>
          <w:color w:val="auto"/>
          <w:sz w:val="20"/>
          <w:szCs w:val="20"/>
          <w:lang w:bidi="ar-SA"/>
        </w:rPr>
      </w:pPr>
      <w:r w:rsidRPr="7416F46C">
        <w:rPr>
          <w:rFonts w:ascii="Arial" w:eastAsia="Arial" w:hAnsi="Arial" w:cs="Arial"/>
          <w:b/>
          <w:color w:val="auto"/>
          <w:sz w:val="20"/>
          <w:szCs w:val="20"/>
          <w:lang w:bidi="ar-SA"/>
        </w:rPr>
        <w:lastRenderedPageBreak/>
        <w:t>Sensor de corriente:</w:t>
      </w:r>
      <w:r w:rsidR="6DE2F6E4" w:rsidRPr="511917ED">
        <w:rPr>
          <w:rFonts w:ascii="Arial" w:eastAsia="Arial" w:hAnsi="Arial" w:cs="Arial"/>
          <w:color w:val="auto"/>
          <w:sz w:val="20"/>
          <w:szCs w:val="20"/>
          <w:lang w:bidi="ar-SA"/>
        </w:rPr>
        <w:t xml:space="preserve"> periférico destinado a </w:t>
      </w:r>
      <w:r w:rsidR="005A4B11" w:rsidRPr="511917ED">
        <w:rPr>
          <w:rFonts w:ascii="Arial" w:eastAsia="Arial" w:hAnsi="Arial" w:cs="Arial"/>
          <w:color w:val="auto"/>
          <w:sz w:val="20"/>
          <w:szCs w:val="20"/>
          <w:lang w:bidi="ar-SA"/>
        </w:rPr>
        <w:t>censar</w:t>
      </w:r>
      <w:r w:rsidR="6DE2F6E4" w:rsidRPr="511917ED">
        <w:rPr>
          <w:rFonts w:ascii="Arial" w:eastAsia="Arial" w:hAnsi="Arial" w:cs="Arial"/>
          <w:color w:val="auto"/>
          <w:sz w:val="20"/>
          <w:szCs w:val="20"/>
          <w:lang w:bidi="ar-SA"/>
        </w:rPr>
        <w:t xml:space="preserve"> corriente de línea.</w:t>
      </w:r>
    </w:p>
    <w:p w14:paraId="1BD11DE8" w14:textId="1C7023FC" w:rsidR="661C4476" w:rsidRDefault="661C4476" w:rsidP="661C4476">
      <w:pPr>
        <w:spacing w:line="256" w:lineRule="auto"/>
        <w:jc w:val="both"/>
        <w:rPr>
          <w:rFonts w:ascii="Arial" w:eastAsia="Arial" w:hAnsi="Arial" w:cs="Arial"/>
          <w:color w:val="auto"/>
          <w:sz w:val="20"/>
          <w:szCs w:val="20"/>
          <w:lang w:bidi="ar-SA"/>
        </w:rPr>
      </w:pPr>
    </w:p>
    <w:p w14:paraId="46C39F82" w14:textId="050A805C" w:rsidR="1A7A4B35" w:rsidRPr="00DB7268" w:rsidRDefault="00DB7268" w:rsidP="00DB7268">
      <w:pPr>
        <w:spacing w:line="256" w:lineRule="auto"/>
        <w:jc w:val="center"/>
        <w:rPr>
          <w:rFonts w:ascii="Arial" w:eastAsia="Arial" w:hAnsi="Arial" w:cs="Arial"/>
          <w:b/>
          <w:bCs/>
          <w:color w:val="auto"/>
          <w:sz w:val="20"/>
          <w:szCs w:val="20"/>
          <w:lang w:bidi="ar-SA"/>
        </w:rPr>
      </w:pPr>
      <w:r>
        <w:rPr>
          <w:rFonts w:ascii="Arial" w:eastAsia="Arial" w:hAnsi="Arial" w:cs="Arial"/>
          <w:b/>
          <w:bCs/>
          <w:color w:val="auto"/>
          <w:sz w:val="20"/>
          <w:szCs w:val="20"/>
          <w:lang w:bidi="ar-SA"/>
        </w:rPr>
        <w:t xml:space="preserve">                                                                                                                 </w:t>
      </w:r>
      <w:r w:rsidR="1A7A4B35" w:rsidRPr="00DB7268">
        <w:rPr>
          <w:rFonts w:ascii="Arial" w:eastAsia="Arial" w:hAnsi="Arial" w:cs="Arial"/>
          <w:b/>
          <w:bCs/>
          <w:color w:val="auto"/>
          <w:sz w:val="20"/>
          <w:szCs w:val="20"/>
          <w:lang w:bidi="ar-SA"/>
        </w:rPr>
        <w:t>Sensor de corriente STC-013</w:t>
      </w:r>
    </w:p>
    <w:p w14:paraId="5084B229" w14:textId="77777777" w:rsidR="005A4B11" w:rsidRDefault="005A4B11" w:rsidP="661C4476">
      <w:pPr>
        <w:spacing w:line="256" w:lineRule="auto"/>
        <w:jc w:val="both"/>
        <w:rPr>
          <w:rFonts w:ascii="Arial" w:eastAsia="Arial" w:hAnsi="Arial" w:cs="Arial"/>
          <w:color w:val="auto"/>
          <w:sz w:val="20"/>
          <w:szCs w:val="20"/>
          <w:lang w:bidi="ar-SA"/>
        </w:rPr>
      </w:pPr>
    </w:p>
    <w:p w14:paraId="48A91201" w14:textId="77777777" w:rsidR="00D465BF" w:rsidRDefault="00DB7268" w:rsidP="00D465BF">
      <w:pPr>
        <w:keepNext/>
        <w:spacing w:line="256" w:lineRule="auto"/>
        <w:jc w:val="center"/>
      </w:pPr>
      <w:r>
        <w:rPr>
          <w:noProof/>
        </w:rPr>
        <w:drawing>
          <wp:anchor distT="0" distB="0" distL="114300" distR="114300" simplePos="0" relativeHeight="251658246" behindDoc="0" locked="0" layoutInCell="1" allowOverlap="1" wp14:anchorId="1E9A368B" wp14:editId="0E6E48BD">
            <wp:simplePos x="0" y="0"/>
            <wp:positionH relativeFrom="column">
              <wp:posOffset>4479696</wp:posOffset>
            </wp:positionH>
            <wp:positionV relativeFrom="paragraph">
              <wp:posOffset>69825</wp:posOffset>
            </wp:positionV>
            <wp:extent cx="1838398" cy="1313688"/>
            <wp:effectExtent l="76200" t="76200" r="123825" b="134620"/>
            <wp:wrapSquare wrapText="bothSides"/>
            <wp:docPr id="1721803595" name="Imagen 1721803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80359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38398" cy="1313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57995EC" w14:textId="7B7962AB" w:rsidR="23489E47" w:rsidRPr="00DB7268" w:rsidRDefault="16863484" w:rsidP="00F7289B">
      <w:pPr>
        <w:spacing w:line="256" w:lineRule="auto"/>
        <w:ind w:left="360"/>
        <w:jc w:val="both"/>
        <w:rPr>
          <w:rFonts w:ascii="Arial" w:eastAsia="Arial" w:hAnsi="Arial" w:cs="Arial"/>
          <w:color w:val="auto"/>
          <w:sz w:val="20"/>
          <w:szCs w:val="20"/>
          <w:u w:val="single"/>
        </w:rPr>
      </w:pPr>
      <w:r w:rsidRPr="00DB7268">
        <w:rPr>
          <w:rFonts w:ascii="Arial" w:eastAsia="Arial" w:hAnsi="Arial" w:cs="Arial"/>
          <w:color w:val="auto"/>
          <w:sz w:val="20"/>
          <w:szCs w:val="20"/>
          <w:u w:val="single"/>
        </w:rPr>
        <w:t>Características:</w:t>
      </w:r>
    </w:p>
    <w:p w14:paraId="4B7C0EE0" w14:textId="083A89FE" w:rsidR="23489E47" w:rsidRPr="00DB7268" w:rsidRDefault="16863484" w:rsidP="008236B2">
      <w:pPr>
        <w:pStyle w:val="Prrafodelista"/>
        <w:numPr>
          <w:ilvl w:val="0"/>
          <w:numId w:val="10"/>
        </w:numPr>
        <w:spacing w:line="256" w:lineRule="auto"/>
        <w:jc w:val="both"/>
        <w:rPr>
          <w:rFonts w:ascii="Arial" w:eastAsia="Arial" w:hAnsi="Arial" w:cs="Arial"/>
          <w:color w:val="auto"/>
          <w:sz w:val="20"/>
          <w:szCs w:val="20"/>
        </w:rPr>
      </w:pPr>
      <w:r w:rsidRPr="00DB7268">
        <w:rPr>
          <w:rFonts w:ascii="Arial" w:eastAsia="Arial" w:hAnsi="Arial" w:cs="Arial"/>
          <w:color w:val="auto"/>
          <w:sz w:val="20"/>
          <w:szCs w:val="20"/>
        </w:rPr>
        <w:t>Corriente de entrada: 0 ~ 100A AC</w:t>
      </w:r>
      <w:r w:rsidR="00B37933">
        <w:rPr>
          <w:rFonts w:ascii="Arial" w:eastAsia="Arial" w:hAnsi="Arial" w:cs="Arial"/>
          <w:color w:val="auto"/>
          <w:sz w:val="20"/>
          <w:szCs w:val="20"/>
        </w:rPr>
        <w:t>.</w:t>
      </w:r>
    </w:p>
    <w:p w14:paraId="1EC013E9" w14:textId="48CC83E1" w:rsidR="23489E47" w:rsidRPr="00DB7268" w:rsidRDefault="16863484" w:rsidP="008236B2">
      <w:pPr>
        <w:pStyle w:val="Prrafodelista"/>
        <w:numPr>
          <w:ilvl w:val="0"/>
          <w:numId w:val="10"/>
        </w:numPr>
        <w:spacing w:line="256" w:lineRule="auto"/>
        <w:jc w:val="both"/>
        <w:rPr>
          <w:rFonts w:ascii="Arial" w:eastAsia="Arial" w:hAnsi="Arial" w:cs="Arial"/>
          <w:color w:val="auto"/>
          <w:sz w:val="20"/>
          <w:szCs w:val="20"/>
        </w:rPr>
      </w:pPr>
      <w:r w:rsidRPr="00DB7268">
        <w:rPr>
          <w:rFonts w:ascii="Arial" w:eastAsia="Arial" w:hAnsi="Arial" w:cs="Arial"/>
          <w:color w:val="auto"/>
          <w:sz w:val="20"/>
          <w:szCs w:val="20"/>
        </w:rPr>
        <w:t>Razón: 100A:50mA</w:t>
      </w:r>
      <w:r w:rsidR="00B37933">
        <w:rPr>
          <w:rFonts w:ascii="Arial" w:eastAsia="Arial" w:hAnsi="Arial" w:cs="Arial"/>
          <w:color w:val="auto"/>
          <w:sz w:val="20"/>
          <w:szCs w:val="20"/>
        </w:rPr>
        <w:t>.</w:t>
      </w:r>
    </w:p>
    <w:p w14:paraId="5313579E" w14:textId="68EC27D3" w:rsidR="23489E47" w:rsidRPr="00DB7268" w:rsidRDefault="16863484" w:rsidP="008236B2">
      <w:pPr>
        <w:pStyle w:val="Prrafodelista"/>
        <w:numPr>
          <w:ilvl w:val="0"/>
          <w:numId w:val="10"/>
        </w:numPr>
        <w:spacing w:line="256" w:lineRule="auto"/>
        <w:jc w:val="both"/>
        <w:rPr>
          <w:rFonts w:ascii="Arial" w:eastAsia="Arial" w:hAnsi="Arial" w:cs="Arial"/>
          <w:color w:val="auto"/>
          <w:sz w:val="20"/>
          <w:szCs w:val="20"/>
        </w:rPr>
      </w:pPr>
      <w:r w:rsidRPr="00DB7268">
        <w:rPr>
          <w:rFonts w:ascii="Arial" w:eastAsia="Arial" w:hAnsi="Arial" w:cs="Arial"/>
          <w:color w:val="auto"/>
          <w:sz w:val="20"/>
          <w:szCs w:val="20"/>
        </w:rPr>
        <w:t>No linealidad: ± 1</w:t>
      </w:r>
      <w:r w:rsidRPr="005A4B11">
        <w:rPr>
          <w:rFonts w:ascii="Arial" w:eastAsia="Arial" w:hAnsi="Arial" w:cs="Arial"/>
          <w:color w:val="auto"/>
          <w:sz w:val="20"/>
          <w:szCs w:val="20"/>
        </w:rPr>
        <w:t>%</w:t>
      </w:r>
      <w:r w:rsidR="00B37933">
        <w:rPr>
          <w:rFonts w:ascii="Arial" w:eastAsia="Arial" w:hAnsi="Arial" w:cs="Arial"/>
          <w:color w:val="auto"/>
          <w:sz w:val="20"/>
          <w:szCs w:val="20"/>
        </w:rPr>
        <w:t>.</w:t>
      </w:r>
    </w:p>
    <w:p w14:paraId="381896B6" w14:textId="412CA8F0" w:rsidR="23489E47" w:rsidRPr="00DB7268" w:rsidRDefault="16863484" w:rsidP="008236B2">
      <w:pPr>
        <w:pStyle w:val="Prrafodelista"/>
        <w:numPr>
          <w:ilvl w:val="0"/>
          <w:numId w:val="10"/>
        </w:numPr>
        <w:spacing w:line="256" w:lineRule="auto"/>
        <w:jc w:val="both"/>
        <w:rPr>
          <w:rFonts w:ascii="Arial" w:eastAsia="Arial" w:hAnsi="Arial" w:cs="Arial"/>
          <w:color w:val="auto"/>
          <w:sz w:val="20"/>
          <w:szCs w:val="20"/>
        </w:rPr>
      </w:pPr>
      <w:r w:rsidRPr="00DB7268">
        <w:rPr>
          <w:rFonts w:ascii="Arial" w:eastAsia="Arial" w:hAnsi="Arial" w:cs="Arial"/>
          <w:color w:val="auto"/>
          <w:sz w:val="20"/>
          <w:szCs w:val="20"/>
        </w:rPr>
        <w:t>Resistencia Grado: Grado B</w:t>
      </w:r>
      <w:r w:rsidR="00865C7F">
        <w:rPr>
          <w:rFonts w:ascii="Arial" w:eastAsia="Arial" w:hAnsi="Arial" w:cs="Arial"/>
          <w:color w:val="auto"/>
          <w:sz w:val="20"/>
          <w:szCs w:val="20"/>
        </w:rPr>
        <w:t>.</w:t>
      </w:r>
    </w:p>
    <w:p w14:paraId="7A013210" w14:textId="6959E34A" w:rsidR="23489E47" w:rsidRPr="00DB7268" w:rsidRDefault="16863484" w:rsidP="008236B2">
      <w:pPr>
        <w:pStyle w:val="Prrafodelista"/>
        <w:numPr>
          <w:ilvl w:val="0"/>
          <w:numId w:val="10"/>
        </w:numPr>
        <w:spacing w:line="256" w:lineRule="auto"/>
        <w:jc w:val="both"/>
        <w:rPr>
          <w:rFonts w:ascii="Arial" w:eastAsia="Arial" w:hAnsi="Arial" w:cs="Arial"/>
          <w:color w:val="auto"/>
          <w:sz w:val="20"/>
          <w:szCs w:val="20"/>
        </w:rPr>
      </w:pPr>
      <w:r w:rsidRPr="00DB7268">
        <w:rPr>
          <w:rFonts w:ascii="Arial" w:eastAsia="Arial" w:hAnsi="Arial" w:cs="Arial"/>
          <w:color w:val="auto"/>
          <w:sz w:val="20"/>
          <w:szCs w:val="20"/>
        </w:rPr>
        <w:t>Temperatura de trabajo: -25 ° C ~ 70 ° C</w:t>
      </w:r>
      <w:r w:rsidR="00865C7F">
        <w:rPr>
          <w:rFonts w:ascii="Arial" w:eastAsia="Arial" w:hAnsi="Arial" w:cs="Arial"/>
          <w:color w:val="auto"/>
          <w:sz w:val="20"/>
          <w:szCs w:val="20"/>
        </w:rPr>
        <w:t>.</w:t>
      </w:r>
    </w:p>
    <w:p w14:paraId="435A2DAB" w14:textId="4B25DC77" w:rsidR="23489E47" w:rsidRPr="00DB7268" w:rsidRDefault="16863484" w:rsidP="008236B2">
      <w:pPr>
        <w:pStyle w:val="Prrafodelista"/>
        <w:numPr>
          <w:ilvl w:val="0"/>
          <w:numId w:val="10"/>
        </w:numPr>
        <w:spacing w:line="256" w:lineRule="auto"/>
        <w:jc w:val="both"/>
        <w:rPr>
          <w:rFonts w:ascii="Arial" w:eastAsia="Arial" w:hAnsi="Arial" w:cs="Arial"/>
          <w:color w:val="auto"/>
          <w:sz w:val="20"/>
          <w:szCs w:val="20"/>
        </w:rPr>
      </w:pPr>
      <w:r w:rsidRPr="00DB7268">
        <w:rPr>
          <w:rFonts w:ascii="Arial" w:eastAsia="Arial" w:hAnsi="Arial" w:cs="Arial"/>
          <w:color w:val="auto"/>
          <w:sz w:val="20"/>
          <w:szCs w:val="20"/>
        </w:rPr>
        <w:t>Rigidez dieléctrica (entre la cáscara y la salida): 1000 V AC / 1min 5 mA</w:t>
      </w:r>
      <w:r w:rsidR="00B37933">
        <w:rPr>
          <w:rFonts w:ascii="Arial" w:eastAsia="Arial" w:hAnsi="Arial" w:cs="Arial"/>
          <w:color w:val="auto"/>
          <w:sz w:val="20"/>
          <w:szCs w:val="20"/>
        </w:rPr>
        <w:t>.</w:t>
      </w:r>
      <w:r w:rsidR="00865C7F">
        <w:rPr>
          <w:rFonts w:ascii="Arial" w:eastAsia="Arial" w:hAnsi="Arial" w:cs="Arial"/>
          <w:color w:val="auto"/>
          <w:sz w:val="20"/>
          <w:szCs w:val="20"/>
        </w:rPr>
        <w:t>.</w:t>
      </w:r>
    </w:p>
    <w:p w14:paraId="49B7E883" w14:textId="6DBE1770" w:rsidR="23489E47" w:rsidRPr="00DB7268" w:rsidRDefault="0094594F" w:rsidP="008236B2">
      <w:pPr>
        <w:pStyle w:val="Prrafodelista"/>
        <w:numPr>
          <w:ilvl w:val="0"/>
          <w:numId w:val="10"/>
        </w:numPr>
        <w:spacing w:line="256" w:lineRule="auto"/>
        <w:jc w:val="both"/>
        <w:rPr>
          <w:rFonts w:ascii="Arial" w:eastAsia="Arial" w:hAnsi="Arial" w:cs="Arial"/>
          <w:color w:val="auto"/>
          <w:sz w:val="20"/>
          <w:szCs w:val="20"/>
        </w:rPr>
      </w:pPr>
      <w:r>
        <w:rPr>
          <w:noProof/>
        </w:rPr>
        <mc:AlternateContent>
          <mc:Choice Requires="wps">
            <w:drawing>
              <wp:anchor distT="0" distB="0" distL="114300" distR="114300" simplePos="0" relativeHeight="251658250" behindDoc="0" locked="0" layoutInCell="1" allowOverlap="1" wp14:anchorId="2C26419E" wp14:editId="787CCB77">
                <wp:simplePos x="0" y="0"/>
                <wp:positionH relativeFrom="column">
                  <wp:posOffset>4449800</wp:posOffset>
                </wp:positionH>
                <wp:positionV relativeFrom="paragraph">
                  <wp:posOffset>-635</wp:posOffset>
                </wp:positionV>
                <wp:extent cx="1838325" cy="635"/>
                <wp:effectExtent l="0" t="0" r="0" b="0"/>
                <wp:wrapSquare wrapText="bothSides"/>
                <wp:docPr id="1935389814" name="Cuadro de texto 1935389814"/>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wps:spPr>
                      <wps:txbx>
                        <w:txbxContent>
                          <w:p w14:paraId="4096A964" w14:textId="384B8EE6" w:rsidR="00234409" w:rsidRDefault="00234409" w:rsidP="002E50E8">
                            <w:pPr>
                              <w:pStyle w:val="Descripcin"/>
                              <w:jc w:val="center"/>
                            </w:pPr>
                            <w:bookmarkStart w:id="54" w:name="_Toc145016135"/>
                            <w:bookmarkStart w:id="55" w:name="_Toc145017599"/>
                            <w:r>
                              <w:t xml:space="preserve">Ilustración </w:t>
                            </w:r>
                            <w:r>
                              <w:fldChar w:fldCharType="begin"/>
                            </w:r>
                            <w:r>
                              <w:instrText xml:space="preserve"> SEQ Ilustración \* ARABIC </w:instrText>
                            </w:r>
                            <w:r>
                              <w:fldChar w:fldCharType="separate"/>
                            </w:r>
                            <w:r w:rsidR="009045ED">
                              <w:rPr>
                                <w:noProof/>
                              </w:rPr>
                              <w:t>8</w:t>
                            </w:r>
                            <w:r>
                              <w:fldChar w:fldCharType="end"/>
                            </w:r>
                            <w:r>
                              <w:t xml:space="preserve"> STC -013</w:t>
                            </w:r>
                            <w:bookmarkEnd w:id="54"/>
                            <w:ins w:id="56" w:author="MATIAS ANDRES OLIVARES ARANGUIZ" w:date="2023-09-07T22:22:00Z">
                              <w:r>
                                <w:t>.</w:t>
                              </w:r>
                            </w:ins>
                            <w:bookmarkEnd w:id="55"/>
                          </w:p>
                          <w:p w14:paraId="226A6B06" w14:textId="4AF8B2A4" w:rsidR="00234409" w:rsidRPr="008C2457" w:rsidRDefault="00234409" w:rsidP="002E50E8">
                            <w:pPr>
                              <w:pStyle w:val="Descripcin"/>
                              <w:jc w:val="center"/>
                              <w:rPr>
                                <w:rFonts w:cs="Century Gothic"/>
                                <w:noProof/>
                                <w:color w:val="000000"/>
                                <w:sz w:val="24"/>
                                <w:szCs w:val="24"/>
                              </w:rPr>
                            </w:pPr>
                            <w:r>
                              <w:t>Fuente: AFEL</w:t>
                            </w:r>
                            <w:ins w:id="57" w:author="MATIAS ANDRES OLIVARES ARANGUIZ" w:date="2023-09-07T22:22:00Z">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6419E" id="Cuadro de texto 1935389814" o:spid="_x0000_s1030" type="#_x0000_t202" style="position:absolute;left:0;text-align:left;margin-left:350.4pt;margin-top:-.05pt;width:144.7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QJGgIAAD8EAAAOAAAAZHJzL2Uyb0RvYy54bWysU01v2zAMvQ/YfxB0X5yPtSi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" stroked="f">
                <v:textbox style="mso-fit-shape-to-text:t" inset="0,0,0,0">
                  <w:txbxContent>
                    <w:p w14:paraId="4096A964" w14:textId="384B8EE6" w:rsidR="00234409" w:rsidRDefault="00234409" w:rsidP="002E50E8">
                      <w:pPr>
                        <w:pStyle w:val="Descripcin"/>
                        <w:jc w:val="center"/>
                      </w:pPr>
                      <w:bookmarkStart w:id="58" w:name="_Toc145016135"/>
                      <w:bookmarkStart w:id="59" w:name="_Toc145017599"/>
                      <w:r>
                        <w:t xml:space="preserve">Ilustración </w:t>
                      </w:r>
                      <w:r>
                        <w:fldChar w:fldCharType="begin"/>
                      </w:r>
                      <w:r>
                        <w:instrText xml:space="preserve"> SEQ Ilustración \* ARABIC </w:instrText>
                      </w:r>
                      <w:r>
                        <w:fldChar w:fldCharType="separate"/>
                      </w:r>
                      <w:r w:rsidR="009045ED">
                        <w:rPr>
                          <w:noProof/>
                        </w:rPr>
                        <w:t>8</w:t>
                      </w:r>
                      <w:r>
                        <w:fldChar w:fldCharType="end"/>
                      </w:r>
                      <w:r>
                        <w:t xml:space="preserve"> STC -013</w:t>
                      </w:r>
                      <w:bookmarkEnd w:id="58"/>
                      <w:ins w:id="60" w:author="MATIAS ANDRES OLIVARES ARANGUIZ" w:date="2023-09-07T22:22:00Z">
                        <w:r>
                          <w:t>.</w:t>
                        </w:r>
                      </w:ins>
                      <w:bookmarkEnd w:id="59"/>
                    </w:p>
                    <w:p w14:paraId="226A6B06" w14:textId="4AF8B2A4" w:rsidR="00234409" w:rsidRPr="008C2457" w:rsidRDefault="00234409" w:rsidP="002E50E8">
                      <w:pPr>
                        <w:pStyle w:val="Descripcin"/>
                        <w:jc w:val="center"/>
                        <w:rPr>
                          <w:rFonts w:cs="Century Gothic"/>
                          <w:noProof/>
                          <w:color w:val="000000"/>
                          <w:sz w:val="24"/>
                          <w:szCs w:val="24"/>
                        </w:rPr>
                      </w:pPr>
                      <w:r>
                        <w:t>Fuente: AFEL</w:t>
                      </w:r>
                      <w:ins w:id="61" w:author="MATIAS ANDRES OLIVARES ARANGUIZ" w:date="2023-09-07T22:22:00Z">
                        <w:r>
                          <w:t>.</w:t>
                        </w:r>
                      </w:ins>
                    </w:p>
                  </w:txbxContent>
                </v:textbox>
                <w10:wrap type="square"/>
              </v:shape>
            </w:pict>
          </mc:Fallback>
        </mc:AlternateContent>
      </w:r>
      <w:r w:rsidR="16863484" w:rsidRPr="00DB7268">
        <w:rPr>
          <w:rFonts w:ascii="Arial" w:eastAsia="Arial" w:hAnsi="Arial" w:cs="Arial"/>
          <w:color w:val="auto"/>
          <w:sz w:val="20"/>
          <w:szCs w:val="20"/>
        </w:rPr>
        <w:t>Longitud del cable: 150cm</w:t>
      </w:r>
      <w:r w:rsidR="00865C7F">
        <w:rPr>
          <w:rFonts w:ascii="Arial" w:eastAsia="Arial" w:hAnsi="Arial" w:cs="Arial"/>
          <w:color w:val="auto"/>
          <w:sz w:val="20"/>
          <w:szCs w:val="20"/>
        </w:rPr>
        <w:t>.</w:t>
      </w:r>
    </w:p>
    <w:p w14:paraId="40E539BB" w14:textId="2173900B" w:rsidR="23489E47" w:rsidRPr="00DB7268" w:rsidRDefault="005A4B11" w:rsidP="008236B2">
      <w:pPr>
        <w:pStyle w:val="Prrafodelista"/>
        <w:numPr>
          <w:ilvl w:val="0"/>
          <w:numId w:val="10"/>
        </w:numPr>
        <w:spacing w:line="256" w:lineRule="auto"/>
        <w:jc w:val="both"/>
        <w:rPr>
          <w:rFonts w:ascii="Arial" w:eastAsia="Arial" w:hAnsi="Arial" w:cs="Arial"/>
          <w:color w:val="auto"/>
          <w:sz w:val="20"/>
          <w:szCs w:val="20"/>
        </w:rPr>
      </w:pPr>
      <w:r w:rsidRPr="00DB7268">
        <w:rPr>
          <w:rFonts w:ascii="Arial" w:eastAsia="Arial" w:hAnsi="Arial" w:cs="Arial"/>
          <w:color w:val="auto"/>
          <w:sz w:val="20"/>
          <w:szCs w:val="20"/>
        </w:rPr>
        <w:t>Plug:</w:t>
      </w:r>
      <w:r w:rsidR="16863484" w:rsidRPr="00DB7268">
        <w:rPr>
          <w:rFonts w:ascii="Arial" w:eastAsia="Arial" w:hAnsi="Arial" w:cs="Arial"/>
          <w:color w:val="auto"/>
          <w:sz w:val="20"/>
          <w:szCs w:val="20"/>
        </w:rPr>
        <w:t xml:space="preserve"> 3.5mm</w:t>
      </w:r>
      <w:r w:rsidR="00B37933">
        <w:rPr>
          <w:rFonts w:ascii="Arial" w:eastAsia="Arial" w:hAnsi="Arial" w:cs="Arial"/>
          <w:color w:val="auto"/>
          <w:sz w:val="20"/>
          <w:szCs w:val="20"/>
        </w:rPr>
        <w:t>.</w:t>
      </w:r>
    </w:p>
    <w:p w14:paraId="3BB21037" w14:textId="6969B289" w:rsidR="00DB7268" w:rsidRPr="00DB7268" w:rsidRDefault="16863484" w:rsidP="008236B2">
      <w:pPr>
        <w:pStyle w:val="Prrafodelista"/>
        <w:numPr>
          <w:ilvl w:val="0"/>
          <w:numId w:val="10"/>
        </w:numPr>
        <w:spacing w:before="240" w:line="276" w:lineRule="auto"/>
        <w:jc w:val="both"/>
        <w:rPr>
          <w:rFonts w:asciiTheme="minorHAnsi" w:eastAsia="Arial" w:hAnsiTheme="minorHAnsi" w:cstheme="minorBidi"/>
          <w:b/>
          <w:color w:val="auto"/>
          <w:lang w:bidi="ar-SA"/>
        </w:rPr>
      </w:pPr>
      <w:r w:rsidRPr="00DB7268">
        <w:rPr>
          <w:rFonts w:ascii="Arial" w:eastAsia="Arial" w:hAnsi="Arial" w:cs="Arial"/>
          <w:color w:val="auto"/>
          <w:sz w:val="20"/>
          <w:szCs w:val="20"/>
        </w:rPr>
        <w:t>Tamaño: 13mm x 13mm</w:t>
      </w:r>
      <w:r w:rsidR="00865C7F">
        <w:rPr>
          <w:rFonts w:ascii="Arial" w:eastAsia="Arial" w:hAnsi="Arial" w:cs="Arial"/>
          <w:color w:val="auto"/>
          <w:sz w:val="20"/>
          <w:szCs w:val="20"/>
        </w:rPr>
        <w:t>.</w:t>
      </w:r>
    </w:p>
    <w:p w14:paraId="19B3146D" w14:textId="509091F5" w:rsidR="00DB7268" w:rsidRPr="00DB7268" w:rsidRDefault="00DB7268" w:rsidP="00DB7268">
      <w:pPr>
        <w:pStyle w:val="Prrafodelista"/>
        <w:spacing w:before="240" w:line="276" w:lineRule="auto"/>
        <w:ind w:left="1080"/>
        <w:jc w:val="both"/>
        <w:rPr>
          <w:rFonts w:asciiTheme="minorHAnsi" w:hAnsiTheme="minorHAnsi" w:cstheme="minorBidi"/>
          <w:b/>
          <w:color w:val="auto"/>
          <w:lang w:bidi="ar-SA"/>
        </w:rPr>
      </w:pPr>
    </w:p>
    <w:p w14:paraId="66D12DE2" w14:textId="6345564A" w:rsidR="2CEF346F" w:rsidRDefault="2CEF346F" w:rsidP="17B197D0">
      <w:pPr>
        <w:spacing w:before="240" w:line="276" w:lineRule="auto"/>
        <w:jc w:val="both"/>
        <w:rPr>
          <w:rFonts w:ascii="Arial" w:eastAsia="Arial" w:hAnsi="Arial" w:cs="Arial"/>
          <w:color w:val="auto"/>
          <w:lang w:bidi="ar-SA"/>
        </w:rPr>
      </w:pPr>
      <w:r w:rsidRPr="00120992">
        <w:rPr>
          <w:rFonts w:ascii="Arial" w:hAnsi="Arial" w:cs="Arial"/>
          <w:b/>
          <w:color w:val="auto"/>
          <w:sz w:val="20"/>
          <w:szCs w:val="20"/>
          <w:lang w:bidi="ar-SA"/>
        </w:rPr>
        <w:t>Sensor de voltaje</w:t>
      </w:r>
      <w:r w:rsidRPr="58F30808">
        <w:rPr>
          <w:rFonts w:asciiTheme="minorHAnsi" w:hAnsiTheme="minorHAnsi" w:cstheme="minorBidi"/>
          <w:b/>
          <w:color w:val="auto"/>
          <w:lang w:bidi="ar-SA"/>
        </w:rPr>
        <w:t>:</w:t>
      </w:r>
      <w:r w:rsidR="5A500898" w:rsidRPr="1F80699A">
        <w:rPr>
          <w:rFonts w:asciiTheme="minorHAnsi" w:hAnsiTheme="minorHAnsi" w:cstheme="minorBidi"/>
          <w:b/>
          <w:color w:val="auto"/>
          <w:sz w:val="20"/>
          <w:szCs w:val="20"/>
          <w:lang w:bidi="ar-SA"/>
        </w:rPr>
        <w:t xml:space="preserve"> </w:t>
      </w:r>
      <w:r w:rsidR="5E122EB0" w:rsidRPr="005A4B11">
        <w:rPr>
          <w:rFonts w:ascii="Arial" w:eastAsia="Calibri" w:hAnsi="Arial" w:cs="Arial"/>
          <w:color w:val="0D0D0D" w:themeColor="text1" w:themeTint="F2"/>
          <w:sz w:val="20"/>
          <w:szCs w:val="20"/>
        </w:rPr>
        <w:t>Periférico destinado a censar, voltaje de línea.</w:t>
      </w:r>
    </w:p>
    <w:p w14:paraId="0230ECB3" w14:textId="72DE7B48" w:rsidR="08903318" w:rsidRPr="005A4B11" w:rsidRDefault="00DB7268" w:rsidP="00DB7268">
      <w:pPr>
        <w:spacing w:line="256" w:lineRule="auto"/>
        <w:jc w:val="center"/>
        <w:rPr>
          <w:rFonts w:ascii="Arial" w:hAnsi="Arial" w:cs="Arial"/>
          <w:color w:val="auto"/>
          <w:sz w:val="20"/>
          <w:szCs w:val="20"/>
          <w:lang w:bidi="ar-SA"/>
        </w:rPr>
      </w:pPr>
      <w:r>
        <w:rPr>
          <w:rFonts w:ascii="Arial" w:hAnsi="Arial" w:cs="Arial"/>
          <w:b/>
          <w:bCs/>
          <w:color w:val="auto"/>
          <w:sz w:val="20"/>
          <w:szCs w:val="20"/>
          <w:lang w:bidi="ar-SA"/>
        </w:rPr>
        <w:t xml:space="preserve">                                                                                             </w:t>
      </w:r>
      <w:r w:rsidR="002E50E8">
        <w:rPr>
          <w:rFonts w:ascii="Arial" w:hAnsi="Arial" w:cs="Arial"/>
          <w:b/>
          <w:bCs/>
          <w:color w:val="auto"/>
          <w:sz w:val="20"/>
          <w:szCs w:val="20"/>
          <w:lang w:bidi="ar-SA"/>
        </w:rPr>
        <w:t xml:space="preserve">                              </w:t>
      </w:r>
      <w:r w:rsidR="199EF0E9" w:rsidRPr="00DB7268">
        <w:rPr>
          <w:rFonts w:ascii="Arial" w:hAnsi="Arial" w:cs="Arial"/>
          <w:b/>
          <w:bCs/>
          <w:color w:val="auto"/>
          <w:sz w:val="20"/>
          <w:szCs w:val="20"/>
          <w:lang w:bidi="ar-SA"/>
        </w:rPr>
        <w:t>ZMPT101B</w:t>
      </w:r>
      <w:r w:rsidR="199EF0E9" w:rsidRPr="005A4B11">
        <w:rPr>
          <w:rFonts w:ascii="Arial" w:hAnsi="Arial" w:cs="Arial"/>
          <w:color w:val="auto"/>
          <w:sz w:val="20"/>
          <w:szCs w:val="20"/>
          <w:lang w:bidi="ar-SA"/>
        </w:rPr>
        <w:t>.</w:t>
      </w:r>
    </w:p>
    <w:p w14:paraId="602887A0" w14:textId="13E68EE0" w:rsidR="00240E0A" w:rsidRDefault="00DB7268" w:rsidP="00240E0A">
      <w:pPr>
        <w:keepNext/>
        <w:spacing w:line="256" w:lineRule="auto"/>
        <w:jc w:val="center"/>
      </w:pPr>
      <w:r>
        <w:rPr>
          <w:noProof/>
        </w:rPr>
        <w:drawing>
          <wp:anchor distT="0" distB="0" distL="114300" distR="114300" simplePos="0" relativeHeight="251658247" behindDoc="0" locked="0" layoutInCell="1" allowOverlap="1" wp14:anchorId="0D6CDDDC" wp14:editId="3E6A7263">
            <wp:simplePos x="0" y="0"/>
            <wp:positionH relativeFrom="margin">
              <wp:align>right</wp:align>
            </wp:positionH>
            <wp:positionV relativeFrom="paragraph">
              <wp:posOffset>85446</wp:posOffset>
            </wp:positionV>
            <wp:extent cx="1962150" cy="1962150"/>
            <wp:effectExtent l="76200" t="76200" r="133350" b="133350"/>
            <wp:wrapSquare wrapText="bothSides"/>
            <wp:docPr id="1353113098" name="Imagen 135311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EFEFE68" w14:textId="5A4D7F4F" w:rsidR="1E02B13C" w:rsidRDefault="1E02B13C" w:rsidP="661C4476">
      <w:pPr>
        <w:spacing w:line="256" w:lineRule="auto"/>
        <w:jc w:val="both"/>
      </w:pPr>
    </w:p>
    <w:p w14:paraId="05447662" w14:textId="14B244EE" w:rsidR="661C4476" w:rsidRPr="005A4B11" w:rsidRDefault="32590897" w:rsidP="58F30808">
      <w:pPr>
        <w:spacing w:after="150" w:line="256" w:lineRule="auto"/>
        <w:jc w:val="both"/>
        <w:rPr>
          <w:rFonts w:ascii="Arial" w:eastAsia="Arial" w:hAnsi="Arial" w:cs="Arial"/>
          <w:color w:val="auto"/>
          <w:sz w:val="20"/>
          <w:szCs w:val="20"/>
          <w:u w:val="single"/>
        </w:rPr>
      </w:pPr>
      <w:r w:rsidRPr="005A4B11">
        <w:rPr>
          <w:rFonts w:ascii="Arial" w:eastAsia="Arial" w:hAnsi="Arial" w:cs="Arial"/>
          <w:color w:val="auto"/>
          <w:sz w:val="20"/>
          <w:szCs w:val="20"/>
          <w:u w:val="single"/>
        </w:rPr>
        <w:t>Características:</w:t>
      </w:r>
    </w:p>
    <w:p w14:paraId="3BE6395B" w14:textId="63099FCB" w:rsidR="661C4476" w:rsidRPr="005A4B11" w:rsidRDefault="32590897" w:rsidP="008236B2">
      <w:pPr>
        <w:pStyle w:val="Prrafodelista"/>
        <w:numPr>
          <w:ilvl w:val="0"/>
          <w:numId w:val="4"/>
        </w:numPr>
        <w:spacing w:line="256" w:lineRule="auto"/>
        <w:jc w:val="both"/>
        <w:rPr>
          <w:rFonts w:ascii="Arial" w:eastAsia="Arial" w:hAnsi="Arial" w:cs="Arial"/>
          <w:color w:val="auto"/>
          <w:sz w:val="20"/>
          <w:szCs w:val="20"/>
        </w:rPr>
      </w:pPr>
      <w:r w:rsidRPr="005A4B11">
        <w:rPr>
          <w:rFonts w:ascii="Arial" w:eastAsia="Arial" w:hAnsi="Arial" w:cs="Arial"/>
          <w:color w:val="auto"/>
          <w:sz w:val="20"/>
          <w:szCs w:val="20"/>
        </w:rPr>
        <w:t>Voltaje de alimentación: 3.3V - 5VDC</w:t>
      </w:r>
      <w:r w:rsidR="00F7289B">
        <w:rPr>
          <w:rFonts w:ascii="Arial" w:eastAsia="Arial" w:hAnsi="Arial" w:cs="Arial"/>
          <w:color w:val="auto"/>
          <w:sz w:val="20"/>
          <w:szCs w:val="20"/>
        </w:rPr>
        <w:t>.</w:t>
      </w:r>
    </w:p>
    <w:p w14:paraId="5F1C3A98" w14:textId="14B244EE" w:rsidR="661C4476" w:rsidRPr="005A4B11" w:rsidRDefault="32590897" w:rsidP="008236B2">
      <w:pPr>
        <w:pStyle w:val="Prrafodelista"/>
        <w:numPr>
          <w:ilvl w:val="0"/>
          <w:numId w:val="4"/>
        </w:numPr>
        <w:spacing w:line="256" w:lineRule="auto"/>
        <w:jc w:val="both"/>
        <w:rPr>
          <w:rFonts w:ascii="Arial" w:eastAsia="Arial" w:hAnsi="Arial" w:cs="Arial"/>
          <w:color w:val="auto"/>
          <w:sz w:val="20"/>
          <w:szCs w:val="20"/>
        </w:rPr>
      </w:pPr>
      <w:r w:rsidRPr="005A4B11">
        <w:rPr>
          <w:rFonts w:ascii="Arial" w:eastAsia="Arial" w:hAnsi="Arial" w:cs="Arial"/>
          <w:color w:val="auto"/>
          <w:sz w:val="20"/>
          <w:szCs w:val="20"/>
        </w:rPr>
        <w:t>Voltaje alterno de entrada: 250VAC máx.</w:t>
      </w:r>
    </w:p>
    <w:p w14:paraId="329D1B8C" w14:textId="14B244EE" w:rsidR="661C4476" w:rsidRPr="005A4B11" w:rsidRDefault="32590897" w:rsidP="008236B2">
      <w:pPr>
        <w:pStyle w:val="Prrafodelista"/>
        <w:numPr>
          <w:ilvl w:val="0"/>
          <w:numId w:val="4"/>
        </w:numPr>
        <w:spacing w:line="256" w:lineRule="auto"/>
        <w:jc w:val="both"/>
        <w:rPr>
          <w:rFonts w:ascii="Arial" w:eastAsia="Arial" w:hAnsi="Arial" w:cs="Arial"/>
          <w:color w:val="auto"/>
          <w:sz w:val="20"/>
          <w:szCs w:val="20"/>
        </w:rPr>
      </w:pPr>
      <w:r w:rsidRPr="005A4B11">
        <w:rPr>
          <w:rFonts w:ascii="Arial" w:eastAsia="Arial" w:hAnsi="Arial" w:cs="Arial"/>
          <w:color w:val="auto"/>
          <w:sz w:val="20"/>
          <w:szCs w:val="20"/>
        </w:rPr>
        <w:t xml:space="preserve">Voltaje alterno de salida: Onda senoidal 5VAC máx. </w:t>
      </w:r>
    </w:p>
    <w:p w14:paraId="514C036B" w14:textId="0344133B" w:rsidR="661C4476" w:rsidRPr="005A4B11" w:rsidRDefault="32590897" w:rsidP="008236B2">
      <w:pPr>
        <w:pStyle w:val="Prrafodelista"/>
        <w:numPr>
          <w:ilvl w:val="0"/>
          <w:numId w:val="4"/>
        </w:numPr>
        <w:spacing w:line="256" w:lineRule="auto"/>
        <w:jc w:val="both"/>
        <w:rPr>
          <w:rFonts w:ascii="Arial" w:eastAsia="Arial" w:hAnsi="Arial" w:cs="Arial"/>
          <w:color w:val="auto"/>
          <w:sz w:val="20"/>
          <w:szCs w:val="20"/>
        </w:rPr>
      </w:pPr>
      <w:r w:rsidRPr="005A4B11">
        <w:rPr>
          <w:rFonts w:ascii="Arial" w:eastAsia="Arial" w:hAnsi="Arial" w:cs="Arial"/>
          <w:color w:val="auto"/>
          <w:sz w:val="20"/>
          <w:szCs w:val="20"/>
        </w:rPr>
        <w:t>Señal de salida: analógica senoidal</w:t>
      </w:r>
      <w:r w:rsidR="00F7289B">
        <w:rPr>
          <w:rFonts w:ascii="Arial" w:eastAsia="Arial" w:hAnsi="Arial" w:cs="Arial"/>
          <w:color w:val="auto"/>
          <w:sz w:val="20"/>
          <w:szCs w:val="20"/>
        </w:rPr>
        <w:t>.</w:t>
      </w:r>
    </w:p>
    <w:p w14:paraId="00478711" w14:textId="65A261CC" w:rsidR="661C4476" w:rsidRPr="005A4B11" w:rsidRDefault="32590897" w:rsidP="008236B2">
      <w:pPr>
        <w:pStyle w:val="Prrafodelista"/>
        <w:numPr>
          <w:ilvl w:val="0"/>
          <w:numId w:val="4"/>
        </w:numPr>
        <w:spacing w:line="256" w:lineRule="auto"/>
        <w:jc w:val="both"/>
        <w:rPr>
          <w:rFonts w:ascii="Arial" w:eastAsia="Arial" w:hAnsi="Arial" w:cs="Arial"/>
          <w:color w:val="auto"/>
          <w:sz w:val="20"/>
          <w:szCs w:val="20"/>
        </w:rPr>
      </w:pPr>
      <w:r w:rsidRPr="005A4B11">
        <w:rPr>
          <w:rFonts w:ascii="Arial" w:eastAsia="Arial" w:hAnsi="Arial" w:cs="Arial"/>
          <w:color w:val="auto"/>
          <w:sz w:val="20"/>
          <w:szCs w:val="20"/>
        </w:rPr>
        <w:t>Dimensiones: 5 cm x 2 cm x 2.4 cm</w:t>
      </w:r>
      <w:r w:rsidR="00F7289B">
        <w:rPr>
          <w:rFonts w:ascii="Arial" w:eastAsia="Arial" w:hAnsi="Arial" w:cs="Arial"/>
          <w:color w:val="auto"/>
          <w:sz w:val="20"/>
          <w:szCs w:val="20"/>
        </w:rPr>
        <w:t>.</w:t>
      </w:r>
    </w:p>
    <w:p w14:paraId="72EA4FB5" w14:textId="14B244EE" w:rsidR="661C4476" w:rsidRPr="005A4B11" w:rsidRDefault="32590897" w:rsidP="58F30808">
      <w:pPr>
        <w:spacing w:line="256" w:lineRule="auto"/>
        <w:jc w:val="both"/>
        <w:rPr>
          <w:rFonts w:ascii="Arial" w:eastAsia="Arial" w:hAnsi="Arial" w:cs="Arial"/>
          <w:color w:val="auto"/>
          <w:sz w:val="20"/>
          <w:szCs w:val="20"/>
        </w:rPr>
      </w:pPr>
      <w:r w:rsidRPr="005A4B11">
        <w:rPr>
          <w:rFonts w:ascii="Arial" w:eastAsia="Arial" w:hAnsi="Arial" w:cs="Arial"/>
          <w:color w:val="auto"/>
          <w:sz w:val="20"/>
          <w:szCs w:val="20"/>
        </w:rPr>
        <w:t xml:space="preserve"> </w:t>
      </w:r>
    </w:p>
    <w:p w14:paraId="62157FA0" w14:textId="14B244EE" w:rsidR="661C4476" w:rsidRPr="005A4B11" w:rsidRDefault="32590897" w:rsidP="58F30808">
      <w:pPr>
        <w:spacing w:line="256" w:lineRule="auto"/>
        <w:jc w:val="both"/>
        <w:rPr>
          <w:rFonts w:ascii="Arial" w:eastAsia="Arial" w:hAnsi="Arial" w:cs="Arial"/>
          <w:color w:val="auto"/>
          <w:sz w:val="20"/>
          <w:szCs w:val="20"/>
          <w:u w:val="single"/>
        </w:rPr>
      </w:pPr>
      <w:r w:rsidRPr="005A4B11">
        <w:rPr>
          <w:rFonts w:ascii="Arial" w:eastAsia="Arial" w:hAnsi="Arial" w:cs="Arial"/>
          <w:color w:val="auto"/>
          <w:sz w:val="20"/>
          <w:szCs w:val="20"/>
          <w:u w:val="single"/>
        </w:rPr>
        <w:t>Propiedades del transformador:</w:t>
      </w:r>
    </w:p>
    <w:p w14:paraId="4D39F64D" w14:textId="218EC520" w:rsidR="661C4476" w:rsidRPr="005A4B11" w:rsidRDefault="32590897" w:rsidP="008236B2">
      <w:pPr>
        <w:pStyle w:val="Prrafodelista"/>
        <w:numPr>
          <w:ilvl w:val="0"/>
          <w:numId w:val="4"/>
        </w:numPr>
        <w:spacing w:line="256" w:lineRule="auto"/>
        <w:jc w:val="both"/>
        <w:rPr>
          <w:rFonts w:ascii="Arial" w:eastAsia="Arial" w:hAnsi="Arial" w:cs="Arial"/>
          <w:color w:val="auto"/>
          <w:sz w:val="20"/>
          <w:szCs w:val="20"/>
        </w:rPr>
      </w:pPr>
      <w:r w:rsidRPr="005A4B11">
        <w:rPr>
          <w:rFonts w:ascii="Arial" w:eastAsia="Arial" w:hAnsi="Arial" w:cs="Arial"/>
          <w:color w:val="auto"/>
          <w:sz w:val="20"/>
          <w:szCs w:val="20"/>
        </w:rPr>
        <w:t>Corriente nominal de entrada y salida: 2mA</w:t>
      </w:r>
      <w:r w:rsidR="00F7289B">
        <w:rPr>
          <w:rFonts w:ascii="Arial" w:eastAsia="Arial" w:hAnsi="Arial" w:cs="Arial"/>
          <w:color w:val="auto"/>
          <w:sz w:val="20"/>
          <w:szCs w:val="20"/>
        </w:rPr>
        <w:t>.</w:t>
      </w:r>
    </w:p>
    <w:p w14:paraId="3E255783" w14:textId="7D2D2A52" w:rsidR="661C4476" w:rsidRPr="005A4B11" w:rsidRDefault="32590897" w:rsidP="008236B2">
      <w:pPr>
        <w:pStyle w:val="Prrafodelista"/>
        <w:numPr>
          <w:ilvl w:val="0"/>
          <w:numId w:val="4"/>
        </w:numPr>
        <w:spacing w:line="256" w:lineRule="auto"/>
        <w:jc w:val="both"/>
        <w:rPr>
          <w:rFonts w:ascii="Arial" w:eastAsia="Arial" w:hAnsi="Arial" w:cs="Arial"/>
          <w:color w:val="auto"/>
          <w:sz w:val="20"/>
          <w:szCs w:val="20"/>
        </w:rPr>
      </w:pPr>
      <w:r w:rsidRPr="005A4B11">
        <w:rPr>
          <w:rFonts w:ascii="Arial" w:eastAsia="Arial" w:hAnsi="Arial" w:cs="Arial"/>
          <w:color w:val="auto"/>
          <w:sz w:val="20"/>
          <w:szCs w:val="20"/>
        </w:rPr>
        <w:t>Ratio entrada-salida 1000:1000</w:t>
      </w:r>
      <w:r w:rsidR="00F7289B">
        <w:rPr>
          <w:rFonts w:ascii="Arial" w:eastAsia="Arial" w:hAnsi="Arial" w:cs="Arial"/>
          <w:color w:val="auto"/>
          <w:sz w:val="20"/>
          <w:szCs w:val="20"/>
        </w:rPr>
        <w:t>.</w:t>
      </w:r>
    </w:p>
    <w:p w14:paraId="2E2868E6" w14:textId="3DE32226" w:rsidR="661C4476" w:rsidRPr="005A4B11" w:rsidRDefault="0094594F" w:rsidP="008236B2">
      <w:pPr>
        <w:pStyle w:val="Prrafodelista"/>
        <w:numPr>
          <w:ilvl w:val="0"/>
          <w:numId w:val="4"/>
        </w:numPr>
        <w:spacing w:line="256" w:lineRule="auto"/>
        <w:jc w:val="both"/>
        <w:rPr>
          <w:rFonts w:ascii="Arial" w:eastAsia="Arial" w:hAnsi="Arial" w:cs="Arial"/>
          <w:color w:val="auto"/>
          <w:sz w:val="20"/>
          <w:szCs w:val="20"/>
        </w:rPr>
      </w:pPr>
      <w:r>
        <w:rPr>
          <w:noProof/>
        </w:rPr>
        <mc:AlternateContent>
          <mc:Choice Requires="wps">
            <w:drawing>
              <wp:anchor distT="0" distB="0" distL="114300" distR="114300" simplePos="0" relativeHeight="251658252" behindDoc="0" locked="0" layoutInCell="1" allowOverlap="1" wp14:anchorId="4A5378EE" wp14:editId="239122F8">
                <wp:simplePos x="0" y="0"/>
                <wp:positionH relativeFrom="column">
                  <wp:posOffset>4600143</wp:posOffset>
                </wp:positionH>
                <wp:positionV relativeFrom="paragraph">
                  <wp:posOffset>43332</wp:posOffset>
                </wp:positionV>
                <wp:extent cx="1962150" cy="635"/>
                <wp:effectExtent l="0" t="0" r="0" b="0"/>
                <wp:wrapSquare wrapText="bothSides"/>
                <wp:docPr id="1959492098" name="Cuadro de texto 1959492098"/>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192B621D" w14:textId="03D644E9" w:rsidR="00234409" w:rsidRDefault="00234409" w:rsidP="0094594F">
                            <w:pPr>
                              <w:pStyle w:val="Descripcin"/>
                              <w:jc w:val="center"/>
                            </w:pPr>
                            <w:bookmarkStart w:id="62" w:name="_Toc145017600"/>
                            <w:r>
                              <w:t xml:space="preserve">Ilustración </w:t>
                            </w:r>
                            <w:r>
                              <w:fldChar w:fldCharType="begin"/>
                            </w:r>
                            <w:r>
                              <w:instrText xml:space="preserve"> SEQ Ilustración \* ARABIC </w:instrText>
                            </w:r>
                            <w:r>
                              <w:fldChar w:fldCharType="separate"/>
                            </w:r>
                            <w:r w:rsidR="009045ED">
                              <w:rPr>
                                <w:noProof/>
                              </w:rPr>
                              <w:t>9</w:t>
                            </w:r>
                            <w:r>
                              <w:fldChar w:fldCharType="end"/>
                            </w:r>
                            <w:r>
                              <w:t xml:space="preserve"> ZMPT101B</w:t>
                            </w:r>
                            <w:ins w:id="63" w:author="MATIAS ANDRES OLIVARES ARANGUIZ" w:date="2023-09-07T22:22:00Z">
                              <w:r>
                                <w:t>.</w:t>
                              </w:r>
                            </w:ins>
                            <w:bookmarkEnd w:id="62"/>
                          </w:p>
                          <w:p w14:paraId="1385C1DA" w14:textId="1334325C" w:rsidR="00234409" w:rsidRPr="00BE2172" w:rsidRDefault="00234409" w:rsidP="0094594F">
                            <w:pPr>
                              <w:pStyle w:val="Descripcin"/>
                              <w:jc w:val="center"/>
                              <w:rPr>
                                <w:rFonts w:cs="Century Gothic"/>
                                <w:noProof/>
                                <w:color w:val="000000"/>
                                <w:sz w:val="24"/>
                                <w:szCs w:val="24"/>
                              </w:rPr>
                            </w:pPr>
                            <w:r>
                              <w:t>Fuente: Altronics</w:t>
                            </w:r>
                            <w:ins w:id="64" w:author="MATIAS ANDRES OLIVARES ARANGUIZ" w:date="2023-09-07T22:22:00Z">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378EE" id="Cuadro de texto 1959492098" o:spid="_x0000_s1031" type="#_x0000_t202" style="position:absolute;left:0;text-align:left;margin-left:362.2pt;margin-top:3.4pt;width:154.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" stroked="f">
                <v:textbox style="mso-fit-shape-to-text:t" inset="0,0,0,0">
                  <w:txbxContent>
                    <w:p w14:paraId="192B621D" w14:textId="03D644E9" w:rsidR="00234409" w:rsidRDefault="00234409" w:rsidP="0094594F">
                      <w:pPr>
                        <w:pStyle w:val="Descripcin"/>
                        <w:jc w:val="center"/>
                      </w:pPr>
                      <w:bookmarkStart w:id="65" w:name="_Toc145017600"/>
                      <w:r>
                        <w:t xml:space="preserve">Ilustración </w:t>
                      </w:r>
                      <w:r>
                        <w:fldChar w:fldCharType="begin"/>
                      </w:r>
                      <w:r>
                        <w:instrText xml:space="preserve"> SEQ Ilustración \* ARABIC </w:instrText>
                      </w:r>
                      <w:r>
                        <w:fldChar w:fldCharType="separate"/>
                      </w:r>
                      <w:r w:rsidR="009045ED">
                        <w:rPr>
                          <w:noProof/>
                        </w:rPr>
                        <w:t>9</w:t>
                      </w:r>
                      <w:r>
                        <w:fldChar w:fldCharType="end"/>
                      </w:r>
                      <w:r>
                        <w:t xml:space="preserve"> ZMPT101B</w:t>
                      </w:r>
                      <w:ins w:id="66" w:author="MATIAS ANDRES OLIVARES ARANGUIZ" w:date="2023-09-07T22:22:00Z">
                        <w:r>
                          <w:t>.</w:t>
                        </w:r>
                      </w:ins>
                      <w:bookmarkEnd w:id="65"/>
                    </w:p>
                    <w:p w14:paraId="1385C1DA" w14:textId="1334325C" w:rsidR="00234409" w:rsidRPr="00BE2172" w:rsidRDefault="00234409" w:rsidP="0094594F">
                      <w:pPr>
                        <w:pStyle w:val="Descripcin"/>
                        <w:jc w:val="center"/>
                        <w:rPr>
                          <w:rFonts w:cs="Century Gothic"/>
                          <w:noProof/>
                          <w:color w:val="000000"/>
                          <w:sz w:val="24"/>
                          <w:szCs w:val="24"/>
                        </w:rPr>
                      </w:pPr>
                      <w:r>
                        <w:t>Fuente: Altronics</w:t>
                      </w:r>
                      <w:ins w:id="67" w:author="MATIAS ANDRES OLIVARES ARANGUIZ" w:date="2023-09-07T22:22:00Z">
                        <w:r>
                          <w:t>.</w:t>
                        </w:r>
                      </w:ins>
                    </w:p>
                  </w:txbxContent>
                </v:textbox>
                <w10:wrap type="square"/>
              </v:shape>
            </w:pict>
          </mc:Fallback>
        </mc:AlternateContent>
      </w:r>
      <w:r w:rsidR="32590897" w:rsidRPr="005A4B11">
        <w:rPr>
          <w:rFonts w:ascii="Arial" w:eastAsia="Arial" w:hAnsi="Arial" w:cs="Arial"/>
          <w:color w:val="auto"/>
          <w:sz w:val="20"/>
          <w:szCs w:val="20"/>
        </w:rPr>
        <w:t>Diferencia de fase: &lt;30º (a 50ohm)</w:t>
      </w:r>
      <w:r w:rsidR="00F7289B">
        <w:rPr>
          <w:rFonts w:ascii="Arial" w:eastAsia="Arial" w:hAnsi="Arial" w:cs="Arial"/>
          <w:color w:val="auto"/>
          <w:sz w:val="20"/>
          <w:szCs w:val="20"/>
        </w:rPr>
        <w:t>.</w:t>
      </w:r>
    </w:p>
    <w:p w14:paraId="17001165" w14:textId="2CC42906" w:rsidR="661C4476" w:rsidRPr="005A4B11" w:rsidRDefault="32590897" w:rsidP="008236B2">
      <w:pPr>
        <w:pStyle w:val="Prrafodelista"/>
        <w:numPr>
          <w:ilvl w:val="0"/>
          <w:numId w:val="4"/>
        </w:numPr>
        <w:spacing w:line="256" w:lineRule="auto"/>
        <w:jc w:val="both"/>
        <w:rPr>
          <w:rFonts w:ascii="Arial" w:eastAsia="Arial" w:hAnsi="Arial" w:cs="Arial"/>
          <w:color w:val="auto"/>
          <w:sz w:val="20"/>
          <w:szCs w:val="20"/>
          <w:lang w:val="en-US"/>
        </w:rPr>
      </w:pPr>
      <w:r w:rsidRPr="005A4B11">
        <w:rPr>
          <w:rFonts w:ascii="Arial" w:eastAsia="Arial" w:hAnsi="Arial" w:cs="Arial"/>
          <w:color w:val="auto"/>
          <w:sz w:val="20"/>
          <w:szCs w:val="20"/>
          <w:lang w:val="en-US"/>
        </w:rPr>
        <w:t>Rango lineal: 0-3mA (a 50ohm)</w:t>
      </w:r>
      <w:r w:rsidR="00F7289B">
        <w:rPr>
          <w:rFonts w:ascii="Arial" w:eastAsia="Arial" w:hAnsi="Arial" w:cs="Arial"/>
          <w:color w:val="auto"/>
          <w:sz w:val="20"/>
          <w:szCs w:val="20"/>
          <w:lang w:val="en-US"/>
        </w:rPr>
        <w:t>.</w:t>
      </w:r>
    </w:p>
    <w:p w14:paraId="3EEDC9BA" w14:textId="7C668313" w:rsidR="661C4476" w:rsidRPr="005A4B11" w:rsidRDefault="32590897" w:rsidP="008236B2">
      <w:pPr>
        <w:pStyle w:val="Prrafodelista"/>
        <w:numPr>
          <w:ilvl w:val="0"/>
          <w:numId w:val="4"/>
        </w:numPr>
        <w:spacing w:line="256" w:lineRule="auto"/>
        <w:jc w:val="both"/>
        <w:rPr>
          <w:rFonts w:ascii="Arial" w:eastAsia="Arial" w:hAnsi="Arial" w:cs="Arial"/>
          <w:color w:val="auto"/>
          <w:sz w:val="20"/>
          <w:szCs w:val="20"/>
        </w:rPr>
      </w:pPr>
      <w:r w:rsidRPr="005A4B11">
        <w:rPr>
          <w:rFonts w:ascii="Arial" w:eastAsia="Arial" w:hAnsi="Arial" w:cs="Arial"/>
          <w:color w:val="auto"/>
          <w:sz w:val="20"/>
          <w:szCs w:val="20"/>
        </w:rPr>
        <w:t>Linealidad: 1%</w:t>
      </w:r>
      <w:r w:rsidR="00F7289B">
        <w:rPr>
          <w:rFonts w:ascii="Arial" w:eastAsia="Arial" w:hAnsi="Arial" w:cs="Arial"/>
          <w:color w:val="auto"/>
          <w:sz w:val="20"/>
          <w:szCs w:val="20"/>
        </w:rPr>
        <w:t>.</w:t>
      </w:r>
    </w:p>
    <w:p w14:paraId="5D916E74" w14:textId="03BF5D14" w:rsidR="661C4476" w:rsidRPr="005A4B11" w:rsidRDefault="32590897" w:rsidP="008236B2">
      <w:pPr>
        <w:pStyle w:val="Prrafodelista"/>
        <w:numPr>
          <w:ilvl w:val="0"/>
          <w:numId w:val="4"/>
        </w:numPr>
        <w:spacing w:line="256" w:lineRule="auto"/>
        <w:jc w:val="both"/>
        <w:rPr>
          <w:rFonts w:ascii="Arial" w:eastAsia="Arial" w:hAnsi="Arial" w:cs="Arial"/>
          <w:color w:val="auto"/>
          <w:sz w:val="20"/>
          <w:szCs w:val="20"/>
        </w:rPr>
      </w:pPr>
      <w:r w:rsidRPr="005A4B11">
        <w:rPr>
          <w:rFonts w:ascii="Arial" w:eastAsia="Arial" w:hAnsi="Arial" w:cs="Arial"/>
          <w:color w:val="auto"/>
          <w:sz w:val="20"/>
          <w:szCs w:val="20"/>
        </w:rPr>
        <w:t>Precisión: 0.2%</w:t>
      </w:r>
      <w:r w:rsidR="00F7289B">
        <w:rPr>
          <w:rFonts w:ascii="Arial" w:eastAsia="Arial" w:hAnsi="Arial" w:cs="Arial"/>
          <w:color w:val="auto"/>
          <w:sz w:val="20"/>
          <w:szCs w:val="20"/>
        </w:rPr>
        <w:t>.</w:t>
      </w:r>
    </w:p>
    <w:p w14:paraId="407608E4" w14:textId="51D61AB9" w:rsidR="661C4476" w:rsidRPr="005A4B11" w:rsidRDefault="32590897" w:rsidP="008236B2">
      <w:pPr>
        <w:pStyle w:val="Prrafodelista"/>
        <w:numPr>
          <w:ilvl w:val="0"/>
          <w:numId w:val="4"/>
        </w:numPr>
        <w:spacing w:line="256" w:lineRule="auto"/>
        <w:jc w:val="both"/>
        <w:rPr>
          <w:rFonts w:ascii="Arial" w:eastAsia="Arial" w:hAnsi="Arial" w:cs="Arial"/>
          <w:color w:val="auto"/>
          <w:sz w:val="20"/>
          <w:szCs w:val="20"/>
        </w:rPr>
      </w:pPr>
      <w:r w:rsidRPr="005A4B11">
        <w:rPr>
          <w:rFonts w:ascii="Arial" w:eastAsia="Arial" w:hAnsi="Arial" w:cs="Arial"/>
          <w:color w:val="auto"/>
          <w:sz w:val="20"/>
          <w:szCs w:val="20"/>
        </w:rPr>
        <w:t>Aislamiento eléctrico entrada: hasta 3000V</w:t>
      </w:r>
      <w:r w:rsidR="00F7289B">
        <w:rPr>
          <w:rFonts w:ascii="Arial" w:eastAsia="Arial" w:hAnsi="Arial" w:cs="Arial"/>
          <w:color w:val="auto"/>
          <w:sz w:val="20"/>
          <w:szCs w:val="20"/>
        </w:rPr>
        <w:t>.</w:t>
      </w:r>
      <w:r w:rsidR="006229F3">
        <w:rPr>
          <w:rFonts w:ascii="Arial" w:eastAsia="Arial" w:hAnsi="Arial" w:cs="Arial"/>
          <w:color w:val="auto"/>
          <w:sz w:val="20"/>
          <w:szCs w:val="20"/>
        </w:rPr>
        <w:t>|</w:t>
      </w:r>
      <w:r w:rsidR="004215CF">
        <w:rPr>
          <w:rFonts w:ascii="Arial" w:eastAsia="Arial" w:hAnsi="Arial" w:cs="Arial"/>
          <w:color w:val="auto"/>
          <w:sz w:val="20"/>
          <w:szCs w:val="20"/>
        </w:rPr>
        <w:t>|</w:t>
      </w:r>
    </w:p>
    <w:p w14:paraId="31DAD97B" w14:textId="08796F2F" w:rsidR="661C4476" w:rsidRDefault="661C4476" w:rsidP="661C4476">
      <w:pPr>
        <w:spacing w:line="256" w:lineRule="auto"/>
        <w:jc w:val="both"/>
        <w:rPr>
          <w:rFonts w:ascii="Arial" w:eastAsia="Arial" w:hAnsi="Arial" w:cs="Arial"/>
          <w:color w:val="auto"/>
          <w:sz w:val="20"/>
          <w:szCs w:val="20"/>
          <w:lang w:bidi="ar-SA"/>
        </w:rPr>
      </w:pPr>
    </w:p>
    <w:p w14:paraId="66A35643" w14:textId="6F10E77E" w:rsidR="437245BE" w:rsidRDefault="437245BE" w:rsidP="661C4476">
      <w:pPr>
        <w:spacing w:line="256" w:lineRule="auto"/>
        <w:jc w:val="both"/>
      </w:pPr>
    </w:p>
    <w:p w14:paraId="2D09136D" w14:textId="77777777" w:rsidR="005A4B11" w:rsidRDefault="005A4B11" w:rsidP="17B197D0">
      <w:pPr>
        <w:spacing w:line="256" w:lineRule="auto"/>
        <w:jc w:val="both"/>
        <w:rPr>
          <w:b/>
        </w:rPr>
      </w:pPr>
    </w:p>
    <w:p w14:paraId="6667E9AC" w14:textId="77777777" w:rsidR="00DB7268" w:rsidRDefault="00DB7268" w:rsidP="17B197D0">
      <w:pPr>
        <w:spacing w:line="256" w:lineRule="auto"/>
        <w:jc w:val="both"/>
        <w:rPr>
          <w:b/>
        </w:rPr>
      </w:pPr>
    </w:p>
    <w:p w14:paraId="2D3C67A1" w14:textId="77777777" w:rsidR="00DB7268" w:rsidRDefault="00DB7268" w:rsidP="17B197D0">
      <w:pPr>
        <w:spacing w:line="256" w:lineRule="auto"/>
        <w:jc w:val="both"/>
        <w:rPr>
          <w:b/>
        </w:rPr>
      </w:pPr>
    </w:p>
    <w:p w14:paraId="02A83D18" w14:textId="77777777" w:rsidR="005A4B11" w:rsidRDefault="005A4B11" w:rsidP="17B197D0">
      <w:pPr>
        <w:spacing w:line="256" w:lineRule="auto"/>
        <w:jc w:val="both"/>
        <w:rPr>
          <w:b/>
        </w:rPr>
      </w:pPr>
    </w:p>
    <w:p w14:paraId="5254A151" w14:textId="77777777" w:rsidR="00CB7081" w:rsidRDefault="00CB7081" w:rsidP="17B197D0">
      <w:pPr>
        <w:spacing w:line="256" w:lineRule="auto"/>
        <w:jc w:val="both"/>
        <w:rPr>
          <w:b/>
        </w:rPr>
      </w:pPr>
    </w:p>
    <w:p w14:paraId="26833235" w14:textId="77777777" w:rsidR="005A4B11" w:rsidRDefault="005A4B11" w:rsidP="17B197D0">
      <w:pPr>
        <w:spacing w:line="256" w:lineRule="auto"/>
        <w:jc w:val="both"/>
        <w:rPr>
          <w:b/>
        </w:rPr>
      </w:pPr>
    </w:p>
    <w:p w14:paraId="220D0AA0" w14:textId="77777777" w:rsidR="00AC13BC" w:rsidRDefault="00AC13BC" w:rsidP="17B197D0">
      <w:pPr>
        <w:spacing w:line="256" w:lineRule="auto"/>
        <w:jc w:val="both"/>
        <w:rPr>
          <w:b/>
        </w:rPr>
      </w:pPr>
    </w:p>
    <w:p w14:paraId="6AA9DD95" w14:textId="77777777" w:rsidR="00CB7081" w:rsidRDefault="00CB7081" w:rsidP="17B197D0">
      <w:pPr>
        <w:spacing w:line="256" w:lineRule="auto"/>
        <w:jc w:val="both"/>
        <w:rPr>
          <w:rFonts w:ascii="Arial" w:eastAsia="Arial" w:hAnsi="Arial" w:cs="Arial"/>
          <w:b/>
          <w:sz w:val="20"/>
          <w:szCs w:val="20"/>
        </w:rPr>
      </w:pPr>
    </w:p>
    <w:p w14:paraId="72F839C5" w14:textId="14499DE7" w:rsidR="5C8154FC" w:rsidRDefault="5C8154FC" w:rsidP="17B197D0">
      <w:pPr>
        <w:spacing w:line="256" w:lineRule="auto"/>
        <w:jc w:val="both"/>
        <w:rPr>
          <w:rFonts w:ascii="Arial" w:eastAsia="Arial" w:hAnsi="Arial" w:cs="Arial"/>
          <w:sz w:val="20"/>
          <w:szCs w:val="20"/>
        </w:rPr>
      </w:pPr>
      <w:r w:rsidRPr="5C5BCA94">
        <w:rPr>
          <w:rFonts w:ascii="Arial" w:eastAsia="Arial" w:hAnsi="Arial" w:cs="Arial"/>
          <w:b/>
          <w:sz w:val="20"/>
          <w:szCs w:val="20"/>
        </w:rPr>
        <w:lastRenderedPageBreak/>
        <w:t xml:space="preserve"> Display </w:t>
      </w:r>
      <w:r w:rsidR="793A21D0" w:rsidRPr="5C5BCA94">
        <w:rPr>
          <w:rFonts w:ascii="Arial" w:eastAsia="Arial" w:hAnsi="Arial" w:cs="Arial"/>
          <w:b/>
          <w:bCs/>
          <w:sz w:val="20"/>
          <w:szCs w:val="20"/>
        </w:rPr>
        <w:t>LCD</w:t>
      </w:r>
      <w:r w:rsidRPr="5C5BCA94">
        <w:rPr>
          <w:rFonts w:ascii="Arial" w:eastAsia="Arial" w:hAnsi="Arial" w:cs="Arial"/>
          <w:b/>
          <w:sz w:val="20"/>
          <w:szCs w:val="20"/>
        </w:rPr>
        <w:t xml:space="preserve"> </w:t>
      </w:r>
      <w:r w:rsidR="660CBB32" w:rsidRPr="5C5BCA94">
        <w:rPr>
          <w:rFonts w:ascii="Arial" w:eastAsia="Arial" w:hAnsi="Arial" w:cs="Arial"/>
          <w:b/>
          <w:sz w:val="20"/>
          <w:szCs w:val="20"/>
        </w:rPr>
        <w:t>20x4:</w:t>
      </w:r>
      <w:r w:rsidRPr="43C01B76">
        <w:rPr>
          <w:rFonts w:ascii="Arial" w:eastAsia="Arial" w:hAnsi="Arial" w:cs="Arial"/>
          <w:sz w:val="20"/>
          <w:szCs w:val="20"/>
        </w:rPr>
        <w:t xml:space="preserve"> destinado a estar empotrado en el dispositivo y mostrar los principales parámetros de interés.</w:t>
      </w:r>
    </w:p>
    <w:p w14:paraId="2B4302DC" w14:textId="77777777" w:rsidR="006B1B0A" w:rsidRDefault="006B1B0A" w:rsidP="17B197D0">
      <w:pPr>
        <w:spacing w:line="256" w:lineRule="auto"/>
        <w:jc w:val="both"/>
        <w:rPr>
          <w:rFonts w:ascii="Arial" w:eastAsia="Arial" w:hAnsi="Arial" w:cs="Arial"/>
          <w:sz w:val="20"/>
          <w:szCs w:val="20"/>
        </w:rPr>
      </w:pPr>
    </w:p>
    <w:p w14:paraId="1163B147" w14:textId="77777777" w:rsidR="002E50E8" w:rsidRDefault="2C1DC2DC" w:rsidP="002E50E8">
      <w:pPr>
        <w:keepNext/>
        <w:spacing w:line="256" w:lineRule="auto"/>
        <w:jc w:val="center"/>
      </w:pPr>
      <w:r w:rsidRPr="006B1B0A">
        <w:rPr>
          <w:rFonts w:ascii="Arial" w:hAnsi="Arial" w:cs="Arial"/>
          <w:noProof/>
          <w:sz w:val="20"/>
          <w:szCs w:val="20"/>
        </w:rPr>
        <w:drawing>
          <wp:inline distT="0" distB="0" distL="0" distR="0" wp14:anchorId="634B1A90" wp14:editId="11CB77DA">
            <wp:extent cx="2030578" cy="1616942"/>
            <wp:effectExtent l="76200" t="76200" r="141605" b="135890"/>
            <wp:docPr id="1854680720" name="Imagen 185468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9792" t="20000" r="11458" b="17291"/>
                    <a:stretch/>
                  </pic:blipFill>
                  <pic:spPr bwMode="auto">
                    <a:xfrm>
                      <a:off x="0" y="0"/>
                      <a:ext cx="2057966" cy="1638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19E8E35" w14:textId="01AA5B74" w:rsidR="002E50E8" w:rsidRDefault="002E50E8" w:rsidP="002E50E8">
      <w:pPr>
        <w:pStyle w:val="Descripcin"/>
        <w:jc w:val="center"/>
      </w:pPr>
      <w:bookmarkStart w:id="68" w:name="_Toc145016137"/>
      <w:bookmarkStart w:id="69" w:name="_Toc145017601"/>
      <w:r>
        <w:t xml:space="preserve">Ilustración </w:t>
      </w:r>
      <w:r>
        <w:fldChar w:fldCharType="begin"/>
      </w:r>
      <w:r>
        <w:instrText xml:space="preserve"> SEQ Ilustración \* ARABIC </w:instrText>
      </w:r>
      <w:r>
        <w:fldChar w:fldCharType="separate"/>
      </w:r>
      <w:r w:rsidR="009045ED">
        <w:rPr>
          <w:noProof/>
        </w:rPr>
        <w:t>10</w:t>
      </w:r>
      <w:r>
        <w:fldChar w:fldCharType="end"/>
      </w:r>
      <w:r>
        <w:t xml:space="preserve"> Display LCD</w:t>
      </w:r>
      <w:bookmarkEnd w:id="68"/>
      <w:r w:rsidR="00120992">
        <w:t>.</w:t>
      </w:r>
      <w:bookmarkEnd w:id="69"/>
    </w:p>
    <w:p w14:paraId="7E539D36" w14:textId="4FBF18D6" w:rsidR="00240E0A" w:rsidRDefault="002E50E8" w:rsidP="002E50E8">
      <w:pPr>
        <w:pStyle w:val="Descripcin"/>
        <w:jc w:val="center"/>
      </w:pPr>
      <w:r>
        <w:t xml:space="preserve"> Fuente: Altronics</w:t>
      </w:r>
      <w:r w:rsidR="00120992">
        <w:t>.</w:t>
      </w:r>
    </w:p>
    <w:p w14:paraId="3198DB4E" w14:textId="18E84D8C" w:rsidR="006B1B0A" w:rsidRPr="006B1B0A" w:rsidRDefault="006B1B0A" w:rsidP="006B1B0A">
      <w:pPr>
        <w:spacing w:line="256" w:lineRule="auto"/>
        <w:rPr>
          <w:rFonts w:ascii="Arial" w:hAnsi="Arial" w:cs="Arial"/>
          <w:sz w:val="20"/>
          <w:szCs w:val="20"/>
          <w:u w:val="single"/>
        </w:rPr>
      </w:pPr>
      <w:r w:rsidRPr="006B1B0A">
        <w:rPr>
          <w:rFonts w:ascii="Arial" w:hAnsi="Arial" w:cs="Arial"/>
          <w:sz w:val="20"/>
          <w:szCs w:val="20"/>
          <w:u w:val="single"/>
        </w:rPr>
        <w:t>Características:</w:t>
      </w:r>
    </w:p>
    <w:p w14:paraId="6F03069D" w14:textId="2A6F0723" w:rsidR="2C1DC2DC" w:rsidRPr="00124E26" w:rsidRDefault="2C1DC2DC" w:rsidP="008236B2">
      <w:pPr>
        <w:pStyle w:val="Prrafodelista"/>
        <w:numPr>
          <w:ilvl w:val="0"/>
          <w:numId w:val="4"/>
        </w:numPr>
        <w:jc w:val="both"/>
        <w:rPr>
          <w:rFonts w:ascii="Arial" w:eastAsia="Arial" w:hAnsi="Arial" w:cs="Arial"/>
          <w:color w:val="000000" w:themeColor="text1"/>
          <w:sz w:val="20"/>
          <w:szCs w:val="20"/>
        </w:rPr>
      </w:pPr>
      <w:r w:rsidRPr="796B69C8">
        <w:rPr>
          <w:rFonts w:ascii="Arial" w:eastAsia="Arial" w:hAnsi="Arial" w:cs="Arial"/>
          <w:color w:val="000000" w:themeColor="text1"/>
          <w:sz w:val="20"/>
          <w:szCs w:val="20"/>
        </w:rPr>
        <w:t>Voltaje de Alimentación: 5Vdc</w:t>
      </w:r>
      <w:r w:rsidR="00F7289B">
        <w:rPr>
          <w:rFonts w:ascii="Arial" w:eastAsia="Arial" w:hAnsi="Arial" w:cs="Arial"/>
          <w:color w:val="000000" w:themeColor="text1"/>
          <w:sz w:val="20"/>
          <w:szCs w:val="20"/>
        </w:rPr>
        <w:t>.</w:t>
      </w:r>
    </w:p>
    <w:p w14:paraId="34BDF164" w14:textId="3E505238" w:rsidR="2C1DC2DC" w:rsidRDefault="2C1DC2DC" w:rsidP="008236B2">
      <w:pPr>
        <w:pStyle w:val="Prrafodelista"/>
        <w:numPr>
          <w:ilvl w:val="0"/>
          <w:numId w:val="4"/>
        </w:numPr>
        <w:jc w:val="both"/>
        <w:rPr>
          <w:rFonts w:ascii="Arial" w:eastAsia="Arial" w:hAnsi="Arial" w:cs="Arial"/>
          <w:color w:val="000000" w:themeColor="text1"/>
          <w:sz w:val="20"/>
          <w:szCs w:val="20"/>
        </w:rPr>
      </w:pPr>
      <w:r w:rsidRPr="796B69C8">
        <w:rPr>
          <w:rFonts w:ascii="Arial" w:eastAsia="Arial" w:hAnsi="Arial" w:cs="Arial"/>
          <w:color w:val="000000" w:themeColor="text1"/>
          <w:sz w:val="20"/>
          <w:szCs w:val="20"/>
        </w:rPr>
        <w:t>Formato de Display: 20 caracteres x 4 líneas</w:t>
      </w:r>
      <w:r w:rsidR="00F7289B">
        <w:rPr>
          <w:rFonts w:ascii="Arial" w:eastAsia="Arial" w:hAnsi="Arial" w:cs="Arial"/>
          <w:color w:val="000000" w:themeColor="text1"/>
          <w:sz w:val="20"/>
          <w:szCs w:val="20"/>
        </w:rPr>
        <w:t>.</w:t>
      </w:r>
    </w:p>
    <w:p w14:paraId="52AB4F55" w14:textId="4B4F5A84" w:rsidR="2C1DC2DC" w:rsidRDefault="2C1DC2DC" w:rsidP="008236B2">
      <w:pPr>
        <w:pStyle w:val="Prrafodelista"/>
        <w:numPr>
          <w:ilvl w:val="0"/>
          <w:numId w:val="4"/>
        </w:numPr>
        <w:jc w:val="both"/>
        <w:rPr>
          <w:rFonts w:ascii="Arial" w:eastAsia="Arial" w:hAnsi="Arial" w:cs="Arial"/>
          <w:color w:val="000000" w:themeColor="text1"/>
          <w:sz w:val="20"/>
          <w:szCs w:val="20"/>
        </w:rPr>
      </w:pPr>
      <w:r w:rsidRPr="796B69C8">
        <w:rPr>
          <w:rFonts w:ascii="Arial" w:eastAsia="Arial" w:hAnsi="Arial" w:cs="Arial"/>
          <w:color w:val="000000" w:themeColor="text1"/>
          <w:sz w:val="20"/>
          <w:szCs w:val="20"/>
        </w:rPr>
        <w:t>Color: texto blanco, fondo azul</w:t>
      </w:r>
      <w:r w:rsidR="00F7289B">
        <w:rPr>
          <w:rFonts w:ascii="Arial" w:eastAsia="Arial" w:hAnsi="Arial" w:cs="Arial"/>
          <w:color w:val="000000" w:themeColor="text1"/>
          <w:sz w:val="20"/>
          <w:szCs w:val="20"/>
        </w:rPr>
        <w:t>.</w:t>
      </w:r>
    </w:p>
    <w:p w14:paraId="0E6304D2" w14:textId="5E3250B7" w:rsidR="00240E0A" w:rsidRPr="00DB7268" w:rsidRDefault="2C1DC2DC" w:rsidP="008236B2">
      <w:pPr>
        <w:pStyle w:val="Prrafodelista"/>
        <w:numPr>
          <w:ilvl w:val="0"/>
          <w:numId w:val="4"/>
        </w:numPr>
        <w:jc w:val="both"/>
        <w:rPr>
          <w:color w:val="000000" w:themeColor="text1"/>
        </w:rPr>
      </w:pPr>
      <w:r w:rsidRPr="00DB7268">
        <w:rPr>
          <w:rFonts w:ascii="Arial" w:eastAsia="Arial" w:hAnsi="Arial" w:cs="Arial"/>
          <w:color w:val="000000" w:themeColor="text1"/>
          <w:sz w:val="20"/>
          <w:szCs w:val="20"/>
        </w:rPr>
        <w:t>Dimensiones: 9.8 x 6 x 1.2m</w:t>
      </w:r>
      <w:r w:rsidRPr="00DB7268">
        <w:rPr>
          <w:rFonts w:ascii="Arial" w:eastAsia="Arial" w:hAnsi="Arial" w:cs="Arial"/>
          <w:color w:val="000000" w:themeColor="text1"/>
          <w:sz w:val="21"/>
        </w:rPr>
        <w:t>m</w:t>
      </w:r>
      <w:r w:rsidR="00F7289B">
        <w:rPr>
          <w:rFonts w:ascii="Arial" w:eastAsia="Arial" w:hAnsi="Arial" w:cs="Arial"/>
          <w:color w:val="000000" w:themeColor="text1"/>
          <w:sz w:val="21"/>
        </w:rPr>
        <w:t>.</w:t>
      </w:r>
    </w:p>
    <w:p w14:paraId="3798E148" w14:textId="77777777" w:rsidR="005C167E" w:rsidRDefault="005C167E" w:rsidP="796B69C8">
      <w:pPr>
        <w:jc w:val="both"/>
        <w:rPr>
          <w:color w:val="000000" w:themeColor="text1"/>
        </w:rPr>
      </w:pPr>
    </w:p>
    <w:p w14:paraId="5854D17D" w14:textId="00718690" w:rsidR="005C167E" w:rsidRDefault="00240E0A" w:rsidP="796B69C8">
      <w:pPr>
        <w:jc w:val="both"/>
        <w:rPr>
          <w:rFonts w:ascii="Arial" w:hAnsi="Arial" w:cs="Arial"/>
          <w:color w:val="000000" w:themeColor="text1"/>
          <w:sz w:val="20"/>
          <w:szCs w:val="20"/>
        </w:rPr>
      </w:pPr>
      <w:r>
        <w:rPr>
          <w:rFonts w:ascii="Arial" w:hAnsi="Arial" w:cs="Arial"/>
          <w:b/>
          <w:bCs/>
          <w:color w:val="000000" w:themeColor="text1"/>
          <w:sz w:val="20"/>
          <w:szCs w:val="20"/>
        </w:rPr>
        <w:t>M</w:t>
      </w:r>
      <w:r w:rsidR="005C167E" w:rsidRPr="00240E0A">
        <w:rPr>
          <w:rFonts w:ascii="Arial" w:hAnsi="Arial" w:cs="Arial"/>
          <w:b/>
          <w:bCs/>
          <w:color w:val="000000" w:themeColor="text1"/>
          <w:sz w:val="20"/>
          <w:szCs w:val="20"/>
        </w:rPr>
        <w:t xml:space="preserve">odulo </w:t>
      </w:r>
      <w:r w:rsidR="0016573D" w:rsidRPr="00240E0A">
        <w:rPr>
          <w:rFonts w:ascii="Arial" w:hAnsi="Arial" w:cs="Arial"/>
          <w:b/>
          <w:bCs/>
          <w:color w:val="000000" w:themeColor="text1"/>
          <w:sz w:val="20"/>
          <w:szCs w:val="20"/>
        </w:rPr>
        <w:t>relé</w:t>
      </w:r>
      <w:r w:rsidR="005C167E" w:rsidRPr="00240E0A">
        <w:rPr>
          <w:rFonts w:ascii="Arial" w:hAnsi="Arial" w:cs="Arial"/>
          <w:color w:val="000000" w:themeColor="text1"/>
          <w:sz w:val="20"/>
          <w:szCs w:val="20"/>
        </w:rPr>
        <w:t xml:space="preserve">: </w:t>
      </w:r>
      <w:r>
        <w:rPr>
          <w:rFonts w:ascii="Arial" w:hAnsi="Arial" w:cs="Arial"/>
          <w:color w:val="000000" w:themeColor="text1"/>
          <w:sz w:val="20"/>
          <w:szCs w:val="20"/>
        </w:rPr>
        <w:t>para la conmutación de los condensadores</w:t>
      </w:r>
      <w:r w:rsidR="00F7289B">
        <w:rPr>
          <w:rFonts w:ascii="Arial" w:hAnsi="Arial" w:cs="Arial"/>
          <w:color w:val="000000" w:themeColor="text1"/>
          <w:sz w:val="20"/>
          <w:szCs w:val="20"/>
        </w:rPr>
        <w:t>.</w:t>
      </w:r>
    </w:p>
    <w:p w14:paraId="7E0100F4" w14:textId="77777777" w:rsidR="00240E0A" w:rsidRPr="00240E0A" w:rsidRDefault="00240E0A" w:rsidP="796B69C8">
      <w:pPr>
        <w:jc w:val="both"/>
        <w:rPr>
          <w:rFonts w:ascii="Arial" w:hAnsi="Arial" w:cs="Arial"/>
          <w:color w:val="000000" w:themeColor="text1"/>
          <w:sz w:val="20"/>
          <w:szCs w:val="20"/>
        </w:rPr>
      </w:pPr>
    </w:p>
    <w:p w14:paraId="174C1D21" w14:textId="77777777" w:rsidR="002E50E8" w:rsidRDefault="00B64A8A" w:rsidP="002E50E8">
      <w:pPr>
        <w:keepNext/>
        <w:jc w:val="center"/>
      </w:pPr>
      <w:r>
        <w:rPr>
          <w:noProof/>
        </w:rPr>
        <w:drawing>
          <wp:inline distT="0" distB="0" distL="0" distR="0" wp14:anchorId="52972B10" wp14:editId="30217481">
            <wp:extent cx="1726387" cy="1726387"/>
            <wp:effectExtent l="76200" t="76200" r="140970" b="140970"/>
            <wp:docPr id="646131206" name="Imagen 646131206"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31206" name="Imagen 1" descr="Un circuito electrónico&#10;&#10;Descripción generada automáticamente con confianza medi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1794" cy="17317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6BDFF1" w14:textId="257E1B86" w:rsidR="002E50E8" w:rsidRDefault="002E50E8" w:rsidP="002E50E8">
      <w:pPr>
        <w:pStyle w:val="Descripcin"/>
        <w:jc w:val="center"/>
      </w:pPr>
      <w:bookmarkStart w:id="70" w:name="_Toc145016138"/>
      <w:bookmarkStart w:id="71" w:name="_Toc145017602"/>
      <w:r>
        <w:t xml:space="preserve">Ilustración </w:t>
      </w:r>
      <w:r>
        <w:fldChar w:fldCharType="begin"/>
      </w:r>
      <w:r>
        <w:instrText xml:space="preserve"> SEQ Ilustración \* ARABIC </w:instrText>
      </w:r>
      <w:r>
        <w:fldChar w:fldCharType="separate"/>
      </w:r>
      <w:r w:rsidR="009045ED">
        <w:rPr>
          <w:noProof/>
        </w:rPr>
        <w:t>11</w:t>
      </w:r>
      <w:r>
        <w:fldChar w:fldCharType="end"/>
      </w:r>
      <w:r>
        <w:t xml:space="preserve"> Modulo relé</w:t>
      </w:r>
      <w:bookmarkEnd w:id="70"/>
      <w:r w:rsidR="00120992">
        <w:t>.</w:t>
      </w:r>
      <w:bookmarkEnd w:id="71"/>
    </w:p>
    <w:p w14:paraId="695673E4" w14:textId="712899C3" w:rsidR="00240E0A" w:rsidRDefault="002E50E8" w:rsidP="002E50E8">
      <w:pPr>
        <w:pStyle w:val="Descripcin"/>
        <w:jc w:val="center"/>
      </w:pPr>
      <w:r>
        <w:t xml:space="preserve"> Fuente: Altronics</w:t>
      </w:r>
      <w:r w:rsidR="00120992">
        <w:t>.</w:t>
      </w:r>
    </w:p>
    <w:p w14:paraId="385B4D1A" w14:textId="77777777" w:rsidR="00246A46" w:rsidRPr="009735CA" w:rsidRDefault="00246A46" w:rsidP="009735CA"/>
    <w:p w14:paraId="0DD23265" w14:textId="77777777" w:rsidR="00447F14" w:rsidRDefault="00246A46" w:rsidP="008236B2">
      <w:pPr>
        <w:pStyle w:val="Prrafodelista"/>
        <w:numPr>
          <w:ilvl w:val="0"/>
          <w:numId w:val="9"/>
        </w:numPr>
        <w:rPr>
          <w:rFonts w:ascii="Arial" w:eastAsia="Arial" w:hAnsi="Arial" w:cs="Arial"/>
          <w:sz w:val="20"/>
          <w:szCs w:val="18"/>
        </w:rPr>
      </w:pPr>
      <w:r w:rsidRPr="000F13BA">
        <w:rPr>
          <w:rFonts w:ascii="Arial" w:eastAsia="Arial" w:hAnsi="Arial" w:cs="Arial"/>
          <w:sz w:val="20"/>
          <w:szCs w:val="18"/>
        </w:rPr>
        <w:t>Canal de salida: 8</w:t>
      </w:r>
      <w:r w:rsidR="00267A33" w:rsidRPr="000F13BA">
        <w:rPr>
          <w:rFonts w:ascii="Arial" w:eastAsia="Arial" w:hAnsi="Arial" w:cs="Arial"/>
          <w:sz w:val="20"/>
          <w:szCs w:val="18"/>
        </w:rPr>
        <w:t>.</w:t>
      </w:r>
      <w:r w:rsidR="00447F14" w:rsidRPr="000F13BA">
        <w:rPr>
          <w:rFonts w:ascii="Arial" w:eastAsia="Arial" w:hAnsi="Arial" w:cs="Arial"/>
          <w:sz w:val="20"/>
          <w:szCs w:val="18"/>
        </w:rPr>
        <w:t xml:space="preserve"> </w:t>
      </w:r>
    </w:p>
    <w:p w14:paraId="13F72EE6" w14:textId="7A4395AE" w:rsidR="00C91B91" w:rsidRPr="000F13BA" w:rsidRDefault="00246A46" w:rsidP="008236B2">
      <w:pPr>
        <w:pStyle w:val="Prrafodelista"/>
        <w:numPr>
          <w:ilvl w:val="0"/>
          <w:numId w:val="9"/>
        </w:numPr>
        <w:rPr>
          <w:rFonts w:ascii="Arial" w:eastAsia="Arial" w:hAnsi="Arial" w:cs="Arial"/>
          <w:sz w:val="20"/>
          <w:szCs w:val="18"/>
        </w:rPr>
      </w:pPr>
      <w:r w:rsidRPr="000F13BA">
        <w:rPr>
          <w:rFonts w:ascii="Arial" w:eastAsia="Arial" w:hAnsi="Arial" w:cs="Arial"/>
          <w:sz w:val="20"/>
          <w:szCs w:val="18"/>
        </w:rPr>
        <w:t>Tensión de carga:125VAC/250VAC</w:t>
      </w:r>
      <w:r w:rsidR="005D6548" w:rsidRPr="000F13BA">
        <w:rPr>
          <w:rFonts w:ascii="Arial" w:eastAsia="Arial" w:hAnsi="Arial" w:cs="Arial"/>
          <w:sz w:val="20"/>
          <w:szCs w:val="18"/>
        </w:rPr>
        <w:t xml:space="preserve">, </w:t>
      </w:r>
      <w:r w:rsidRPr="000F13BA">
        <w:rPr>
          <w:rFonts w:ascii="Arial" w:eastAsia="Arial" w:hAnsi="Arial" w:cs="Arial"/>
          <w:sz w:val="20"/>
          <w:szCs w:val="18"/>
        </w:rPr>
        <w:t>28VDC/30VDC</w:t>
      </w:r>
      <w:r w:rsidR="005D6548" w:rsidRPr="000F13BA">
        <w:rPr>
          <w:rFonts w:ascii="Arial" w:eastAsia="Arial" w:hAnsi="Arial" w:cs="Arial"/>
          <w:sz w:val="20"/>
          <w:szCs w:val="18"/>
        </w:rPr>
        <w:t>.</w:t>
      </w:r>
    </w:p>
    <w:p w14:paraId="09724C91" w14:textId="77777777" w:rsidR="00526538" w:rsidRPr="000F13BA" w:rsidRDefault="00246A46" w:rsidP="008236B2">
      <w:pPr>
        <w:pStyle w:val="Prrafodelista"/>
        <w:numPr>
          <w:ilvl w:val="0"/>
          <w:numId w:val="9"/>
        </w:numPr>
        <w:rPr>
          <w:rFonts w:ascii="Arial" w:eastAsia="Arial" w:hAnsi="Arial" w:cs="Arial"/>
          <w:sz w:val="20"/>
          <w:szCs w:val="18"/>
        </w:rPr>
      </w:pPr>
      <w:r w:rsidRPr="000F13BA">
        <w:rPr>
          <w:rFonts w:ascii="Arial" w:eastAsia="Arial" w:hAnsi="Arial" w:cs="Arial"/>
          <w:sz w:val="20"/>
          <w:szCs w:val="18"/>
        </w:rPr>
        <w:t>Corriente de operación: 10</w:t>
      </w:r>
      <w:r w:rsidR="00421276" w:rsidRPr="000F13BA">
        <w:rPr>
          <w:rFonts w:ascii="Arial" w:eastAsia="Arial" w:hAnsi="Arial" w:cs="Arial"/>
          <w:sz w:val="20"/>
          <w:szCs w:val="18"/>
        </w:rPr>
        <w:t>A.</w:t>
      </w:r>
    </w:p>
    <w:p w14:paraId="073E4799" w14:textId="77777777" w:rsidR="0038043B" w:rsidRPr="000F13BA" w:rsidRDefault="00246A46" w:rsidP="008236B2">
      <w:pPr>
        <w:pStyle w:val="Prrafodelista"/>
        <w:numPr>
          <w:ilvl w:val="0"/>
          <w:numId w:val="9"/>
        </w:numPr>
        <w:rPr>
          <w:rFonts w:ascii="Arial" w:eastAsia="Arial" w:hAnsi="Arial" w:cs="Arial"/>
          <w:sz w:val="20"/>
          <w:szCs w:val="18"/>
        </w:rPr>
      </w:pPr>
      <w:r w:rsidRPr="000F13BA">
        <w:rPr>
          <w:rFonts w:ascii="Arial" w:eastAsia="Arial" w:hAnsi="Arial" w:cs="Arial"/>
          <w:sz w:val="20"/>
          <w:szCs w:val="18"/>
        </w:rPr>
        <w:t>Voltaje de la bobina (relé): 5V</w:t>
      </w:r>
      <w:r w:rsidR="00421276" w:rsidRPr="000F13BA">
        <w:rPr>
          <w:rFonts w:ascii="Arial" w:eastAsia="Arial" w:hAnsi="Arial" w:cs="Arial"/>
          <w:sz w:val="20"/>
          <w:szCs w:val="18"/>
        </w:rPr>
        <w:t>.</w:t>
      </w:r>
    </w:p>
    <w:p w14:paraId="46440B7E" w14:textId="77777777" w:rsidR="0038043B" w:rsidRPr="000F13BA" w:rsidRDefault="00246A46" w:rsidP="008236B2">
      <w:pPr>
        <w:pStyle w:val="Prrafodelista"/>
        <w:numPr>
          <w:ilvl w:val="0"/>
          <w:numId w:val="9"/>
        </w:numPr>
        <w:rPr>
          <w:rFonts w:ascii="Arial" w:eastAsia="Arial" w:hAnsi="Arial" w:cs="Arial"/>
          <w:sz w:val="20"/>
          <w:szCs w:val="18"/>
        </w:rPr>
      </w:pPr>
      <w:r w:rsidRPr="000F13BA">
        <w:rPr>
          <w:rFonts w:ascii="Arial" w:eastAsia="Arial" w:hAnsi="Arial" w:cs="Arial"/>
          <w:sz w:val="20"/>
          <w:szCs w:val="18"/>
        </w:rPr>
        <w:t>Modo de disparo: Alto nivel de disparo</w:t>
      </w:r>
      <w:r w:rsidR="00421276" w:rsidRPr="000F13BA">
        <w:rPr>
          <w:rFonts w:ascii="Arial" w:eastAsia="Arial" w:hAnsi="Arial" w:cs="Arial"/>
          <w:sz w:val="20"/>
          <w:szCs w:val="18"/>
        </w:rPr>
        <w:t>.</w:t>
      </w:r>
    </w:p>
    <w:p w14:paraId="146EC415" w14:textId="64DB25BF" w:rsidR="00526538" w:rsidRPr="000F13BA" w:rsidRDefault="00246A46" w:rsidP="008236B2">
      <w:pPr>
        <w:pStyle w:val="Prrafodelista"/>
        <w:numPr>
          <w:ilvl w:val="0"/>
          <w:numId w:val="9"/>
        </w:numPr>
        <w:rPr>
          <w:rFonts w:ascii="Arial" w:eastAsia="Arial" w:hAnsi="Arial" w:cs="Arial"/>
          <w:sz w:val="20"/>
          <w:szCs w:val="18"/>
        </w:rPr>
      </w:pPr>
      <w:r w:rsidRPr="000F13BA">
        <w:rPr>
          <w:rFonts w:ascii="Arial" w:eastAsia="Arial" w:hAnsi="Arial" w:cs="Arial"/>
          <w:sz w:val="20"/>
          <w:szCs w:val="18"/>
        </w:rPr>
        <w:t>Diodo de protección: En cada bobina</w:t>
      </w:r>
      <w:r w:rsidR="00421276" w:rsidRPr="000F13BA">
        <w:rPr>
          <w:rFonts w:ascii="Arial" w:eastAsia="Arial" w:hAnsi="Arial" w:cs="Arial"/>
          <w:sz w:val="20"/>
          <w:szCs w:val="18"/>
        </w:rPr>
        <w:t>.</w:t>
      </w:r>
    </w:p>
    <w:p w14:paraId="7CE28BDA" w14:textId="30F18845" w:rsidR="00240E0A" w:rsidRPr="00B140C4" w:rsidRDefault="00246A46" w:rsidP="008236B2">
      <w:pPr>
        <w:pStyle w:val="Prrafodelista"/>
        <w:numPr>
          <w:ilvl w:val="0"/>
          <w:numId w:val="9"/>
        </w:numPr>
        <w:spacing w:after="150" w:line="256" w:lineRule="auto"/>
        <w:jc w:val="both"/>
        <w:rPr>
          <w:rFonts w:asciiTheme="minorHAnsi" w:hAnsiTheme="minorHAnsi" w:cstheme="minorBidi"/>
          <w:color w:val="auto"/>
          <w:szCs w:val="24"/>
          <w:lang w:bidi="ar-SA"/>
        </w:rPr>
      </w:pPr>
      <w:r w:rsidRPr="00DB7268">
        <w:rPr>
          <w:rFonts w:ascii="Arial" w:eastAsia="Arial" w:hAnsi="Arial" w:cs="Arial"/>
          <w:sz w:val="20"/>
          <w:szCs w:val="18"/>
        </w:rPr>
        <w:t>Consumo de corriente (bobina): 20mA</w:t>
      </w:r>
      <w:r w:rsidR="00421276" w:rsidRPr="00DB7268">
        <w:rPr>
          <w:rFonts w:ascii="Arial" w:eastAsia="Arial" w:hAnsi="Arial" w:cs="Arial"/>
          <w:sz w:val="20"/>
          <w:szCs w:val="18"/>
        </w:rPr>
        <w:t>.</w:t>
      </w:r>
      <w:r w:rsidRPr="00DB7268">
        <w:rPr>
          <w:rFonts w:ascii="Arial" w:eastAsia="Arial" w:hAnsi="Arial" w:cs="Arial"/>
          <w:sz w:val="20"/>
          <w:szCs w:val="18"/>
        </w:rPr>
        <w:t>Tamaño: 13.9cm x 5.7cm x 1.9cm</w:t>
      </w:r>
      <w:r w:rsidR="00421276" w:rsidRPr="00DB7268">
        <w:rPr>
          <w:rFonts w:ascii="Arial" w:eastAsia="Arial" w:hAnsi="Arial" w:cs="Arial"/>
          <w:sz w:val="20"/>
          <w:szCs w:val="18"/>
        </w:rPr>
        <w:t>.</w:t>
      </w:r>
    </w:p>
    <w:p w14:paraId="0EED42DF" w14:textId="77777777" w:rsidR="00B140C4" w:rsidRPr="00DB7268" w:rsidRDefault="00B140C4" w:rsidP="00B140C4">
      <w:pPr>
        <w:pStyle w:val="Prrafodelista"/>
        <w:spacing w:after="150" w:line="256" w:lineRule="auto"/>
        <w:jc w:val="both"/>
        <w:rPr>
          <w:rFonts w:asciiTheme="minorHAnsi" w:hAnsiTheme="minorHAnsi" w:cstheme="minorBidi"/>
          <w:color w:val="auto"/>
          <w:szCs w:val="24"/>
          <w:lang w:bidi="ar-SA"/>
        </w:rPr>
      </w:pPr>
    </w:p>
    <w:p w14:paraId="21DF4973" w14:textId="21E15DE6" w:rsidR="003947D0" w:rsidRDefault="003947D0" w:rsidP="004E542D">
      <w:pPr>
        <w:pStyle w:val="Estilo2"/>
      </w:pPr>
      <w:bookmarkStart w:id="72" w:name="_Toc154578519"/>
      <w:r>
        <w:lastRenderedPageBreak/>
        <w:t>Normativa</w:t>
      </w:r>
      <w:r w:rsidR="0039602C">
        <w:t>s</w:t>
      </w:r>
      <w:r>
        <w:t xml:space="preserve"> en chile:</w:t>
      </w:r>
      <w:bookmarkEnd w:id="72"/>
    </w:p>
    <w:p w14:paraId="0E11723C" w14:textId="77777777" w:rsidR="003947D0" w:rsidRDefault="003947D0" w:rsidP="003947D0">
      <w:pPr>
        <w:rPr>
          <w:rFonts w:ascii="Arial" w:hAnsi="Arial" w:cs="Arial"/>
          <w:sz w:val="20"/>
          <w:szCs w:val="20"/>
        </w:rPr>
      </w:pPr>
    </w:p>
    <w:p w14:paraId="4E5816C7" w14:textId="77777777" w:rsidR="003947D0" w:rsidRDefault="003947D0" w:rsidP="00C61A0E">
      <w:pPr>
        <w:jc w:val="both"/>
        <w:rPr>
          <w:rFonts w:ascii="Arial" w:hAnsi="Arial" w:cs="Arial"/>
          <w:sz w:val="20"/>
          <w:szCs w:val="20"/>
        </w:rPr>
      </w:pPr>
      <w:r>
        <w:rPr>
          <w:rFonts w:ascii="Arial" w:hAnsi="Arial" w:cs="Arial"/>
          <w:sz w:val="20"/>
          <w:szCs w:val="20"/>
        </w:rPr>
        <w:t>Según el artículo 13190 publicado el 30 septiembre de la Superintendencia de electricidad y combustibles (SEC) :</w:t>
      </w:r>
    </w:p>
    <w:p w14:paraId="246EA5DD" w14:textId="77777777" w:rsidR="003947D0" w:rsidRDefault="003947D0" w:rsidP="00C61A0E">
      <w:pPr>
        <w:jc w:val="both"/>
        <w:rPr>
          <w:rFonts w:ascii="Arial" w:hAnsi="Arial" w:cs="Arial"/>
          <w:sz w:val="20"/>
          <w:szCs w:val="20"/>
        </w:rPr>
      </w:pPr>
    </w:p>
    <w:p w14:paraId="43DDD365" w14:textId="77777777" w:rsidR="003947D0" w:rsidRDefault="003947D0" w:rsidP="00C61A0E">
      <w:pPr>
        <w:jc w:val="both"/>
        <w:rPr>
          <w:rFonts w:ascii="Arial" w:hAnsi="Arial" w:cs="Arial"/>
          <w:sz w:val="20"/>
          <w:szCs w:val="20"/>
        </w:rPr>
      </w:pPr>
    </w:p>
    <w:p w14:paraId="3003A7CD" w14:textId="77777777" w:rsidR="003947D0" w:rsidRDefault="003947D0" w:rsidP="00C61A0E">
      <w:pPr>
        <w:jc w:val="both"/>
        <w:rPr>
          <w:rFonts w:ascii="Arial" w:hAnsi="Arial" w:cs="Arial"/>
          <w:sz w:val="20"/>
          <w:szCs w:val="20"/>
        </w:rPr>
      </w:pPr>
      <w:r>
        <w:rPr>
          <w:rFonts w:ascii="Arial" w:hAnsi="Arial" w:cs="Arial"/>
          <w:sz w:val="20"/>
          <w:szCs w:val="20"/>
        </w:rPr>
        <w:t>“La ley N° 20.571 introdujo diversas modificaciones a la ley general de servicios Eléctricos, con el objeto de regular el pago de las tarifas eléctricas de las generadoras residenciales, regulando la generación de energía eléctrica para autoconsumo y permitiendo la inyección remunerada de los excedentes que se produjeren.</w:t>
      </w:r>
    </w:p>
    <w:p w14:paraId="174942B6" w14:textId="77777777" w:rsidR="003947D0" w:rsidRDefault="003947D0" w:rsidP="00C61A0E">
      <w:pPr>
        <w:jc w:val="both"/>
        <w:rPr>
          <w:rFonts w:ascii="Arial" w:hAnsi="Arial" w:cs="Arial"/>
          <w:sz w:val="20"/>
          <w:szCs w:val="20"/>
        </w:rPr>
      </w:pPr>
    </w:p>
    <w:p w14:paraId="7090EE6C" w14:textId="77777777" w:rsidR="003947D0" w:rsidRDefault="003947D0" w:rsidP="00C61A0E">
      <w:pPr>
        <w:jc w:val="both"/>
        <w:rPr>
          <w:rFonts w:ascii="Arial" w:hAnsi="Arial" w:cs="Arial"/>
          <w:sz w:val="20"/>
          <w:szCs w:val="20"/>
        </w:rPr>
      </w:pPr>
      <w:r>
        <w:rPr>
          <w:rFonts w:ascii="Arial" w:hAnsi="Arial" w:cs="Arial"/>
          <w:sz w:val="20"/>
          <w:szCs w:val="20"/>
        </w:rPr>
        <w:t xml:space="preserve">En el ejercicio de esta Ley, a esta Superintendencia han ingresado preguntas en relación a la aplicación del cargo por factor de potencia medio mensual señalado en el numeral 5.2 del Decreto de ANT. 2), para instalaciones que poseen equipamientos de generación. Dicho numeral indica lo siguiente: </w:t>
      </w:r>
      <w:r w:rsidRPr="0033614A">
        <w:rPr>
          <w:rFonts w:ascii="Arial" w:hAnsi="Arial" w:cs="Arial"/>
          <w:i/>
          <w:iCs/>
          <w:sz w:val="20"/>
          <w:szCs w:val="20"/>
        </w:rPr>
        <w:t>La facturación por consumos efectuados en instalaciones cuyo factor de potencia medio mensual sea inferior a 0.93 se cargará en un 1% por cada 0.01 en</w:t>
      </w:r>
      <w:r>
        <w:rPr>
          <w:rFonts w:ascii="Arial" w:hAnsi="Arial" w:cs="Arial"/>
          <w:i/>
          <w:iCs/>
          <w:sz w:val="20"/>
          <w:szCs w:val="20"/>
        </w:rPr>
        <w:t xml:space="preserve"> </w:t>
      </w:r>
      <w:r w:rsidRPr="0033614A">
        <w:rPr>
          <w:rFonts w:ascii="Arial" w:hAnsi="Arial" w:cs="Arial"/>
          <w:i/>
          <w:iCs/>
          <w:sz w:val="20"/>
          <w:szCs w:val="20"/>
        </w:rPr>
        <w:t>que dicho factor baje de 0.93</w:t>
      </w:r>
      <w:r>
        <w:rPr>
          <w:rFonts w:ascii="Arial" w:hAnsi="Arial" w:cs="Arial"/>
          <w:sz w:val="20"/>
          <w:szCs w:val="20"/>
        </w:rPr>
        <w:t>.”</w:t>
      </w:r>
    </w:p>
    <w:p w14:paraId="031788D1" w14:textId="349784E3" w:rsidR="003947D0" w:rsidRDefault="00AF0335" w:rsidP="00C61A0E">
      <w:pPr>
        <w:ind w:firstLine="720"/>
        <w:jc w:val="both"/>
        <w:rPr>
          <w:rFonts w:ascii="Arial" w:hAnsi="Arial" w:cs="Arial"/>
          <w:sz w:val="20"/>
          <w:szCs w:val="20"/>
        </w:rPr>
      </w:pPr>
      <w:sdt>
        <w:sdtPr>
          <w:rPr>
            <w:rFonts w:ascii="Arial" w:hAnsi="Arial" w:cs="Arial"/>
            <w:sz w:val="20"/>
            <w:szCs w:val="20"/>
          </w:rPr>
          <w:id w:val="-1729377285"/>
          <w:citation/>
        </w:sdtPr>
        <w:sdtEndPr/>
        <w:sdtContent>
          <w:r w:rsidR="003947D0">
            <w:rPr>
              <w:rFonts w:ascii="Arial" w:hAnsi="Arial" w:cs="Arial"/>
              <w:sz w:val="20"/>
              <w:szCs w:val="20"/>
            </w:rPr>
            <w:fldChar w:fldCharType="begin"/>
          </w:r>
          <w:r w:rsidR="003947D0">
            <w:rPr>
              <w:rFonts w:ascii="Arial" w:hAnsi="Arial" w:cs="Arial"/>
              <w:sz w:val="20"/>
              <w:szCs w:val="20"/>
              <w:lang w:val="es-MX"/>
            </w:rPr>
            <w:instrText xml:space="preserve"> CITATION SEC16 \l 2058 </w:instrText>
          </w:r>
          <w:r w:rsidR="003947D0">
            <w:rPr>
              <w:rFonts w:ascii="Arial" w:hAnsi="Arial" w:cs="Arial"/>
              <w:sz w:val="20"/>
              <w:szCs w:val="20"/>
            </w:rPr>
            <w:fldChar w:fldCharType="separate"/>
          </w:r>
          <w:r w:rsidR="003A56E2" w:rsidRPr="003A56E2">
            <w:rPr>
              <w:rFonts w:ascii="Arial" w:hAnsi="Arial" w:cs="Arial"/>
              <w:noProof/>
              <w:sz w:val="20"/>
              <w:szCs w:val="20"/>
              <w:lang w:val="es-MX"/>
            </w:rPr>
            <w:t>((SEC), 30 de septiembre 2016)</w:t>
          </w:r>
          <w:r w:rsidR="003947D0">
            <w:rPr>
              <w:rFonts w:ascii="Arial" w:hAnsi="Arial" w:cs="Arial"/>
              <w:sz w:val="20"/>
              <w:szCs w:val="20"/>
            </w:rPr>
            <w:fldChar w:fldCharType="end"/>
          </w:r>
        </w:sdtContent>
      </w:sdt>
      <w:r w:rsidR="0037324F">
        <w:rPr>
          <w:rFonts w:ascii="Arial" w:hAnsi="Arial" w:cs="Arial"/>
          <w:sz w:val="20"/>
          <w:szCs w:val="20"/>
        </w:rPr>
        <w:t>.</w:t>
      </w:r>
    </w:p>
    <w:p w14:paraId="07214C52" w14:textId="77777777" w:rsidR="002757A2" w:rsidRDefault="002757A2" w:rsidP="00C61A0E">
      <w:pPr>
        <w:pStyle w:val="Prrafodelista"/>
        <w:spacing w:line="256" w:lineRule="auto"/>
        <w:jc w:val="both"/>
        <w:rPr>
          <w:rFonts w:asciiTheme="minorHAnsi" w:hAnsiTheme="minorHAnsi" w:cstheme="minorBidi"/>
          <w:color w:val="auto"/>
          <w:szCs w:val="24"/>
          <w:lang w:bidi="ar-SA"/>
        </w:rPr>
      </w:pPr>
    </w:p>
    <w:p w14:paraId="472EA584" w14:textId="74609190" w:rsidR="002757A2" w:rsidRPr="00C61A0E" w:rsidRDefault="00DD0F8F" w:rsidP="00C61A0E">
      <w:pPr>
        <w:spacing w:line="256" w:lineRule="auto"/>
        <w:jc w:val="both"/>
        <w:rPr>
          <w:rFonts w:ascii="Arial" w:hAnsi="Arial" w:cs="Arial"/>
          <w:color w:val="auto"/>
          <w:sz w:val="20"/>
          <w:szCs w:val="20"/>
          <w:lang w:bidi="ar-SA"/>
        </w:rPr>
      </w:pPr>
      <w:r w:rsidRPr="00C61A0E">
        <w:rPr>
          <w:rFonts w:ascii="Arial" w:hAnsi="Arial" w:cs="Arial"/>
          <w:color w:val="auto"/>
          <w:sz w:val="20"/>
          <w:szCs w:val="20"/>
          <w:lang w:bidi="ar-SA"/>
        </w:rPr>
        <w:t xml:space="preserve">“para las instalaciones eléctricas que cuenten con equipos de generación acogidos a la ley 20.571, de clientes </w:t>
      </w:r>
      <w:r w:rsidR="00750706" w:rsidRPr="00C61A0E">
        <w:rPr>
          <w:rFonts w:ascii="Arial" w:hAnsi="Arial" w:cs="Arial"/>
          <w:color w:val="auto"/>
          <w:sz w:val="20"/>
          <w:szCs w:val="20"/>
          <w:lang w:bidi="ar-SA"/>
        </w:rPr>
        <w:t>monofásicos</w:t>
      </w:r>
      <w:r w:rsidRPr="00C61A0E">
        <w:rPr>
          <w:rFonts w:ascii="Arial" w:hAnsi="Arial" w:cs="Arial"/>
          <w:color w:val="auto"/>
          <w:sz w:val="20"/>
          <w:szCs w:val="20"/>
          <w:lang w:bidi="ar-SA"/>
        </w:rPr>
        <w:t xml:space="preserve"> y trifásicos en baja y media </w:t>
      </w:r>
      <w:r w:rsidR="00D550F5" w:rsidRPr="00C61A0E">
        <w:rPr>
          <w:rFonts w:ascii="Arial" w:hAnsi="Arial" w:cs="Arial"/>
          <w:color w:val="auto"/>
          <w:sz w:val="20"/>
          <w:szCs w:val="20"/>
          <w:lang w:bidi="ar-SA"/>
        </w:rPr>
        <w:t>tensión,</w:t>
      </w:r>
      <w:r w:rsidRPr="00C61A0E">
        <w:rPr>
          <w:rFonts w:ascii="Arial" w:hAnsi="Arial" w:cs="Arial"/>
          <w:color w:val="auto"/>
          <w:sz w:val="20"/>
          <w:szCs w:val="20"/>
          <w:lang w:bidi="ar-SA"/>
        </w:rPr>
        <w:t xml:space="preserve"> el factor de potencia medio mensual se calculara para un periodo mínimo de 7 </w:t>
      </w:r>
      <w:r w:rsidR="00750706" w:rsidRPr="00C61A0E">
        <w:rPr>
          <w:rFonts w:ascii="Arial" w:hAnsi="Arial" w:cs="Arial"/>
          <w:color w:val="auto"/>
          <w:sz w:val="20"/>
          <w:szCs w:val="20"/>
          <w:lang w:bidi="ar-SA"/>
        </w:rPr>
        <w:t>días</w:t>
      </w:r>
      <w:r w:rsidRPr="00C61A0E">
        <w:rPr>
          <w:rFonts w:ascii="Arial" w:hAnsi="Arial" w:cs="Arial"/>
          <w:color w:val="auto"/>
          <w:sz w:val="20"/>
          <w:szCs w:val="20"/>
          <w:lang w:bidi="ar-SA"/>
        </w:rPr>
        <w:t xml:space="preserve"> consecutivos </w:t>
      </w:r>
      <w:r w:rsidR="0096141D" w:rsidRPr="00C61A0E">
        <w:rPr>
          <w:rFonts w:ascii="Arial" w:hAnsi="Arial" w:cs="Arial"/>
          <w:color w:val="auto"/>
          <w:sz w:val="20"/>
          <w:szCs w:val="20"/>
          <w:lang w:bidi="ar-SA"/>
        </w:rPr>
        <w:t>de acuerdo con</w:t>
      </w:r>
      <w:r w:rsidRPr="00C61A0E">
        <w:rPr>
          <w:rFonts w:ascii="Arial" w:hAnsi="Arial" w:cs="Arial"/>
          <w:color w:val="auto"/>
          <w:sz w:val="20"/>
          <w:szCs w:val="20"/>
          <w:lang w:bidi="ar-SA"/>
        </w:rPr>
        <w:t xml:space="preserve"> la siguiente expresión:</w:t>
      </w:r>
    </w:p>
    <w:p w14:paraId="024F5E7F" w14:textId="77777777" w:rsidR="00DD0F8F" w:rsidRDefault="00DD0F8F" w:rsidP="00DD0F8F">
      <w:pPr>
        <w:spacing w:line="256" w:lineRule="auto"/>
        <w:jc w:val="both"/>
        <w:rPr>
          <w:rFonts w:asciiTheme="minorHAnsi" w:hAnsiTheme="minorHAnsi" w:cstheme="minorBidi"/>
          <w:color w:val="auto"/>
          <w:lang w:bidi="ar-SA"/>
        </w:rPr>
      </w:pPr>
    </w:p>
    <w:p w14:paraId="3751E822" w14:textId="2E905FAB" w:rsidR="00DD0F8F" w:rsidRDefault="00DD0F8F" w:rsidP="00DD0F8F">
      <w:pPr>
        <w:spacing w:line="256" w:lineRule="auto"/>
        <w:jc w:val="center"/>
        <w:rPr>
          <w:rFonts w:asciiTheme="minorHAnsi" w:hAnsiTheme="minorHAnsi" w:cstheme="minorBidi"/>
          <w:color w:val="auto"/>
          <w:lang w:bidi="ar-SA"/>
        </w:rPr>
      </w:pPr>
    </w:p>
    <w:p w14:paraId="42767191" w14:textId="7B2ACAFA" w:rsidR="003F1DBD" w:rsidRDefault="003F1DBD" w:rsidP="00DD0F8F">
      <w:pPr>
        <w:spacing w:line="256" w:lineRule="auto"/>
        <w:jc w:val="center"/>
        <w:rPr>
          <w:rFonts w:asciiTheme="minorHAnsi" w:hAnsiTheme="minorHAnsi" w:cstheme="minorBidi"/>
          <w:color w:val="auto"/>
          <w:lang w:bidi="ar-SA"/>
        </w:rPr>
      </w:pPr>
    </w:p>
    <w:p w14:paraId="269D15C7" w14:textId="54CA5219" w:rsidR="003F1DBD" w:rsidRDefault="00AF0335" w:rsidP="003F1DBD">
      <w:pPr>
        <w:spacing w:line="256" w:lineRule="auto"/>
        <w:jc w:val="both"/>
        <w:rPr>
          <w:rFonts w:asciiTheme="minorHAnsi" w:hAnsiTheme="minorHAnsi" w:cstheme="minorBidi"/>
          <w:color w:val="auto"/>
          <w:lang w:bidi="ar-SA"/>
        </w:rPr>
      </w:pPr>
      <m:oMathPara>
        <m:oMath>
          <m:sSub>
            <m:sSubPr>
              <m:ctrlPr>
                <w:rPr>
                  <w:rFonts w:ascii="Cambria Math" w:hAnsi="Cambria Math" w:cstheme="minorBidi"/>
                  <w:i/>
                  <w:color w:val="auto"/>
                  <w:lang w:bidi="ar-SA"/>
                </w:rPr>
              </m:ctrlPr>
            </m:sSubPr>
            <m:e>
              <m:r>
                <w:rPr>
                  <w:rFonts w:ascii="Cambria Math" w:hAnsi="Cambria Math" w:cstheme="minorBidi"/>
                  <w:color w:val="auto"/>
                  <w:lang w:bidi="ar-SA"/>
                </w:rPr>
                <m:t>FP</m:t>
              </m:r>
            </m:e>
            <m:sub>
              <m:r>
                <w:rPr>
                  <w:rFonts w:ascii="Cambria Math" w:hAnsi="Cambria Math" w:cstheme="minorBidi"/>
                  <w:color w:val="auto"/>
                  <w:lang w:bidi="ar-SA"/>
                </w:rPr>
                <m:t>EG</m:t>
              </m:r>
            </m:sub>
          </m:sSub>
          <m:r>
            <w:rPr>
              <w:rFonts w:ascii="Cambria Math" w:hAnsi="Cambria Math" w:cstheme="minorBidi"/>
              <w:color w:val="auto"/>
              <w:lang w:bidi="ar-SA"/>
            </w:rPr>
            <m:t>=COS{ARCTG</m:t>
          </m:r>
          <m:d>
            <m:dPr>
              <m:begChr m:val="["/>
              <m:endChr m:val="]"/>
              <m:ctrlPr>
                <w:rPr>
                  <w:rFonts w:ascii="Cambria Math" w:hAnsi="Cambria Math" w:cstheme="minorBidi"/>
                  <w:i/>
                  <w:color w:val="auto"/>
                  <w:lang w:bidi="ar-SA"/>
                </w:rPr>
              </m:ctrlPr>
            </m:dPr>
            <m:e>
              <m:f>
                <m:fPr>
                  <m:ctrlPr>
                    <w:rPr>
                      <w:rFonts w:ascii="Cambria Math" w:hAnsi="Cambria Math" w:cstheme="minorBidi"/>
                      <w:i/>
                      <w:color w:val="auto"/>
                      <w:lang w:bidi="ar-SA"/>
                    </w:rPr>
                  </m:ctrlPr>
                </m:fPr>
                <m:num>
                  <m:sSub>
                    <m:sSubPr>
                      <m:ctrlPr>
                        <w:rPr>
                          <w:rFonts w:ascii="Cambria Math" w:hAnsi="Cambria Math" w:cstheme="minorBidi"/>
                          <w:i/>
                          <w:color w:val="auto"/>
                          <w:lang w:bidi="ar-SA"/>
                        </w:rPr>
                      </m:ctrlPr>
                    </m:sSubPr>
                    <m:e>
                      <m:r>
                        <w:rPr>
                          <w:rFonts w:ascii="Cambria Math" w:hAnsi="Cambria Math" w:cstheme="minorBidi"/>
                          <w:color w:val="auto"/>
                          <w:lang w:bidi="ar-SA"/>
                        </w:rPr>
                        <m:t>EQ</m:t>
                      </m:r>
                    </m:e>
                    <m:sub>
                      <m:r>
                        <w:rPr>
                          <w:rFonts w:ascii="Cambria Math" w:hAnsi="Cambria Math" w:cstheme="minorBidi"/>
                          <w:color w:val="auto"/>
                          <w:lang w:bidi="ar-SA"/>
                        </w:rPr>
                        <m:t>7Dias</m:t>
                      </m:r>
                    </m:sub>
                  </m:sSub>
                </m:num>
                <m:den>
                  <m:sSub>
                    <m:sSubPr>
                      <m:ctrlPr>
                        <w:rPr>
                          <w:rFonts w:ascii="Cambria Math" w:hAnsi="Cambria Math" w:cstheme="minorBidi"/>
                          <w:i/>
                          <w:color w:val="auto"/>
                          <w:lang w:bidi="ar-SA"/>
                        </w:rPr>
                      </m:ctrlPr>
                    </m:sSubPr>
                    <m:e>
                      <m:r>
                        <w:rPr>
                          <w:rFonts w:ascii="Cambria Math" w:hAnsi="Cambria Math" w:cstheme="minorBidi"/>
                          <w:color w:val="auto"/>
                          <w:lang w:bidi="ar-SA"/>
                        </w:rPr>
                        <m:t>EPA</m:t>
                      </m:r>
                    </m:e>
                    <m:sub>
                      <m:r>
                        <w:rPr>
                          <w:rFonts w:ascii="Cambria Math" w:hAnsi="Cambria Math" w:cstheme="minorBidi"/>
                          <w:color w:val="auto"/>
                          <w:lang w:bidi="ar-SA"/>
                        </w:rPr>
                        <m:t>7Dias</m:t>
                      </m:r>
                    </m:sub>
                  </m:sSub>
                  <m:r>
                    <w:rPr>
                      <w:rFonts w:ascii="Cambria Math" w:hAnsi="Cambria Math" w:cstheme="minorBidi"/>
                      <w:color w:val="auto"/>
                      <w:lang w:bidi="ar-SA"/>
                    </w:rPr>
                    <m:t>+</m:t>
                  </m:r>
                  <m:sSub>
                    <m:sSubPr>
                      <m:ctrlPr>
                        <w:rPr>
                          <w:rFonts w:ascii="Cambria Math" w:hAnsi="Cambria Math" w:cstheme="minorBidi"/>
                          <w:i/>
                          <w:color w:val="auto"/>
                          <w:lang w:bidi="ar-SA"/>
                        </w:rPr>
                      </m:ctrlPr>
                    </m:sSubPr>
                    <m:e>
                      <m:r>
                        <w:rPr>
                          <w:rFonts w:ascii="Cambria Math" w:hAnsi="Cambria Math" w:cstheme="minorBidi"/>
                          <w:color w:val="auto"/>
                          <w:lang w:bidi="ar-SA"/>
                        </w:rPr>
                        <m:t>EPG</m:t>
                      </m:r>
                    </m:e>
                    <m:sub>
                      <m:r>
                        <w:rPr>
                          <w:rFonts w:ascii="Cambria Math" w:hAnsi="Cambria Math" w:cstheme="minorBidi"/>
                          <w:color w:val="auto"/>
                          <w:lang w:bidi="ar-SA"/>
                        </w:rPr>
                        <m:t>7Dias</m:t>
                      </m:r>
                    </m:sub>
                  </m:sSub>
                  <m:r>
                    <w:rPr>
                      <w:rFonts w:ascii="Cambria Math" w:hAnsi="Cambria Math" w:cstheme="minorBidi"/>
                      <w:color w:val="auto"/>
                      <w:lang w:bidi="ar-SA"/>
                    </w:rPr>
                    <m:t>-</m:t>
                  </m:r>
                  <m:sSub>
                    <m:sSubPr>
                      <m:ctrlPr>
                        <w:rPr>
                          <w:rFonts w:ascii="Cambria Math" w:hAnsi="Cambria Math" w:cstheme="minorBidi"/>
                          <w:i/>
                          <w:color w:val="auto"/>
                          <w:lang w:bidi="ar-SA"/>
                        </w:rPr>
                      </m:ctrlPr>
                    </m:sSubPr>
                    <m:e>
                      <m:r>
                        <w:rPr>
                          <w:rFonts w:ascii="Cambria Math" w:hAnsi="Cambria Math" w:cstheme="minorBidi"/>
                          <w:color w:val="auto"/>
                          <w:lang w:bidi="ar-SA"/>
                        </w:rPr>
                        <m:t>EPI</m:t>
                      </m:r>
                    </m:e>
                    <m:sub>
                      <m:r>
                        <w:rPr>
                          <w:rFonts w:ascii="Cambria Math" w:hAnsi="Cambria Math" w:cstheme="minorBidi"/>
                          <w:color w:val="auto"/>
                          <w:lang w:bidi="ar-SA"/>
                        </w:rPr>
                        <m:t>7Dias</m:t>
                      </m:r>
                    </m:sub>
                  </m:sSub>
                </m:den>
              </m:f>
            </m:e>
          </m:d>
          <m:r>
            <w:rPr>
              <w:rFonts w:ascii="Cambria Math" w:hAnsi="Cambria Math" w:cstheme="minorBidi"/>
              <w:color w:val="auto"/>
              <w:lang w:bidi="ar-SA"/>
            </w:rPr>
            <m:t>}</m:t>
          </m:r>
        </m:oMath>
      </m:oMathPara>
    </w:p>
    <w:p w14:paraId="0D4837D1" w14:textId="7B2ACAFA" w:rsidR="003F1DBD" w:rsidRDefault="003F1DBD" w:rsidP="00DD0F8F">
      <w:pPr>
        <w:spacing w:line="256" w:lineRule="auto"/>
        <w:jc w:val="center"/>
        <w:rPr>
          <w:rFonts w:asciiTheme="minorHAnsi" w:hAnsiTheme="minorHAnsi" w:cstheme="minorBidi"/>
          <w:color w:val="auto"/>
          <w:lang w:bidi="ar-SA"/>
        </w:rPr>
      </w:pPr>
    </w:p>
    <w:p w14:paraId="1A801166" w14:textId="7B2ACAFA" w:rsidR="003F1DBD" w:rsidRDefault="003F1DBD" w:rsidP="00DD0F8F">
      <w:pPr>
        <w:spacing w:line="256" w:lineRule="auto"/>
        <w:jc w:val="center"/>
        <w:rPr>
          <w:rFonts w:asciiTheme="minorHAnsi" w:hAnsiTheme="minorHAnsi" w:cstheme="minorBidi"/>
          <w:color w:val="auto"/>
          <w:lang w:bidi="ar-SA"/>
        </w:rPr>
      </w:pPr>
    </w:p>
    <w:p w14:paraId="79A9AED2" w14:textId="7B2ACAFA" w:rsidR="003F1DBD" w:rsidRPr="00DD0F8F" w:rsidRDefault="003F1DBD" w:rsidP="00DD0F8F">
      <w:pPr>
        <w:spacing w:line="256" w:lineRule="auto"/>
        <w:jc w:val="center"/>
        <w:rPr>
          <w:rFonts w:asciiTheme="minorHAnsi" w:hAnsiTheme="minorHAnsi" w:cstheme="minorBidi"/>
          <w:color w:val="auto"/>
          <w:lang w:bidi="ar-SA"/>
        </w:rPr>
      </w:pPr>
    </w:p>
    <w:p w14:paraId="4745E09B" w14:textId="268303BF" w:rsidR="00DD0F8F" w:rsidRPr="00C61A0E" w:rsidRDefault="00DD0F8F" w:rsidP="00C61A0E">
      <w:pPr>
        <w:spacing w:line="256" w:lineRule="auto"/>
        <w:jc w:val="both"/>
        <w:rPr>
          <w:rFonts w:ascii="Arial" w:hAnsi="Arial" w:cs="Arial"/>
          <w:color w:val="auto"/>
          <w:sz w:val="20"/>
          <w:szCs w:val="20"/>
          <w:lang w:bidi="ar-SA"/>
        </w:rPr>
      </w:pPr>
      <w:r w:rsidRPr="00C61A0E">
        <w:rPr>
          <w:rFonts w:ascii="Arial" w:hAnsi="Arial" w:cs="Arial"/>
          <w:color w:val="auto"/>
          <w:sz w:val="20"/>
          <w:szCs w:val="20"/>
          <w:lang w:bidi="ar-SA"/>
        </w:rPr>
        <w:t xml:space="preserve">Donde: </w:t>
      </w:r>
    </w:p>
    <w:p w14:paraId="5267C74E" w14:textId="77777777" w:rsidR="00DD0F8F" w:rsidRPr="00C61A0E" w:rsidRDefault="00DD0F8F" w:rsidP="00C61A0E">
      <w:pPr>
        <w:spacing w:line="256" w:lineRule="auto"/>
        <w:jc w:val="both"/>
        <w:rPr>
          <w:rFonts w:ascii="Arial" w:hAnsi="Arial" w:cs="Arial"/>
          <w:color w:val="auto"/>
          <w:sz w:val="20"/>
          <w:szCs w:val="20"/>
          <w:lang w:bidi="ar-SA"/>
        </w:rPr>
      </w:pPr>
    </w:p>
    <w:p w14:paraId="62448C7E" w14:textId="455AEA8C" w:rsidR="00DD0F8F" w:rsidRPr="00C61A0E" w:rsidRDefault="00AF0335" w:rsidP="00C61A0E">
      <w:pPr>
        <w:spacing w:line="256" w:lineRule="auto"/>
        <w:jc w:val="both"/>
        <w:rPr>
          <w:rFonts w:ascii="Arial" w:hAnsi="Arial" w:cs="Arial"/>
          <w:color w:val="auto"/>
          <w:sz w:val="20"/>
          <w:szCs w:val="20"/>
          <w:lang w:bidi="ar-SA"/>
        </w:rPr>
      </w:pPr>
      <m:oMath>
        <m:sSub>
          <m:sSubPr>
            <m:ctrlPr>
              <w:rPr>
                <w:rFonts w:ascii="Cambria Math" w:hAnsi="Cambria Math" w:cs="Arial"/>
                <w:i/>
                <w:color w:val="auto"/>
                <w:sz w:val="20"/>
                <w:szCs w:val="20"/>
                <w:lang w:bidi="ar-SA"/>
              </w:rPr>
            </m:ctrlPr>
          </m:sSubPr>
          <m:e>
            <m:r>
              <w:rPr>
                <w:rFonts w:ascii="Cambria Math" w:hAnsi="Cambria Math" w:cs="Arial"/>
                <w:color w:val="auto"/>
                <w:sz w:val="20"/>
                <w:szCs w:val="20"/>
                <w:lang w:bidi="ar-SA"/>
              </w:rPr>
              <m:t>FP</m:t>
            </m:r>
          </m:e>
          <m:sub>
            <m:r>
              <w:rPr>
                <w:rFonts w:ascii="Cambria Math" w:hAnsi="Cambria Math" w:cs="Arial"/>
                <w:color w:val="auto"/>
                <w:sz w:val="20"/>
                <w:szCs w:val="20"/>
                <w:lang w:bidi="ar-SA"/>
              </w:rPr>
              <m:t>EG</m:t>
            </m:r>
          </m:sub>
        </m:sSub>
      </m:oMath>
      <w:r w:rsidR="00750706" w:rsidRPr="00C61A0E">
        <w:rPr>
          <w:rFonts w:ascii="Arial" w:hAnsi="Arial" w:cs="Arial"/>
          <w:color w:val="auto"/>
          <w:sz w:val="20"/>
          <w:szCs w:val="20"/>
          <w:lang w:bidi="ar-SA"/>
        </w:rPr>
        <w:t>:</w:t>
      </w:r>
      <w:r w:rsidR="005B2E4C" w:rsidRPr="00C61A0E">
        <w:rPr>
          <w:rFonts w:ascii="Arial" w:hAnsi="Arial" w:cs="Arial"/>
          <w:color w:val="auto"/>
          <w:sz w:val="20"/>
          <w:szCs w:val="20"/>
          <w:lang w:bidi="ar-SA"/>
        </w:rPr>
        <w:t xml:space="preserve"> Factor de potencia medio para usuarios con E</w:t>
      </w:r>
      <w:r w:rsidR="00885CA4" w:rsidRPr="00C61A0E">
        <w:rPr>
          <w:rFonts w:ascii="Arial" w:hAnsi="Arial" w:cs="Arial"/>
          <w:color w:val="auto"/>
          <w:sz w:val="20"/>
          <w:szCs w:val="20"/>
          <w:lang w:bidi="ar-SA"/>
        </w:rPr>
        <w:t>quipos de generación.</w:t>
      </w:r>
    </w:p>
    <w:p w14:paraId="740A70ED" w14:textId="77777777" w:rsidR="007C64A7" w:rsidRPr="00C61A0E" w:rsidRDefault="007C64A7" w:rsidP="00C61A0E">
      <w:pPr>
        <w:spacing w:line="256" w:lineRule="auto"/>
        <w:jc w:val="both"/>
        <w:rPr>
          <w:rFonts w:ascii="Arial" w:hAnsi="Arial" w:cs="Arial"/>
          <w:color w:val="auto"/>
          <w:sz w:val="20"/>
          <w:szCs w:val="20"/>
          <w:lang w:bidi="ar-SA"/>
        </w:rPr>
      </w:pPr>
    </w:p>
    <w:p w14:paraId="1206D68B" w14:textId="0CC95CC0" w:rsidR="00885CA4" w:rsidRPr="00C61A0E" w:rsidRDefault="00AF0335" w:rsidP="00C61A0E">
      <w:pPr>
        <w:spacing w:line="256" w:lineRule="auto"/>
        <w:jc w:val="both"/>
        <w:rPr>
          <w:rFonts w:ascii="Arial" w:hAnsi="Arial" w:cs="Arial"/>
          <w:color w:val="auto"/>
          <w:sz w:val="20"/>
          <w:szCs w:val="20"/>
          <w:lang w:bidi="ar-SA"/>
        </w:rPr>
      </w:pPr>
      <m:oMath>
        <m:sSub>
          <m:sSubPr>
            <m:ctrlPr>
              <w:rPr>
                <w:rFonts w:ascii="Cambria Math" w:hAnsi="Cambria Math" w:cs="Arial"/>
                <w:i/>
                <w:color w:val="auto"/>
                <w:sz w:val="20"/>
                <w:szCs w:val="20"/>
                <w:lang w:bidi="ar-SA"/>
              </w:rPr>
            </m:ctrlPr>
          </m:sSubPr>
          <m:e>
            <m:r>
              <w:rPr>
                <w:rFonts w:ascii="Cambria Math" w:hAnsi="Cambria Math" w:cs="Arial"/>
                <w:color w:val="auto"/>
                <w:sz w:val="20"/>
                <w:szCs w:val="20"/>
                <w:lang w:bidi="ar-SA"/>
              </w:rPr>
              <m:t>EQ</m:t>
            </m:r>
          </m:e>
          <m:sub>
            <m:r>
              <w:rPr>
                <w:rFonts w:ascii="Cambria Math" w:hAnsi="Cambria Math" w:cs="Arial"/>
                <w:color w:val="auto"/>
                <w:sz w:val="20"/>
                <w:szCs w:val="20"/>
                <w:lang w:bidi="ar-SA"/>
              </w:rPr>
              <m:t>7Dias</m:t>
            </m:r>
          </m:sub>
        </m:sSub>
      </m:oMath>
      <w:r w:rsidR="00DF66D6" w:rsidRPr="00C61A0E">
        <w:rPr>
          <w:rFonts w:ascii="Arial" w:hAnsi="Arial" w:cs="Arial"/>
          <w:color w:val="auto"/>
          <w:sz w:val="20"/>
          <w:szCs w:val="20"/>
          <w:lang w:bidi="ar-SA"/>
        </w:rPr>
        <w:t>:</w:t>
      </w:r>
      <w:r w:rsidR="00750706" w:rsidRPr="00C61A0E">
        <w:rPr>
          <w:rFonts w:ascii="Arial" w:hAnsi="Arial" w:cs="Arial"/>
          <w:color w:val="auto"/>
          <w:sz w:val="20"/>
          <w:szCs w:val="20"/>
          <w:lang w:bidi="ar-SA"/>
        </w:rPr>
        <w:t xml:space="preserve"> </w:t>
      </w:r>
      <w:r w:rsidR="007C64A7" w:rsidRPr="00C61A0E">
        <w:rPr>
          <w:rFonts w:ascii="Arial" w:hAnsi="Arial" w:cs="Arial"/>
          <w:color w:val="auto"/>
          <w:sz w:val="20"/>
          <w:szCs w:val="20"/>
          <w:lang w:bidi="ar-SA"/>
        </w:rPr>
        <w:t xml:space="preserve">Energía reactiva medida por un periodo mínimo de 7 </w:t>
      </w:r>
      <w:r w:rsidR="00750706" w:rsidRPr="00C61A0E">
        <w:rPr>
          <w:rFonts w:ascii="Arial" w:hAnsi="Arial" w:cs="Arial"/>
          <w:color w:val="auto"/>
          <w:sz w:val="20"/>
          <w:szCs w:val="20"/>
          <w:lang w:bidi="ar-SA"/>
        </w:rPr>
        <w:t>días</w:t>
      </w:r>
      <w:r w:rsidR="007C64A7" w:rsidRPr="00C61A0E">
        <w:rPr>
          <w:rFonts w:ascii="Arial" w:hAnsi="Arial" w:cs="Arial"/>
          <w:color w:val="auto"/>
          <w:sz w:val="20"/>
          <w:szCs w:val="20"/>
          <w:lang w:bidi="ar-SA"/>
        </w:rPr>
        <w:t xml:space="preserve"> consecutivos, en </w:t>
      </w:r>
      <w:r w:rsidR="000434C0" w:rsidRPr="00C61A0E">
        <w:rPr>
          <w:rFonts w:ascii="Arial" w:hAnsi="Arial" w:cs="Arial"/>
          <w:color w:val="auto"/>
          <w:sz w:val="20"/>
          <w:szCs w:val="20"/>
          <w:lang w:bidi="ar-SA"/>
        </w:rPr>
        <w:t>[kVARh]</w:t>
      </w:r>
      <w:r w:rsidR="001964A3">
        <w:rPr>
          <w:rFonts w:ascii="Arial" w:hAnsi="Arial" w:cs="Arial"/>
          <w:color w:val="auto"/>
          <w:sz w:val="20"/>
          <w:szCs w:val="20"/>
          <w:lang w:bidi="ar-SA"/>
        </w:rPr>
        <w:t>.</w:t>
      </w:r>
    </w:p>
    <w:p w14:paraId="1034F6D9" w14:textId="77777777" w:rsidR="007C64A7" w:rsidRPr="00C61A0E" w:rsidRDefault="007C64A7" w:rsidP="00C61A0E">
      <w:pPr>
        <w:spacing w:line="256" w:lineRule="auto"/>
        <w:jc w:val="both"/>
        <w:rPr>
          <w:rFonts w:ascii="Arial" w:hAnsi="Arial" w:cs="Arial"/>
          <w:color w:val="auto"/>
          <w:sz w:val="20"/>
          <w:szCs w:val="20"/>
          <w:lang w:bidi="ar-SA"/>
        </w:rPr>
      </w:pPr>
    </w:p>
    <w:p w14:paraId="70591BBF" w14:textId="23F7E65A" w:rsidR="00DF66D6" w:rsidRPr="00C61A0E" w:rsidRDefault="00AF0335" w:rsidP="00C61A0E">
      <w:pPr>
        <w:spacing w:line="256" w:lineRule="auto"/>
        <w:jc w:val="both"/>
        <w:rPr>
          <w:rFonts w:ascii="Arial" w:hAnsi="Arial" w:cs="Arial"/>
          <w:color w:val="auto"/>
          <w:sz w:val="20"/>
          <w:szCs w:val="20"/>
          <w:lang w:bidi="ar-SA"/>
        </w:rPr>
      </w:pPr>
      <m:oMath>
        <m:sSub>
          <m:sSubPr>
            <m:ctrlPr>
              <w:rPr>
                <w:rFonts w:ascii="Cambria Math" w:hAnsi="Cambria Math" w:cs="Arial"/>
                <w:i/>
                <w:color w:val="auto"/>
                <w:sz w:val="20"/>
                <w:szCs w:val="20"/>
                <w:lang w:bidi="ar-SA"/>
              </w:rPr>
            </m:ctrlPr>
          </m:sSubPr>
          <m:e>
            <m:r>
              <w:rPr>
                <w:rFonts w:ascii="Cambria Math" w:hAnsi="Cambria Math" w:cs="Arial"/>
                <w:color w:val="auto"/>
                <w:sz w:val="20"/>
                <w:szCs w:val="20"/>
                <w:lang w:bidi="ar-SA"/>
              </w:rPr>
              <m:t>EPA</m:t>
            </m:r>
          </m:e>
          <m:sub>
            <m:r>
              <w:rPr>
                <w:rFonts w:ascii="Cambria Math" w:hAnsi="Cambria Math" w:cs="Arial"/>
                <w:color w:val="auto"/>
                <w:sz w:val="20"/>
                <w:szCs w:val="20"/>
                <w:lang w:bidi="ar-SA"/>
              </w:rPr>
              <m:t>7Dias</m:t>
            </m:r>
          </m:sub>
        </m:sSub>
      </m:oMath>
      <w:r w:rsidR="007C64A7" w:rsidRPr="00C61A0E">
        <w:rPr>
          <w:rFonts w:ascii="Arial" w:hAnsi="Arial" w:cs="Arial"/>
          <w:color w:val="auto"/>
          <w:sz w:val="20"/>
          <w:szCs w:val="20"/>
          <w:lang w:bidi="ar-SA"/>
        </w:rPr>
        <w:t>:</w:t>
      </w:r>
      <w:r w:rsidR="004655A2" w:rsidRPr="00C61A0E">
        <w:rPr>
          <w:rFonts w:ascii="Arial" w:hAnsi="Arial" w:cs="Arial"/>
          <w:color w:val="auto"/>
          <w:sz w:val="20"/>
          <w:szCs w:val="20"/>
          <w:lang w:bidi="ar-SA"/>
        </w:rPr>
        <w:t xml:space="preserve"> </w:t>
      </w:r>
      <w:r w:rsidR="00087603" w:rsidRPr="00C61A0E">
        <w:rPr>
          <w:rFonts w:ascii="Arial" w:hAnsi="Arial" w:cs="Arial"/>
          <w:color w:val="auto"/>
          <w:sz w:val="20"/>
          <w:szCs w:val="20"/>
          <w:lang w:bidi="ar-SA"/>
        </w:rPr>
        <w:t xml:space="preserve">Energía activa abastecida </w:t>
      </w:r>
      <w:r w:rsidR="00750706" w:rsidRPr="00C61A0E">
        <w:rPr>
          <w:rFonts w:ascii="Arial" w:hAnsi="Arial" w:cs="Arial"/>
          <w:color w:val="auto"/>
          <w:sz w:val="20"/>
          <w:szCs w:val="20"/>
          <w:lang w:bidi="ar-SA"/>
        </w:rPr>
        <w:t>a red</w:t>
      </w:r>
      <w:r w:rsidR="00087603" w:rsidRPr="00C61A0E">
        <w:rPr>
          <w:rFonts w:ascii="Arial" w:hAnsi="Arial" w:cs="Arial"/>
          <w:color w:val="auto"/>
          <w:sz w:val="20"/>
          <w:szCs w:val="20"/>
          <w:lang w:bidi="ar-SA"/>
        </w:rPr>
        <w:t xml:space="preserve"> de </w:t>
      </w:r>
      <w:r w:rsidR="002B4B8E" w:rsidRPr="00C61A0E">
        <w:rPr>
          <w:rFonts w:ascii="Arial" w:hAnsi="Arial" w:cs="Arial"/>
          <w:color w:val="auto"/>
          <w:sz w:val="20"/>
          <w:szCs w:val="20"/>
          <w:lang w:bidi="ar-SA"/>
        </w:rPr>
        <w:t xml:space="preserve">distribución, medida por un periodo </w:t>
      </w:r>
      <w:r w:rsidR="00EF53E5" w:rsidRPr="00C61A0E">
        <w:rPr>
          <w:rFonts w:ascii="Arial" w:hAnsi="Arial" w:cs="Arial"/>
          <w:color w:val="auto"/>
          <w:sz w:val="20"/>
          <w:szCs w:val="20"/>
          <w:lang w:bidi="ar-SA"/>
        </w:rPr>
        <w:t xml:space="preserve">mínimo de 7 </w:t>
      </w:r>
      <w:r w:rsidR="00750706" w:rsidRPr="00C61A0E">
        <w:rPr>
          <w:rFonts w:ascii="Arial" w:hAnsi="Arial" w:cs="Arial"/>
          <w:color w:val="auto"/>
          <w:sz w:val="20"/>
          <w:szCs w:val="20"/>
          <w:lang w:bidi="ar-SA"/>
        </w:rPr>
        <w:t>días</w:t>
      </w:r>
      <w:r w:rsidR="00EF53E5" w:rsidRPr="00C61A0E">
        <w:rPr>
          <w:rFonts w:ascii="Arial" w:hAnsi="Arial" w:cs="Arial"/>
          <w:color w:val="auto"/>
          <w:sz w:val="20"/>
          <w:szCs w:val="20"/>
          <w:lang w:bidi="ar-SA"/>
        </w:rPr>
        <w:t xml:space="preserve"> co</w:t>
      </w:r>
      <w:r w:rsidR="002B4B9A" w:rsidRPr="00C61A0E">
        <w:rPr>
          <w:rFonts w:ascii="Arial" w:hAnsi="Arial" w:cs="Arial"/>
          <w:color w:val="auto"/>
          <w:sz w:val="20"/>
          <w:szCs w:val="20"/>
          <w:lang w:bidi="ar-SA"/>
        </w:rPr>
        <w:t>nsecutivos en [kWh]</w:t>
      </w:r>
      <w:r w:rsidR="001964A3">
        <w:rPr>
          <w:rFonts w:ascii="Arial" w:hAnsi="Arial" w:cs="Arial"/>
          <w:color w:val="auto"/>
          <w:sz w:val="20"/>
          <w:szCs w:val="20"/>
          <w:lang w:bidi="ar-SA"/>
        </w:rPr>
        <w:t>.</w:t>
      </w:r>
    </w:p>
    <w:p w14:paraId="10144ED6" w14:textId="77777777" w:rsidR="007C64A7" w:rsidRPr="00C61A0E" w:rsidRDefault="007C64A7" w:rsidP="00C61A0E">
      <w:pPr>
        <w:spacing w:line="256" w:lineRule="auto"/>
        <w:jc w:val="both"/>
        <w:rPr>
          <w:rFonts w:ascii="Arial" w:hAnsi="Arial" w:cs="Arial"/>
          <w:color w:val="auto"/>
          <w:sz w:val="20"/>
          <w:szCs w:val="20"/>
          <w:lang w:bidi="ar-SA"/>
        </w:rPr>
      </w:pPr>
    </w:p>
    <w:p w14:paraId="1B7C17C6" w14:textId="784CD1CD" w:rsidR="007C64A7" w:rsidRPr="00C61A0E" w:rsidRDefault="00AF0335" w:rsidP="00C61A0E">
      <w:pPr>
        <w:spacing w:line="256" w:lineRule="auto"/>
        <w:jc w:val="both"/>
        <w:rPr>
          <w:rFonts w:ascii="Arial" w:hAnsi="Arial" w:cs="Arial"/>
          <w:color w:val="auto"/>
          <w:sz w:val="20"/>
          <w:szCs w:val="20"/>
          <w:lang w:bidi="ar-SA"/>
        </w:rPr>
      </w:pPr>
      <m:oMath>
        <m:sSub>
          <m:sSubPr>
            <m:ctrlPr>
              <w:rPr>
                <w:rFonts w:ascii="Cambria Math" w:hAnsi="Cambria Math" w:cs="Arial"/>
                <w:i/>
                <w:color w:val="auto"/>
                <w:sz w:val="20"/>
                <w:szCs w:val="20"/>
                <w:lang w:bidi="ar-SA"/>
              </w:rPr>
            </m:ctrlPr>
          </m:sSubPr>
          <m:e>
            <m:r>
              <w:rPr>
                <w:rFonts w:ascii="Cambria Math" w:hAnsi="Cambria Math" w:cs="Arial"/>
                <w:color w:val="auto"/>
                <w:sz w:val="20"/>
                <w:szCs w:val="20"/>
                <w:lang w:bidi="ar-SA"/>
              </w:rPr>
              <m:t>EPG</m:t>
            </m:r>
          </m:e>
          <m:sub>
            <m:r>
              <w:rPr>
                <w:rFonts w:ascii="Cambria Math" w:hAnsi="Cambria Math" w:cs="Arial"/>
                <w:color w:val="auto"/>
                <w:sz w:val="20"/>
                <w:szCs w:val="20"/>
                <w:lang w:bidi="ar-SA"/>
              </w:rPr>
              <m:t>7Dias</m:t>
            </m:r>
          </m:sub>
        </m:sSub>
      </m:oMath>
      <w:r w:rsidR="007C64A7" w:rsidRPr="00C61A0E">
        <w:rPr>
          <w:rFonts w:ascii="Arial" w:hAnsi="Arial" w:cs="Arial"/>
          <w:color w:val="auto"/>
          <w:sz w:val="20"/>
          <w:szCs w:val="20"/>
          <w:lang w:bidi="ar-SA"/>
        </w:rPr>
        <w:t>:</w:t>
      </w:r>
      <w:r w:rsidR="00087603" w:rsidRPr="00C61A0E">
        <w:rPr>
          <w:rFonts w:ascii="Arial" w:hAnsi="Arial" w:cs="Arial"/>
          <w:color w:val="auto"/>
          <w:sz w:val="20"/>
          <w:szCs w:val="20"/>
          <w:lang w:bidi="ar-SA"/>
        </w:rPr>
        <w:t xml:space="preserve"> Energía activa generada </w:t>
      </w:r>
      <w:r w:rsidR="0015420E" w:rsidRPr="00C61A0E">
        <w:rPr>
          <w:rFonts w:ascii="Arial" w:hAnsi="Arial" w:cs="Arial"/>
          <w:color w:val="auto"/>
          <w:sz w:val="20"/>
          <w:szCs w:val="20"/>
          <w:lang w:bidi="ar-SA"/>
        </w:rPr>
        <w:t>por</w:t>
      </w:r>
      <w:r w:rsidR="00087603" w:rsidRPr="00C61A0E">
        <w:rPr>
          <w:rFonts w:ascii="Arial" w:hAnsi="Arial" w:cs="Arial"/>
          <w:color w:val="auto"/>
          <w:sz w:val="20"/>
          <w:szCs w:val="20"/>
          <w:lang w:bidi="ar-SA"/>
        </w:rPr>
        <w:t xml:space="preserve"> el Equipo de </w:t>
      </w:r>
      <w:r w:rsidR="002B4B9A" w:rsidRPr="00C61A0E">
        <w:rPr>
          <w:rFonts w:ascii="Arial" w:hAnsi="Arial" w:cs="Arial"/>
          <w:color w:val="auto"/>
          <w:sz w:val="20"/>
          <w:szCs w:val="20"/>
          <w:lang w:bidi="ar-SA"/>
        </w:rPr>
        <w:t>Generación,</w:t>
      </w:r>
      <w:r w:rsidR="00087603" w:rsidRPr="00C61A0E">
        <w:rPr>
          <w:rFonts w:ascii="Arial" w:hAnsi="Arial" w:cs="Arial"/>
          <w:color w:val="auto"/>
          <w:sz w:val="20"/>
          <w:szCs w:val="20"/>
          <w:lang w:bidi="ar-SA"/>
        </w:rPr>
        <w:t xml:space="preserve"> medida por un periodo mínimo de 7 </w:t>
      </w:r>
      <w:r w:rsidR="002B4B9A" w:rsidRPr="00C61A0E">
        <w:rPr>
          <w:rFonts w:ascii="Arial" w:hAnsi="Arial" w:cs="Arial"/>
          <w:color w:val="auto"/>
          <w:sz w:val="20"/>
          <w:szCs w:val="20"/>
          <w:lang w:bidi="ar-SA"/>
        </w:rPr>
        <w:t>días</w:t>
      </w:r>
      <w:r w:rsidR="00087603" w:rsidRPr="00C61A0E">
        <w:rPr>
          <w:rFonts w:ascii="Arial" w:hAnsi="Arial" w:cs="Arial"/>
          <w:color w:val="auto"/>
          <w:sz w:val="20"/>
          <w:szCs w:val="20"/>
          <w:lang w:bidi="ar-SA"/>
        </w:rPr>
        <w:t xml:space="preserve"> </w:t>
      </w:r>
      <w:r w:rsidR="00750706" w:rsidRPr="00C61A0E">
        <w:rPr>
          <w:rFonts w:ascii="Arial" w:hAnsi="Arial" w:cs="Arial"/>
          <w:color w:val="auto"/>
          <w:sz w:val="20"/>
          <w:szCs w:val="20"/>
          <w:lang w:bidi="ar-SA"/>
        </w:rPr>
        <w:t>consecutivos,</w:t>
      </w:r>
      <w:r w:rsidR="00087603" w:rsidRPr="00C61A0E">
        <w:rPr>
          <w:rFonts w:ascii="Arial" w:hAnsi="Arial" w:cs="Arial"/>
          <w:color w:val="auto"/>
          <w:sz w:val="20"/>
          <w:szCs w:val="20"/>
          <w:lang w:bidi="ar-SA"/>
        </w:rPr>
        <w:t xml:space="preserve"> en</w:t>
      </w:r>
      <w:r w:rsidR="00000942" w:rsidRPr="00C61A0E">
        <w:rPr>
          <w:rFonts w:ascii="Arial" w:hAnsi="Arial" w:cs="Arial"/>
          <w:color w:val="auto"/>
          <w:sz w:val="20"/>
          <w:szCs w:val="20"/>
          <w:lang w:bidi="ar-SA"/>
        </w:rPr>
        <w:t xml:space="preserve"> </w:t>
      </w:r>
      <w:r w:rsidR="006B1392" w:rsidRPr="00C61A0E">
        <w:rPr>
          <w:rFonts w:ascii="Arial" w:hAnsi="Arial" w:cs="Arial"/>
          <w:color w:val="auto"/>
          <w:sz w:val="20"/>
          <w:szCs w:val="20"/>
          <w:lang w:bidi="ar-SA"/>
        </w:rPr>
        <w:t>[kWh]</w:t>
      </w:r>
      <w:r w:rsidR="001964A3">
        <w:rPr>
          <w:rFonts w:ascii="Arial" w:hAnsi="Arial" w:cs="Arial"/>
          <w:color w:val="auto"/>
          <w:sz w:val="20"/>
          <w:szCs w:val="20"/>
          <w:lang w:bidi="ar-SA"/>
        </w:rPr>
        <w:t>.</w:t>
      </w:r>
    </w:p>
    <w:p w14:paraId="71A1E80B" w14:textId="77777777" w:rsidR="007C64A7" w:rsidRPr="00C61A0E" w:rsidRDefault="007C64A7" w:rsidP="00C61A0E">
      <w:pPr>
        <w:spacing w:line="256" w:lineRule="auto"/>
        <w:jc w:val="both"/>
        <w:rPr>
          <w:rFonts w:ascii="Arial" w:hAnsi="Arial" w:cs="Arial"/>
          <w:color w:val="auto"/>
          <w:sz w:val="20"/>
          <w:szCs w:val="20"/>
          <w:lang w:bidi="ar-SA"/>
        </w:rPr>
      </w:pPr>
    </w:p>
    <w:p w14:paraId="00E13178" w14:textId="36198DC6" w:rsidR="007C64A7" w:rsidRPr="00C61A0E" w:rsidRDefault="00AF0335" w:rsidP="00C61A0E">
      <w:pPr>
        <w:spacing w:line="256" w:lineRule="auto"/>
        <w:jc w:val="both"/>
        <w:rPr>
          <w:rFonts w:ascii="Arial" w:hAnsi="Arial" w:cs="Arial"/>
          <w:color w:val="auto"/>
          <w:sz w:val="20"/>
          <w:szCs w:val="20"/>
          <w:lang w:bidi="ar-SA"/>
        </w:rPr>
      </w:pPr>
      <m:oMath>
        <m:sSub>
          <m:sSubPr>
            <m:ctrlPr>
              <w:rPr>
                <w:rFonts w:ascii="Cambria Math" w:hAnsi="Cambria Math" w:cs="Arial"/>
                <w:i/>
                <w:color w:val="auto"/>
                <w:sz w:val="20"/>
                <w:szCs w:val="20"/>
                <w:lang w:bidi="ar-SA"/>
              </w:rPr>
            </m:ctrlPr>
          </m:sSubPr>
          <m:e>
            <m:r>
              <w:rPr>
                <w:rFonts w:ascii="Cambria Math" w:hAnsi="Cambria Math" w:cs="Arial"/>
                <w:color w:val="auto"/>
                <w:sz w:val="20"/>
                <w:szCs w:val="20"/>
                <w:lang w:bidi="ar-SA"/>
              </w:rPr>
              <m:t>EPI</m:t>
            </m:r>
          </m:e>
          <m:sub>
            <m:r>
              <w:rPr>
                <w:rFonts w:ascii="Cambria Math" w:hAnsi="Cambria Math" w:cs="Arial"/>
                <w:color w:val="auto"/>
                <w:sz w:val="20"/>
                <w:szCs w:val="20"/>
                <w:lang w:bidi="ar-SA"/>
              </w:rPr>
              <m:t>7Dias</m:t>
            </m:r>
          </m:sub>
        </m:sSub>
      </m:oMath>
      <w:r w:rsidR="00750706" w:rsidRPr="00C61A0E">
        <w:rPr>
          <w:rFonts w:ascii="Arial" w:hAnsi="Arial" w:cs="Arial"/>
          <w:color w:val="auto"/>
          <w:sz w:val="20"/>
          <w:szCs w:val="20"/>
          <w:lang w:bidi="ar-SA"/>
        </w:rPr>
        <w:t>: Energía</w:t>
      </w:r>
      <w:r w:rsidR="006B1392" w:rsidRPr="00C61A0E">
        <w:rPr>
          <w:rFonts w:ascii="Arial" w:hAnsi="Arial" w:cs="Arial"/>
          <w:color w:val="auto"/>
          <w:sz w:val="20"/>
          <w:szCs w:val="20"/>
          <w:lang w:bidi="ar-SA"/>
        </w:rPr>
        <w:t xml:space="preserve"> activa inyectada</w:t>
      </w:r>
      <w:r w:rsidR="009C6A63" w:rsidRPr="00C61A0E">
        <w:rPr>
          <w:rFonts w:ascii="Arial" w:hAnsi="Arial" w:cs="Arial"/>
          <w:color w:val="auto"/>
          <w:sz w:val="20"/>
          <w:szCs w:val="20"/>
          <w:lang w:bidi="ar-SA"/>
        </w:rPr>
        <w:t xml:space="preserve"> a la red de </w:t>
      </w:r>
      <w:r w:rsidR="00750706" w:rsidRPr="00C61A0E">
        <w:rPr>
          <w:rFonts w:ascii="Arial" w:hAnsi="Arial" w:cs="Arial"/>
          <w:color w:val="auto"/>
          <w:sz w:val="20"/>
          <w:szCs w:val="20"/>
          <w:lang w:bidi="ar-SA"/>
        </w:rPr>
        <w:t>distribución,</w:t>
      </w:r>
      <w:r w:rsidR="009C6A63" w:rsidRPr="00C61A0E">
        <w:rPr>
          <w:rFonts w:ascii="Arial" w:hAnsi="Arial" w:cs="Arial"/>
          <w:color w:val="auto"/>
          <w:sz w:val="20"/>
          <w:szCs w:val="20"/>
          <w:lang w:bidi="ar-SA"/>
        </w:rPr>
        <w:t xml:space="preserve"> medida por un </w:t>
      </w:r>
      <w:r w:rsidR="00750706" w:rsidRPr="00C61A0E">
        <w:rPr>
          <w:rFonts w:ascii="Arial" w:hAnsi="Arial" w:cs="Arial"/>
          <w:color w:val="auto"/>
          <w:sz w:val="20"/>
          <w:szCs w:val="20"/>
          <w:lang w:bidi="ar-SA"/>
        </w:rPr>
        <w:t>período</w:t>
      </w:r>
      <w:r w:rsidR="009C6A63" w:rsidRPr="00C61A0E">
        <w:rPr>
          <w:rFonts w:ascii="Arial" w:hAnsi="Arial" w:cs="Arial"/>
          <w:color w:val="auto"/>
          <w:sz w:val="20"/>
          <w:szCs w:val="20"/>
          <w:lang w:bidi="ar-SA"/>
        </w:rPr>
        <w:t xml:space="preserve"> mínimo de 7 </w:t>
      </w:r>
      <w:r w:rsidR="00750706" w:rsidRPr="00C61A0E">
        <w:rPr>
          <w:rFonts w:ascii="Arial" w:hAnsi="Arial" w:cs="Arial"/>
          <w:color w:val="auto"/>
          <w:sz w:val="20"/>
          <w:szCs w:val="20"/>
          <w:lang w:bidi="ar-SA"/>
        </w:rPr>
        <w:t>días</w:t>
      </w:r>
      <w:r w:rsidR="009C6A63" w:rsidRPr="00C61A0E">
        <w:rPr>
          <w:rFonts w:ascii="Arial" w:hAnsi="Arial" w:cs="Arial"/>
          <w:color w:val="auto"/>
          <w:sz w:val="20"/>
          <w:szCs w:val="20"/>
          <w:lang w:bidi="ar-SA"/>
        </w:rPr>
        <w:t xml:space="preserve"> consecutivos en </w:t>
      </w:r>
      <w:r w:rsidR="00750706" w:rsidRPr="00C61A0E">
        <w:rPr>
          <w:rFonts w:ascii="Arial" w:hAnsi="Arial" w:cs="Arial"/>
          <w:color w:val="auto"/>
          <w:sz w:val="20"/>
          <w:szCs w:val="20"/>
          <w:lang w:bidi="ar-SA"/>
        </w:rPr>
        <w:t>[kWh]</w:t>
      </w:r>
      <w:r w:rsidR="001964A3">
        <w:rPr>
          <w:rFonts w:ascii="Arial" w:hAnsi="Arial" w:cs="Arial"/>
          <w:color w:val="auto"/>
          <w:sz w:val="20"/>
          <w:szCs w:val="20"/>
          <w:lang w:bidi="ar-SA"/>
        </w:rPr>
        <w:t>.</w:t>
      </w:r>
    </w:p>
    <w:p w14:paraId="6823E47A" w14:textId="31445F7E" w:rsidR="00DE79A5" w:rsidRDefault="00D043DD" w:rsidP="00C61A0E">
      <w:pPr>
        <w:spacing w:line="256" w:lineRule="auto"/>
        <w:jc w:val="both"/>
        <w:rPr>
          <w:rFonts w:ascii="Arial" w:hAnsi="Arial" w:cs="Arial"/>
          <w:color w:val="auto"/>
          <w:sz w:val="20"/>
          <w:szCs w:val="20"/>
          <w:lang w:bidi="ar-SA"/>
        </w:rPr>
      </w:pPr>
      <w:r w:rsidRPr="00C61A0E">
        <w:rPr>
          <w:rFonts w:ascii="Arial" w:hAnsi="Arial" w:cs="Arial"/>
          <w:color w:val="auto"/>
          <w:sz w:val="20"/>
          <w:szCs w:val="20"/>
          <w:lang w:bidi="ar-SA"/>
        </w:rPr>
        <w:t>Considerando lo expuesto anteriormente, las empresa</w:t>
      </w:r>
      <w:r w:rsidR="00C114E6" w:rsidRPr="00C61A0E">
        <w:rPr>
          <w:rFonts w:ascii="Arial" w:hAnsi="Arial" w:cs="Arial"/>
          <w:color w:val="auto"/>
          <w:sz w:val="20"/>
          <w:szCs w:val="20"/>
          <w:lang w:bidi="ar-SA"/>
        </w:rPr>
        <w:t xml:space="preserve">s </w:t>
      </w:r>
      <w:r w:rsidR="00DE79A5" w:rsidRPr="00C61A0E">
        <w:rPr>
          <w:rFonts w:ascii="Arial" w:hAnsi="Arial" w:cs="Arial"/>
          <w:color w:val="auto"/>
          <w:sz w:val="20"/>
          <w:szCs w:val="20"/>
          <w:lang w:bidi="ar-SA"/>
        </w:rPr>
        <w:t>concesionarias</w:t>
      </w:r>
      <w:r w:rsidR="00C114E6" w:rsidRPr="00C61A0E">
        <w:rPr>
          <w:rFonts w:ascii="Arial" w:hAnsi="Arial" w:cs="Arial"/>
          <w:color w:val="auto"/>
          <w:sz w:val="20"/>
          <w:szCs w:val="20"/>
          <w:lang w:bidi="ar-SA"/>
        </w:rPr>
        <w:t xml:space="preserve"> de </w:t>
      </w:r>
      <w:r w:rsidR="001D0532" w:rsidRPr="00C61A0E">
        <w:rPr>
          <w:rFonts w:ascii="Arial" w:hAnsi="Arial" w:cs="Arial"/>
          <w:color w:val="auto"/>
          <w:sz w:val="20"/>
          <w:szCs w:val="20"/>
          <w:lang w:bidi="ar-SA"/>
        </w:rPr>
        <w:t xml:space="preserve">distribución de electricidad deberán revisar y </w:t>
      </w:r>
      <w:r w:rsidR="00D550F5" w:rsidRPr="00C61A0E">
        <w:rPr>
          <w:rFonts w:ascii="Arial" w:hAnsi="Arial" w:cs="Arial"/>
          <w:color w:val="auto"/>
          <w:sz w:val="20"/>
          <w:szCs w:val="20"/>
          <w:lang w:bidi="ar-SA"/>
        </w:rPr>
        <w:t>adoptar,</w:t>
      </w:r>
      <w:r w:rsidR="001D0532" w:rsidRPr="00C61A0E">
        <w:rPr>
          <w:rFonts w:ascii="Arial" w:hAnsi="Arial" w:cs="Arial"/>
          <w:color w:val="auto"/>
          <w:sz w:val="20"/>
          <w:szCs w:val="20"/>
          <w:lang w:bidi="ar-SA"/>
        </w:rPr>
        <w:t xml:space="preserve"> </w:t>
      </w:r>
      <w:r w:rsidR="00D550F5" w:rsidRPr="00C61A0E">
        <w:rPr>
          <w:rFonts w:ascii="Arial" w:hAnsi="Arial" w:cs="Arial"/>
          <w:color w:val="auto"/>
          <w:sz w:val="20"/>
          <w:szCs w:val="20"/>
          <w:lang w:bidi="ar-SA"/>
        </w:rPr>
        <w:t>oportunamente,</w:t>
      </w:r>
      <w:r w:rsidR="00A43443" w:rsidRPr="00C61A0E">
        <w:rPr>
          <w:rFonts w:ascii="Arial" w:hAnsi="Arial" w:cs="Arial"/>
          <w:color w:val="auto"/>
          <w:sz w:val="20"/>
          <w:szCs w:val="20"/>
          <w:lang w:bidi="ar-SA"/>
        </w:rPr>
        <w:t xml:space="preserve"> todas aquellas medidas que guardan relación a lo expuesto anteri</w:t>
      </w:r>
      <w:r w:rsidR="003F08CE" w:rsidRPr="00C61A0E">
        <w:rPr>
          <w:rFonts w:ascii="Arial" w:hAnsi="Arial" w:cs="Arial"/>
          <w:color w:val="auto"/>
          <w:sz w:val="20"/>
          <w:szCs w:val="20"/>
          <w:lang w:bidi="ar-SA"/>
        </w:rPr>
        <w:t>ormente</w:t>
      </w:r>
      <w:r w:rsidR="009D3814" w:rsidRPr="00C61A0E">
        <w:rPr>
          <w:rFonts w:ascii="Arial" w:hAnsi="Arial" w:cs="Arial"/>
          <w:color w:val="auto"/>
          <w:sz w:val="20"/>
          <w:szCs w:val="20"/>
          <w:lang w:bidi="ar-SA"/>
        </w:rPr>
        <w:t>.</w:t>
      </w:r>
      <w:r w:rsidR="00DE79A5" w:rsidRPr="00C61A0E">
        <w:rPr>
          <w:rFonts w:ascii="Arial" w:hAnsi="Arial" w:cs="Arial"/>
          <w:color w:val="auto"/>
          <w:sz w:val="20"/>
          <w:szCs w:val="20"/>
          <w:lang w:bidi="ar-SA"/>
        </w:rPr>
        <w:t>”</w:t>
      </w:r>
    </w:p>
    <w:p w14:paraId="764B122E" w14:textId="77777777" w:rsidR="00C61A0E" w:rsidRPr="00C61A0E" w:rsidRDefault="00C61A0E" w:rsidP="00C61A0E">
      <w:pPr>
        <w:spacing w:line="256" w:lineRule="auto"/>
        <w:jc w:val="both"/>
        <w:rPr>
          <w:rFonts w:ascii="Arial" w:hAnsi="Arial" w:cs="Arial"/>
          <w:color w:val="auto"/>
          <w:sz w:val="20"/>
          <w:szCs w:val="20"/>
          <w:lang w:bidi="ar-SA"/>
        </w:rPr>
      </w:pPr>
    </w:p>
    <w:p w14:paraId="5261F38C" w14:textId="6699A668" w:rsidR="00DE79A5" w:rsidRDefault="00AF0335" w:rsidP="00C61A0E">
      <w:pPr>
        <w:ind w:firstLine="720"/>
        <w:jc w:val="both"/>
        <w:rPr>
          <w:rFonts w:ascii="Arial" w:hAnsi="Arial" w:cs="Arial"/>
          <w:sz w:val="20"/>
          <w:szCs w:val="20"/>
        </w:rPr>
      </w:pPr>
      <w:sdt>
        <w:sdtPr>
          <w:rPr>
            <w:rFonts w:ascii="Arial" w:hAnsi="Arial" w:cs="Arial"/>
            <w:sz w:val="20"/>
            <w:szCs w:val="20"/>
          </w:rPr>
          <w:id w:val="-764149110"/>
          <w:placeholder>
            <w:docPart w:val="9991A7AB1F74470890886FBBB454653A"/>
          </w:placeholder>
          <w:citation/>
        </w:sdtPr>
        <w:sdtEndPr/>
        <w:sdtContent>
          <w:r w:rsidR="00DE79A5" w:rsidRPr="00C61A0E">
            <w:rPr>
              <w:rFonts w:ascii="Arial" w:hAnsi="Arial" w:cs="Arial"/>
              <w:sz w:val="20"/>
              <w:szCs w:val="20"/>
            </w:rPr>
            <w:fldChar w:fldCharType="begin"/>
          </w:r>
          <w:r w:rsidR="00DE79A5" w:rsidRPr="00C61A0E">
            <w:rPr>
              <w:rFonts w:ascii="Arial" w:hAnsi="Arial" w:cs="Arial"/>
              <w:sz w:val="20"/>
              <w:szCs w:val="20"/>
              <w:lang w:val="es-MX"/>
            </w:rPr>
            <w:instrText xml:space="preserve"> CITATION SEC16 \l 2058 </w:instrText>
          </w:r>
          <w:r w:rsidR="00DE79A5" w:rsidRPr="00C61A0E">
            <w:rPr>
              <w:rFonts w:ascii="Arial" w:hAnsi="Arial" w:cs="Arial"/>
              <w:sz w:val="20"/>
              <w:szCs w:val="20"/>
            </w:rPr>
            <w:fldChar w:fldCharType="separate"/>
          </w:r>
          <w:r w:rsidR="003A56E2" w:rsidRPr="003A56E2">
            <w:rPr>
              <w:rFonts w:ascii="Arial" w:hAnsi="Arial" w:cs="Arial"/>
              <w:noProof/>
              <w:sz w:val="20"/>
              <w:szCs w:val="20"/>
              <w:lang w:val="es-MX"/>
            </w:rPr>
            <w:t>((SEC), 30 de septiembre 2016)</w:t>
          </w:r>
          <w:r w:rsidR="00DE79A5" w:rsidRPr="00C61A0E">
            <w:rPr>
              <w:rFonts w:ascii="Arial" w:hAnsi="Arial" w:cs="Arial"/>
              <w:sz w:val="20"/>
              <w:szCs w:val="20"/>
            </w:rPr>
            <w:fldChar w:fldCharType="end"/>
          </w:r>
        </w:sdtContent>
      </w:sdt>
      <w:r w:rsidR="001964A3">
        <w:rPr>
          <w:rFonts w:ascii="Arial" w:hAnsi="Arial" w:cs="Arial"/>
          <w:sz w:val="20"/>
          <w:szCs w:val="20"/>
        </w:rPr>
        <w:t>.</w:t>
      </w:r>
    </w:p>
    <w:p w14:paraId="1D4F5D48" w14:textId="77777777" w:rsidR="00C61A0E" w:rsidRDefault="00C61A0E" w:rsidP="00C61A0E">
      <w:pPr>
        <w:ind w:firstLine="720"/>
        <w:jc w:val="both"/>
        <w:rPr>
          <w:rFonts w:ascii="Arial" w:hAnsi="Arial" w:cs="Arial"/>
          <w:sz w:val="20"/>
          <w:szCs w:val="20"/>
        </w:rPr>
      </w:pPr>
    </w:p>
    <w:p w14:paraId="6F708CC9" w14:textId="77777777" w:rsidR="00C61A0E" w:rsidRDefault="00C61A0E" w:rsidP="00C61A0E">
      <w:pPr>
        <w:ind w:firstLine="720"/>
        <w:jc w:val="both"/>
        <w:rPr>
          <w:rFonts w:ascii="Arial" w:hAnsi="Arial" w:cs="Arial"/>
          <w:sz w:val="20"/>
          <w:szCs w:val="20"/>
        </w:rPr>
      </w:pPr>
    </w:p>
    <w:p w14:paraId="68D7851D" w14:textId="77777777" w:rsidR="00C61A0E" w:rsidRDefault="00C61A0E" w:rsidP="00C61A0E">
      <w:pPr>
        <w:ind w:firstLine="720"/>
        <w:jc w:val="both"/>
        <w:rPr>
          <w:rFonts w:ascii="Arial" w:hAnsi="Arial" w:cs="Arial"/>
          <w:sz w:val="20"/>
          <w:szCs w:val="20"/>
        </w:rPr>
      </w:pPr>
    </w:p>
    <w:p w14:paraId="2948535D" w14:textId="77777777" w:rsidR="00C61A0E" w:rsidRPr="00C61A0E" w:rsidRDefault="00C61A0E" w:rsidP="00C61A0E">
      <w:pPr>
        <w:ind w:firstLine="720"/>
        <w:jc w:val="both"/>
        <w:rPr>
          <w:rFonts w:ascii="Arial" w:hAnsi="Arial" w:cs="Arial"/>
          <w:sz w:val="20"/>
          <w:szCs w:val="20"/>
        </w:rPr>
      </w:pPr>
    </w:p>
    <w:p w14:paraId="3638094E" w14:textId="2A5E02E3" w:rsidR="023813C2" w:rsidRDefault="023813C2" w:rsidP="023813C2">
      <w:pPr>
        <w:ind w:firstLine="720"/>
        <w:rPr>
          <w:rFonts w:ascii="Arial" w:hAnsi="Arial" w:cs="Arial"/>
          <w:noProof/>
          <w:sz w:val="20"/>
          <w:szCs w:val="20"/>
          <w:lang w:val="es-MX"/>
        </w:rPr>
      </w:pPr>
    </w:p>
    <w:p w14:paraId="5D273C95" w14:textId="2CEF39C9" w:rsidR="00C64AFC" w:rsidRPr="00A159C6" w:rsidRDefault="00C73EBA" w:rsidP="00C73EBA">
      <w:pPr>
        <w:pStyle w:val="Ttulo2"/>
        <w:rPr>
          <w:rFonts w:asciiTheme="minorHAnsi" w:hAnsiTheme="minorHAnsi" w:cstheme="minorBidi"/>
          <w:color w:val="auto"/>
          <w:lang w:bidi="ar-SA"/>
        </w:rPr>
      </w:pPr>
      <w:bookmarkStart w:id="73" w:name="_Toc154578520"/>
      <w:r>
        <w:lastRenderedPageBreak/>
        <w:t>C</w:t>
      </w:r>
      <w:r w:rsidR="00C64AFC" w:rsidRPr="00A159C6">
        <w:t>riterios de evaluación económica y de cálculo de rentabilidad.</w:t>
      </w:r>
      <w:bookmarkEnd w:id="73"/>
      <w:r w:rsidR="00C64AFC" w:rsidRPr="00A159C6">
        <w:t xml:space="preserve"> </w:t>
      </w:r>
    </w:p>
    <w:p w14:paraId="2FE30135" w14:textId="77777777" w:rsidR="00C64AFC" w:rsidRPr="00DB630B" w:rsidRDefault="00C64AFC" w:rsidP="00C64AFC">
      <w:pPr>
        <w:pStyle w:val="Estilo4"/>
      </w:pPr>
    </w:p>
    <w:p w14:paraId="63718FDB" w14:textId="51D3F777" w:rsidR="00A60BDC" w:rsidRPr="00C61A0E" w:rsidRDefault="3DBED0F1" w:rsidP="00A60BDC">
      <w:pPr>
        <w:pStyle w:val="Estilo3"/>
        <w:spacing w:line="360" w:lineRule="auto"/>
        <w:rPr>
          <w:rFonts w:ascii="Arial" w:hAnsi="Arial" w:cs="Arial"/>
          <w:color w:val="auto"/>
          <w:sz w:val="20"/>
          <w:szCs w:val="20"/>
          <w:lang w:val="es-ES" w:eastAsia="es-CL"/>
        </w:rPr>
      </w:pPr>
      <w:r w:rsidRPr="00C61A0E">
        <w:rPr>
          <w:rFonts w:ascii="Arial" w:hAnsi="Arial" w:cs="Arial"/>
          <w:color w:val="auto"/>
          <w:sz w:val="20"/>
          <w:szCs w:val="20"/>
          <w:lang w:val="es-ES" w:eastAsia="es-CL"/>
        </w:rPr>
        <w:t xml:space="preserve">Para estimar costos de rentabilidad se expondrán </w:t>
      </w:r>
      <w:r w:rsidR="57AEC8D0" w:rsidRPr="00C61A0E">
        <w:rPr>
          <w:rFonts w:ascii="Arial" w:hAnsi="Arial" w:cs="Arial"/>
          <w:color w:val="auto"/>
          <w:sz w:val="20"/>
          <w:szCs w:val="20"/>
          <w:lang w:val="es-ES" w:eastAsia="es-CL"/>
        </w:rPr>
        <w:t>las horas</w:t>
      </w:r>
      <w:r w:rsidRPr="00C61A0E">
        <w:rPr>
          <w:rFonts w:ascii="Arial" w:hAnsi="Arial" w:cs="Arial"/>
          <w:color w:val="auto"/>
          <w:sz w:val="20"/>
          <w:szCs w:val="20"/>
          <w:lang w:val="es-ES" w:eastAsia="es-CL"/>
        </w:rPr>
        <w:t xml:space="preserve"> de trabajo estimadas </w:t>
      </w:r>
      <w:r w:rsidR="41DABF3C" w:rsidRPr="00C61A0E">
        <w:rPr>
          <w:rFonts w:ascii="Arial" w:hAnsi="Arial" w:cs="Arial"/>
          <w:color w:val="auto"/>
          <w:sz w:val="20"/>
          <w:szCs w:val="20"/>
          <w:lang w:val="es-ES" w:eastAsia="es-CL"/>
        </w:rPr>
        <w:t>en desarrollo</w:t>
      </w:r>
      <w:r w:rsidRPr="00C61A0E">
        <w:rPr>
          <w:rFonts w:ascii="Arial" w:hAnsi="Arial" w:cs="Arial"/>
          <w:color w:val="auto"/>
          <w:sz w:val="20"/>
          <w:szCs w:val="20"/>
          <w:lang w:val="es-ES" w:eastAsia="es-CL"/>
        </w:rPr>
        <w:t xml:space="preserve"> del dispositivo</w:t>
      </w:r>
      <w:r w:rsidR="4AA0ACFD" w:rsidRPr="00C61A0E">
        <w:rPr>
          <w:rFonts w:ascii="Arial" w:hAnsi="Arial" w:cs="Arial"/>
          <w:color w:val="auto"/>
          <w:sz w:val="20"/>
          <w:szCs w:val="20"/>
          <w:lang w:val="es-ES" w:eastAsia="es-CL"/>
        </w:rPr>
        <w:t xml:space="preserve"> y</w:t>
      </w:r>
      <w:r w:rsidR="7B00DED7" w:rsidRPr="00C61A0E">
        <w:rPr>
          <w:rFonts w:ascii="Arial" w:hAnsi="Arial" w:cs="Arial"/>
          <w:color w:val="auto"/>
          <w:sz w:val="20"/>
          <w:szCs w:val="20"/>
          <w:lang w:val="es-ES" w:eastAsia="es-CL"/>
        </w:rPr>
        <w:t xml:space="preserve"> los costos estimados en el empleo de </w:t>
      </w:r>
      <w:r w:rsidR="1D4F8AAC" w:rsidRPr="00C61A0E">
        <w:rPr>
          <w:rFonts w:ascii="Arial" w:hAnsi="Arial" w:cs="Arial"/>
          <w:color w:val="auto"/>
          <w:sz w:val="20"/>
          <w:szCs w:val="20"/>
          <w:lang w:val="es-ES" w:eastAsia="es-CL"/>
        </w:rPr>
        <w:t>software y hardwar</w:t>
      </w:r>
      <w:r w:rsidR="76BD81B5" w:rsidRPr="00C61A0E">
        <w:rPr>
          <w:rFonts w:ascii="Arial" w:hAnsi="Arial" w:cs="Arial"/>
          <w:color w:val="auto"/>
          <w:sz w:val="20"/>
          <w:szCs w:val="20"/>
          <w:lang w:val="es-ES" w:eastAsia="es-CL"/>
        </w:rPr>
        <w:t xml:space="preserve">e, </w:t>
      </w:r>
      <w:r w:rsidR="4AA0ACFD" w:rsidRPr="00C61A0E">
        <w:rPr>
          <w:rFonts w:ascii="Arial" w:hAnsi="Arial" w:cs="Arial"/>
          <w:color w:val="auto"/>
          <w:sz w:val="20"/>
          <w:szCs w:val="20"/>
          <w:lang w:val="es-ES" w:eastAsia="es-CL"/>
        </w:rPr>
        <w:t>para</w:t>
      </w:r>
      <w:r w:rsidR="76BD81B5" w:rsidRPr="00C61A0E">
        <w:rPr>
          <w:rFonts w:ascii="Arial" w:hAnsi="Arial" w:cs="Arial"/>
          <w:color w:val="auto"/>
          <w:sz w:val="20"/>
          <w:szCs w:val="20"/>
          <w:lang w:val="es-ES" w:eastAsia="es-CL"/>
        </w:rPr>
        <w:t xml:space="preserve"> </w:t>
      </w:r>
      <w:r w:rsidR="38613F1F" w:rsidRPr="00C61A0E">
        <w:rPr>
          <w:rFonts w:ascii="Arial" w:hAnsi="Arial" w:cs="Arial"/>
          <w:color w:val="auto"/>
          <w:sz w:val="20"/>
          <w:szCs w:val="20"/>
          <w:lang w:val="es-ES" w:eastAsia="es-CL"/>
        </w:rPr>
        <w:t>concebir un prototipo funcional del dispositivo.</w:t>
      </w:r>
    </w:p>
    <w:p w14:paraId="231D276A" w14:textId="0249A410" w:rsidR="002757A2" w:rsidRPr="00C61A0E" w:rsidRDefault="002757A2" w:rsidP="00A60BDC">
      <w:pPr>
        <w:pStyle w:val="Estilo3"/>
        <w:spacing w:line="360" w:lineRule="auto"/>
        <w:rPr>
          <w:rFonts w:ascii="Arial" w:hAnsi="Arial" w:cs="Arial"/>
          <w:color w:val="auto"/>
          <w:sz w:val="20"/>
          <w:szCs w:val="20"/>
          <w:lang w:val="es-ES" w:eastAsia="es-CL"/>
        </w:rPr>
      </w:pPr>
    </w:p>
    <w:p w14:paraId="7543C01B" w14:textId="04E83FF7" w:rsidR="22860314" w:rsidRPr="00C61A0E" w:rsidRDefault="22860314" w:rsidP="023813C2">
      <w:pPr>
        <w:pStyle w:val="Estilo3"/>
        <w:spacing w:line="360" w:lineRule="auto"/>
        <w:rPr>
          <w:rFonts w:ascii="Arial" w:hAnsi="Arial" w:cs="Arial"/>
          <w:color w:val="auto"/>
          <w:sz w:val="20"/>
          <w:szCs w:val="20"/>
          <w:lang w:val="es-ES" w:eastAsia="es-CL"/>
        </w:rPr>
      </w:pPr>
      <w:r w:rsidRPr="00C61A0E">
        <w:rPr>
          <w:rFonts w:ascii="Arial" w:hAnsi="Arial" w:cs="Arial"/>
          <w:color w:val="auto"/>
          <w:sz w:val="20"/>
          <w:szCs w:val="20"/>
          <w:lang w:val="es-ES" w:eastAsia="es-CL"/>
        </w:rPr>
        <w:t xml:space="preserve">Para los costos estimados de este proyecto se </w:t>
      </w:r>
      <w:r w:rsidR="11FD149B" w:rsidRPr="00C61A0E">
        <w:rPr>
          <w:rFonts w:ascii="Arial" w:hAnsi="Arial" w:cs="Arial"/>
          <w:color w:val="auto"/>
          <w:sz w:val="20"/>
          <w:szCs w:val="20"/>
          <w:lang w:val="es-ES" w:eastAsia="es-CL"/>
        </w:rPr>
        <w:t>tendrán</w:t>
      </w:r>
      <w:r w:rsidRPr="00C61A0E">
        <w:rPr>
          <w:rFonts w:ascii="Arial" w:hAnsi="Arial" w:cs="Arial"/>
          <w:color w:val="auto"/>
          <w:sz w:val="20"/>
          <w:szCs w:val="20"/>
          <w:lang w:val="es-ES" w:eastAsia="es-CL"/>
        </w:rPr>
        <w:t xml:space="preserve"> en c</w:t>
      </w:r>
      <w:r w:rsidR="44FB86B9" w:rsidRPr="00C61A0E">
        <w:rPr>
          <w:rFonts w:ascii="Arial" w:hAnsi="Arial" w:cs="Arial"/>
          <w:color w:val="auto"/>
          <w:sz w:val="20"/>
          <w:szCs w:val="20"/>
          <w:lang w:val="es-ES" w:eastAsia="es-CL"/>
        </w:rPr>
        <w:t xml:space="preserve">uenta un sueldo </w:t>
      </w:r>
      <w:r w:rsidR="1F7EC88A" w:rsidRPr="00C61A0E">
        <w:rPr>
          <w:rFonts w:ascii="Arial" w:hAnsi="Arial" w:cs="Arial"/>
          <w:color w:val="auto"/>
          <w:sz w:val="20"/>
          <w:szCs w:val="20"/>
          <w:lang w:val="es-ES" w:eastAsia="es-CL"/>
        </w:rPr>
        <w:t>promedio mensual</w:t>
      </w:r>
      <w:r w:rsidR="1BC90028" w:rsidRPr="00C61A0E">
        <w:rPr>
          <w:rFonts w:ascii="Arial" w:hAnsi="Arial" w:cs="Arial"/>
          <w:color w:val="auto"/>
          <w:sz w:val="20"/>
          <w:szCs w:val="20"/>
          <w:lang w:val="es-ES" w:eastAsia="es-CL"/>
        </w:rPr>
        <w:t xml:space="preserve"> </w:t>
      </w:r>
      <w:r w:rsidR="44FB86B9" w:rsidRPr="00C61A0E">
        <w:rPr>
          <w:rFonts w:ascii="Arial" w:hAnsi="Arial" w:cs="Arial"/>
          <w:color w:val="auto"/>
          <w:sz w:val="20"/>
          <w:szCs w:val="20"/>
          <w:lang w:val="es-ES" w:eastAsia="es-CL"/>
        </w:rPr>
        <w:t>de $900.000</w:t>
      </w:r>
      <w:r w:rsidR="7B65C508" w:rsidRPr="00C61A0E">
        <w:rPr>
          <w:rFonts w:ascii="Arial" w:hAnsi="Arial" w:cs="Arial"/>
          <w:color w:val="auto"/>
          <w:sz w:val="20"/>
          <w:szCs w:val="20"/>
          <w:lang w:val="es-ES" w:eastAsia="es-CL"/>
        </w:rPr>
        <w:t xml:space="preserve"> </w:t>
      </w:r>
      <w:r w:rsidR="2D49419B" w:rsidRPr="00C61A0E">
        <w:rPr>
          <w:rFonts w:ascii="Arial" w:hAnsi="Arial" w:cs="Arial"/>
          <w:color w:val="auto"/>
          <w:sz w:val="20"/>
          <w:szCs w:val="20"/>
          <w:lang w:val="es-ES" w:eastAsia="es-CL"/>
        </w:rPr>
        <w:t xml:space="preserve">lo que se dividirá </w:t>
      </w:r>
      <w:r w:rsidR="559AB27A" w:rsidRPr="00C61A0E">
        <w:rPr>
          <w:rFonts w:ascii="Arial" w:hAnsi="Arial" w:cs="Arial"/>
          <w:color w:val="auto"/>
          <w:sz w:val="20"/>
          <w:szCs w:val="20"/>
          <w:lang w:val="es-ES" w:eastAsia="es-CL"/>
        </w:rPr>
        <w:t>en las semanas del me</w:t>
      </w:r>
      <w:r w:rsidR="6556A9AF" w:rsidRPr="00C61A0E">
        <w:rPr>
          <w:rFonts w:ascii="Arial" w:hAnsi="Arial" w:cs="Arial"/>
          <w:color w:val="auto"/>
          <w:sz w:val="20"/>
          <w:szCs w:val="20"/>
          <w:lang w:val="es-ES" w:eastAsia="es-CL"/>
        </w:rPr>
        <w:t xml:space="preserve">s luego se divide por el </w:t>
      </w:r>
      <w:r w:rsidR="0CF576A5" w:rsidRPr="00C61A0E">
        <w:rPr>
          <w:rFonts w:ascii="Arial" w:hAnsi="Arial" w:cs="Arial"/>
          <w:color w:val="auto"/>
          <w:sz w:val="20"/>
          <w:szCs w:val="20"/>
          <w:lang w:val="es-ES" w:eastAsia="es-CL"/>
        </w:rPr>
        <w:t>número</w:t>
      </w:r>
      <w:r w:rsidR="6556A9AF" w:rsidRPr="00C61A0E">
        <w:rPr>
          <w:rFonts w:ascii="Arial" w:hAnsi="Arial" w:cs="Arial"/>
          <w:color w:val="auto"/>
          <w:sz w:val="20"/>
          <w:szCs w:val="20"/>
          <w:lang w:val="es-ES" w:eastAsia="es-CL"/>
        </w:rPr>
        <w:t xml:space="preserve"> </w:t>
      </w:r>
      <w:r w:rsidR="7AB8EBF8" w:rsidRPr="00C61A0E">
        <w:rPr>
          <w:rFonts w:ascii="Arial" w:hAnsi="Arial" w:cs="Arial"/>
          <w:color w:val="auto"/>
          <w:sz w:val="20"/>
          <w:szCs w:val="20"/>
          <w:lang w:val="es-ES" w:eastAsia="es-CL"/>
        </w:rPr>
        <w:t>máximo</w:t>
      </w:r>
      <w:r w:rsidR="6556A9AF" w:rsidRPr="00C61A0E">
        <w:rPr>
          <w:rFonts w:ascii="Arial" w:hAnsi="Arial" w:cs="Arial"/>
          <w:color w:val="auto"/>
          <w:sz w:val="20"/>
          <w:szCs w:val="20"/>
          <w:lang w:val="es-ES" w:eastAsia="es-CL"/>
        </w:rPr>
        <w:t xml:space="preserve"> de horas laborales semana</w:t>
      </w:r>
      <w:r w:rsidR="376659B7" w:rsidRPr="00C61A0E">
        <w:rPr>
          <w:rFonts w:ascii="Arial" w:hAnsi="Arial" w:cs="Arial"/>
          <w:color w:val="auto"/>
          <w:sz w:val="20"/>
          <w:szCs w:val="20"/>
          <w:lang w:val="es-ES" w:eastAsia="es-CL"/>
        </w:rPr>
        <w:t>les</w:t>
      </w:r>
      <w:r w:rsidR="6556A9AF" w:rsidRPr="00C61A0E">
        <w:rPr>
          <w:rFonts w:ascii="Arial" w:hAnsi="Arial" w:cs="Arial"/>
          <w:color w:val="auto"/>
          <w:sz w:val="20"/>
          <w:szCs w:val="20"/>
          <w:lang w:val="es-ES" w:eastAsia="es-CL"/>
        </w:rPr>
        <w:t xml:space="preserve"> (48</w:t>
      </w:r>
      <w:r w:rsidR="588090EE" w:rsidRPr="00C61A0E">
        <w:rPr>
          <w:rFonts w:ascii="Arial" w:hAnsi="Arial" w:cs="Arial"/>
          <w:color w:val="auto"/>
          <w:sz w:val="20"/>
          <w:szCs w:val="20"/>
          <w:lang w:val="es-ES" w:eastAsia="es-CL"/>
        </w:rPr>
        <w:t xml:space="preserve"> </w:t>
      </w:r>
      <w:r w:rsidR="21195C6D" w:rsidRPr="00C61A0E">
        <w:rPr>
          <w:rFonts w:ascii="Arial" w:hAnsi="Arial" w:cs="Arial"/>
          <w:color w:val="auto"/>
          <w:sz w:val="20"/>
          <w:szCs w:val="20"/>
          <w:lang w:val="es-ES" w:eastAsia="es-CL"/>
        </w:rPr>
        <w:t>horas)</w:t>
      </w:r>
      <w:r w:rsidR="6556A9AF" w:rsidRPr="00C61A0E">
        <w:rPr>
          <w:rFonts w:ascii="Arial" w:hAnsi="Arial" w:cs="Arial"/>
          <w:color w:val="auto"/>
          <w:sz w:val="20"/>
          <w:szCs w:val="20"/>
          <w:lang w:val="es-ES" w:eastAsia="es-CL"/>
        </w:rPr>
        <w:t xml:space="preserve"> seguido de multiplicar esta cifra p</w:t>
      </w:r>
      <w:r w:rsidR="32178A98" w:rsidRPr="00C61A0E">
        <w:rPr>
          <w:rFonts w:ascii="Arial" w:hAnsi="Arial" w:cs="Arial"/>
          <w:color w:val="auto"/>
          <w:sz w:val="20"/>
          <w:szCs w:val="20"/>
          <w:lang w:val="es-ES" w:eastAsia="es-CL"/>
        </w:rPr>
        <w:t>or la cantidad de horas estimadas semanales</w:t>
      </w:r>
      <w:r w:rsidR="72908047" w:rsidRPr="00C61A0E">
        <w:rPr>
          <w:rFonts w:ascii="Arial" w:hAnsi="Arial" w:cs="Arial"/>
          <w:color w:val="auto"/>
          <w:sz w:val="20"/>
          <w:szCs w:val="20"/>
          <w:lang w:val="es-ES" w:eastAsia="es-CL"/>
        </w:rPr>
        <w:t xml:space="preserve"> (</w:t>
      </w:r>
      <w:r w:rsidR="007D76F6">
        <w:rPr>
          <w:rFonts w:ascii="Arial" w:hAnsi="Arial" w:cs="Arial"/>
          <w:color w:val="auto"/>
          <w:sz w:val="20"/>
          <w:szCs w:val="20"/>
          <w:lang w:val="es-ES" w:eastAsia="es-CL"/>
        </w:rPr>
        <w:t>1</w:t>
      </w:r>
      <w:r w:rsidR="00605F44">
        <w:rPr>
          <w:rFonts w:ascii="Arial" w:hAnsi="Arial" w:cs="Arial"/>
          <w:color w:val="auto"/>
          <w:sz w:val="20"/>
          <w:szCs w:val="20"/>
          <w:lang w:val="es-ES" w:eastAsia="es-CL"/>
        </w:rPr>
        <w:t>8</w:t>
      </w:r>
      <w:r w:rsidR="72908047" w:rsidRPr="00C61A0E">
        <w:rPr>
          <w:rFonts w:ascii="Arial" w:hAnsi="Arial" w:cs="Arial"/>
          <w:color w:val="auto"/>
          <w:sz w:val="20"/>
          <w:szCs w:val="20"/>
          <w:lang w:val="es-ES" w:eastAsia="es-CL"/>
        </w:rPr>
        <w:t xml:space="preserve"> horas)</w:t>
      </w:r>
      <w:r w:rsidR="7FF9D814" w:rsidRPr="00C61A0E">
        <w:rPr>
          <w:rFonts w:ascii="Arial" w:hAnsi="Arial" w:cs="Arial"/>
          <w:color w:val="auto"/>
          <w:sz w:val="20"/>
          <w:szCs w:val="20"/>
          <w:lang w:val="es-ES" w:eastAsia="es-CL"/>
        </w:rPr>
        <w:t xml:space="preserve"> lo que da un costo </w:t>
      </w:r>
      <w:r w:rsidR="0A93389F" w:rsidRPr="00C61A0E">
        <w:rPr>
          <w:rFonts w:ascii="Arial" w:hAnsi="Arial" w:cs="Arial"/>
          <w:color w:val="auto"/>
          <w:sz w:val="20"/>
          <w:szCs w:val="20"/>
          <w:lang w:val="es-ES" w:eastAsia="es-CL"/>
        </w:rPr>
        <w:t>por hora de</w:t>
      </w:r>
      <w:r w:rsidR="7FF9D814" w:rsidRPr="00C61A0E">
        <w:rPr>
          <w:rFonts w:ascii="Arial" w:hAnsi="Arial" w:cs="Arial"/>
          <w:color w:val="auto"/>
          <w:sz w:val="20"/>
          <w:szCs w:val="20"/>
          <w:lang w:val="es-ES" w:eastAsia="es-CL"/>
        </w:rPr>
        <w:t xml:space="preserve"> $</w:t>
      </w:r>
      <w:r w:rsidR="007D76F6" w:rsidRPr="0073562C">
        <w:rPr>
          <w:rFonts w:ascii="Arial" w:hAnsi="Arial" w:cs="Arial"/>
          <w:color w:val="auto"/>
          <w:sz w:val="20"/>
          <w:szCs w:val="20"/>
          <w:lang w:val="es-ES" w:eastAsia="es-CL"/>
        </w:rPr>
        <w:t>4.690</w:t>
      </w:r>
      <w:r w:rsidR="28DF68F8" w:rsidRPr="0073562C">
        <w:rPr>
          <w:rFonts w:ascii="Arial" w:hAnsi="Arial" w:cs="Arial"/>
          <w:color w:val="auto"/>
          <w:sz w:val="20"/>
          <w:szCs w:val="20"/>
          <w:lang w:val="es-ES" w:eastAsia="es-CL"/>
        </w:rPr>
        <w:t>.</w:t>
      </w:r>
    </w:p>
    <w:p w14:paraId="0CA9BA06" w14:textId="334509F8" w:rsidR="00581C9D" w:rsidRDefault="00581C9D" w:rsidP="00A60BDC">
      <w:pPr>
        <w:pStyle w:val="Estilo3"/>
        <w:spacing w:line="360" w:lineRule="auto"/>
        <w:rPr>
          <w:rFonts w:ascii="Arial" w:hAnsi="Arial" w:cs="Arial"/>
          <w:color w:val="auto"/>
          <w:sz w:val="22"/>
          <w:szCs w:val="22"/>
          <w:lang w:val="es-ES" w:eastAsia="es-CL"/>
        </w:rPr>
      </w:pPr>
    </w:p>
    <w:p w14:paraId="25551B94" w14:textId="5D8DEB07" w:rsidR="28DF68F8" w:rsidRDefault="28DF68F8" w:rsidP="0B8F7840">
      <w:pPr>
        <w:pStyle w:val="Estilo3"/>
        <w:spacing w:line="360" w:lineRule="auto"/>
        <w:rPr>
          <w:rFonts w:ascii="Arial" w:hAnsi="Arial" w:cs="Arial"/>
          <w:color w:val="auto"/>
          <w:sz w:val="20"/>
          <w:szCs w:val="20"/>
          <w:u w:val="single"/>
          <w:lang w:val="es-ES" w:eastAsia="es-CL"/>
        </w:rPr>
      </w:pPr>
      <w:r w:rsidRPr="00CF3D9B">
        <w:rPr>
          <w:rFonts w:ascii="Arial" w:hAnsi="Arial" w:cs="Arial"/>
          <w:color w:val="auto"/>
          <w:sz w:val="20"/>
          <w:szCs w:val="20"/>
          <w:u w:val="single"/>
          <w:lang w:val="es-ES" w:eastAsia="es-CL"/>
        </w:rPr>
        <w:t>Se tienen cuenta las siguientes variables</w:t>
      </w:r>
      <w:r w:rsidR="7471ABC8" w:rsidRPr="00CF3D9B">
        <w:rPr>
          <w:rFonts w:ascii="Arial" w:hAnsi="Arial" w:cs="Arial"/>
          <w:color w:val="auto"/>
          <w:sz w:val="20"/>
          <w:szCs w:val="20"/>
          <w:u w:val="single"/>
          <w:lang w:val="es-ES" w:eastAsia="es-CL"/>
        </w:rPr>
        <w:t>:</w:t>
      </w:r>
    </w:p>
    <w:p w14:paraId="53370AD1" w14:textId="77777777" w:rsidR="00CF3D9B" w:rsidRPr="00CF3D9B" w:rsidRDefault="00CF3D9B" w:rsidP="0B8F7840">
      <w:pPr>
        <w:pStyle w:val="Estilo3"/>
        <w:spacing w:line="360" w:lineRule="auto"/>
        <w:rPr>
          <w:rFonts w:ascii="Arial" w:hAnsi="Arial" w:cs="Arial"/>
          <w:color w:val="auto"/>
          <w:sz w:val="20"/>
          <w:szCs w:val="20"/>
          <w:u w:val="single"/>
          <w:lang w:val="es-ES" w:eastAsia="es-CL"/>
        </w:rPr>
      </w:pPr>
    </w:p>
    <w:p w14:paraId="70A49395" w14:textId="37B8ED16" w:rsidR="00310FAF" w:rsidRPr="00C61A0E" w:rsidRDefault="00310FAF" w:rsidP="008236B2">
      <w:pPr>
        <w:pStyle w:val="Estilo3"/>
        <w:numPr>
          <w:ilvl w:val="0"/>
          <w:numId w:val="7"/>
        </w:numPr>
        <w:spacing w:line="360" w:lineRule="auto"/>
        <w:rPr>
          <w:rFonts w:ascii="Arial" w:hAnsi="Arial" w:cs="Arial"/>
          <w:color w:val="auto"/>
          <w:sz w:val="20"/>
          <w:szCs w:val="20"/>
          <w:lang w:val="es-ES" w:eastAsia="es-CL"/>
        </w:rPr>
      </w:pPr>
      <w:r w:rsidRPr="00C61A0E">
        <w:rPr>
          <w:rFonts w:ascii="Arial" w:hAnsi="Arial" w:cs="Arial"/>
          <w:color w:val="auto"/>
          <w:sz w:val="20"/>
          <w:szCs w:val="20"/>
          <w:lang w:val="es-ES" w:eastAsia="es-CL"/>
        </w:rPr>
        <w:t>Estimación duración del proyecto</w:t>
      </w:r>
      <w:r w:rsidR="5D287661" w:rsidRPr="00C61A0E">
        <w:rPr>
          <w:rFonts w:ascii="Arial" w:hAnsi="Arial" w:cs="Arial"/>
          <w:color w:val="auto"/>
          <w:sz w:val="20"/>
          <w:szCs w:val="20"/>
          <w:lang w:val="es-ES" w:eastAsia="es-CL"/>
        </w:rPr>
        <w:t>:</w:t>
      </w:r>
      <w:r w:rsidRPr="00C61A0E">
        <w:rPr>
          <w:rFonts w:ascii="Arial" w:hAnsi="Arial" w:cs="Arial"/>
          <w:color w:val="auto"/>
          <w:sz w:val="20"/>
          <w:szCs w:val="20"/>
          <w:lang w:val="es-ES" w:eastAsia="es-CL"/>
        </w:rPr>
        <w:t xml:space="preserve"> 18 semanas</w:t>
      </w:r>
      <w:r w:rsidR="0056359F">
        <w:rPr>
          <w:rFonts w:ascii="Arial" w:hAnsi="Arial" w:cs="Arial"/>
          <w:color w:val="auto"/>
          <w:sz w:val="20"/>
          <w:szCs w:val="20"/>
          <w:lang w:val="es-ES" w:eastAsia="es-CL"/>
        </w:rPr>
        <w:t>.</w:t>
      </w:r>
    </w:p>
    <w:p w14:paraId="5D826367" w14:textId="5DF85CE9" w:rsidR="00310FAF" w:rsidRPr="00C61A0E" w:rsidRDefault="7B752E5E" w:rsidP="008236B2">
      <w:pPr>
        <w:pStyle w:val="Estilo3"/>
        <w:numPr>
          <w:ilvl w:val="0"/>
          <w:numId w:val="7"/>
        </w:numPr>
        <w:spacing w:line="360" w:lineRule="auto"/>
        <w:rPr>
          <w:rFonts w:ascii="Arial" w:hAnsi="Arial" w:cs="Arial"/>
          <w:color w:val="auto"/>
          <w:sz w:val="20"/>
          <w:szCs w:val="20"/>
          <w:lang w:val="es-ES" w:eastAsia="es-CL"/>
        </w:rPr>
      </w:pPr>
      <w:r w:rsidRPr="00C61A0E">
        <w:rPr>
          <w:rFonts w:ascii="Arial" w:hAnsi="Arial" w:cs="Arial"/>
          <w:color w:val="auto"/>
          <w:sz w:val="20"/>
          <w:szCs w:val="20"/>
          <w:lang w:val="es-ES" w:eastAsia="es-CL"/>
        </w:rPr>
        <w:t xml:space="preserve">Horas semanales: </w:t>
      </w:r>
      <w:r w:rsidR="003066D3" w:rsidRPr="00C61A0E">
        <w:rPr>
          <w:rFonts w:ascii="Arial" w:hAnsi="Arial" w:cs="Arial"/>
          <w:color w:val="auto"/>
          <w:sz w:val="20"/>
          <w:szCs w:val="20"/>
          <w:lang w:val="es-ES" w:eastAsia="es-CL"/>
        </w:rPr>
        <w:t>18</w:t>
      </w:r>
      <w:r w:rsidR="171EA9BA" w:rsidRPr="00C61A0E">
        <w:rPr>
          <w:rFonts w:ascii="Arial" w:hAnsi="Arial" w:cs="Arial"/>
          <w:color w:val="auto"/>
          <w:sz w:val="20"/>
          <w:szCs w:val="20"/>
          <w:lang w:val="es-ES" w:eastAsia="es-CL"/>
        </w:rPr>
        <w:t xml:space="preserve"> </w:t>
      </w:r>
      <w:r w:rsidR="00310FAF" w:rsidRPr="00C61A0E">
        <w:rPr>
          <w:rFonts w:ascii="Arial" w:hAnsi="Arial" w:cs="Arial"/>
          <w:color w:val="auto"/>
          <w:sz w:val="20"/>
          <w:szCs w:val="20"/>
          <w:lang w:val="es-ES" w:eastAsia="es-CL"/>
        </w:rPr>
        <w:t>horas</w:t>
      </w:r>
      <w:r w:rsidR="52619DEF" w:rsidRPr="00C61A0E">
        <w:rPr>
          <w:rFonts w:ascii="Arial" w:hAnsi="Arial" w:cs="Arial"/>
          <w:color w:val="auto"/>
          <w:sz w:val="20"/>
          <w:szCs w:val="20"/>
          <w:lang w:val="es-ES" w:eastAsia="es-CL"/>
        </w:rPr>
        <w:t>.</w:t>
      </w:r>
    </w:p>
    <w:p w14:paraId="6AAB0E3E" w14:textId="1002B99C" w:rsidR="00310FAF" w:rsidRPr="00C61A0E" w:rsidRDefault="72C99FF8" w:rsidP="008236B2">
      <w:pPr>
        <w:pStyle w:val="Estilo3"/>
        <w:numPr>
          <w:ilvl w:val="0"/>
          <w:numId w:val="7"/>
        </w:numPr>
        <w:spacing w:line="360" w:lineRule="auto"/>
        <w:rPr>
          <w:rFonts w:ascii="Arial" w:hAnsi="Arial" w:cs="Arial"/>
          <w:color w:val="auto"/>
          <w:sz w:val="20"/>
          <w:szCs w:val="20"/>
          <w:lang w:val="es-ES" w:eastAsia="es-CL"/>
        </w:rPr>
      </w:pPr>
      <w:r w:rsidRPr="00C61A0E">
        <w:rPr>
          <w:rFonts w:ascii="Arial" w:hAnsi="Arial" w:cs="Arial"/>
          <w:color w:val="auto"/>
          <w:sz w:val="20"/>
          <w:szCs w:val="20"/>
          <w:lang w:val="es-ES" w:eastAsia="es-CL"/>
        </w:rPr>
        <w:t>Costo</w:t>
      </w:r>
      <w:r w:rsidR="00310FAF" w:rsidRPr="00C61A0E">
        <w:rPr>
          <w:rFonts w:ascii="Arial" w:hAnsi="Arial" w:cs="Arial"/>
          <w:color w:val="auto"/>
          <w:sz w:val="20"/>
          <w:szCs w:val="20"/>
          <w:lang w:val="es-ES" w:eastAsia="es-CL"/>
        </w:rPr>
        <w:t xml:space="preserve"> </w:t>
      </w:r>
      <w:r w:rsidRPr="00C61A0E">
        <w:rPr>
          <w:rFonts w:ascii="Arial" w:hAnsi="Arial" w:cs="Arial"/>
          <w:color w:val="auto"/>
          <w:sz w:val="20"/>
          <w:szCs w:val="20"/>
          <w:lang w:val="es-ES" w:eastAsia="es-CL"/>
        </w:rPr>
        <w:t xml:space="preserve">por hora: </w:t>
      </w:r>
      <w:r w:rsidRPr="0073562C">
        <w:rPr>
          <w:rFonts w:ascii="Arial" w:hAnsi="Arial" w:cs="Arial"/>
          <w:color w:val="auto"/>
          <w:sz w:val="20"/>
          <w:szCs w:val="20"/>
          <w:lang w:val="es-ES" w:eastAsia="es-CL"/>
        </w:rPr>
        <w:t>$4</w:t>
      </w:r>
      <w:r w:rsidR="007D76F6" w:rsidRPr="0073562C">
        <w:rPr>
          <w:rFonts w:ascii="Arial" w:hAnsi="Arial" w:cs="Arial"/>
          <w:color w:val="auto"/>
          <w:sz w:val="20"/>
          <w:szCs w:val="20"/>
          <w:lang w:val="es-ES" w:eastAsia="es-CL"/>
        </w:rPr>
        <w:t>.</w:t>
      </w:r>
      <w:r w:rsidRPr="0073562C">
        <w:rPr>
          <w:rFonts w:ascii="Arial" w:hAnsi="Arial" w:cs="Arial"/>
          <w:color w:val="auto"/>
          <w:sz w:val="20"/>
          <w:szCs w:val="20"/>
          <w:lang w:val="es-ES" w:eastAsia="es-CL"/>
        </w:rPr>
        <w:t>690.</w:t>
      </w:r>
      <w:r w:rsidRPr="00C61A0E">
        <w:rPr>
          <w:rFonts w:ascii="Arial" w:hAnsi="Arial" w:cs="Arial"/>
          <w:color w:val="auto"/>
          <w:sz w:val="20"/>
          <w:szCs w:val="20"/>
          <w:lang w:val="es-ES" w:eastAsia="es-CL"/>
        </w:rPr>
        <w:t xml:space="preserve"> </w:t>
      </w:r>
      <w:r w:rsidR="003947D0" w:rsidRPr="00C61A0E">
        <w:rPr>
          <w:rFonts w:ascii="Arial" w:hAnsi="Arial" w:cs="Arial"/>
          <w:color w:val="auto"/>
          <w:sz w:val="20"/>
          <w:szCs w:val="20"/>
          <w:lang w:val="es-ES" w:eastAsia="es-CL"/>
        </w:rPr>
        <w:t xml:space="preserve"> </w:t>
      </w:r>
    </w:p>
    <w:p w14:paraId="41B3BC43" w14:textId="251D5CBC" w:rsidR="389CC5B1" w:rsidRPr="00C61A0E" w:rsidRDefault="003947D0" w:rsidP="008236B2">
      <w:pPr>
        <w:pStyle w:val="Estilo3"/>
        <w:numPr>
          <w:ilvl w:val="0"/>
          <w:numId w:val="7"/>
        </w:numPr>
        <w:spacing w:line="360" w:lineRule="auto"/>
        <w:rPr>
          <w:rFonts w:ascii="Arial" w:hAnsi="Arial" w:cs="Arial"/>
          <w:color w:val="auto"/>
          <w:sz w:val="20"/>
          <w:szCs w:val="20"/>
          <w:lang w:val="es-ES" w:eastAsia="es-CL"/>
        </w:rPr>
      </w:pPr>
      <w:r w:rsidRPr="00C61A0E">
        <w:rPr>
          <w:rFonts w:ascii="Arial" w:hAnsi="Arial" w:cs="Arial"/>
          <w:color w:val="auto"/>
          <w:sz w:val="20"/>
          <w:szCs w:val="20"/>
          <w:lang w:val="es-ES" w:eastAsia="es-CL"/>
        </w:rPr>
        <w:t>Total</w:t>
      </w:r>
      <w:r w:rsidR="016BF17C" w:rsidRPr="00C61A0E">
        <w:rPr>
          <w:rFonts w:ascii="Arial" w:hAnsi="Arial" w:cs="Arial"/>
          <w:color w:val="auto"/>
          <w:sz w:val="20"/>
          <w:szCs w:val="20"/>
          <w:lang w:val="es-ES" w:eastAsia="es-CL"/>
        </w:rPr>
        <w:t>,</w:t>
      </w:r>
      <w:r w:rsidRPr="00C61A0E">
        <w:rPr>
          <w:rFonts w:ascii="Arial" w:hAnsi="Arial" w:cs="Arial"/>
          <w:color w:val="auto"/>
          <w:sz w:val="20"/>
          <w:szCs w:val="20"/>
          <w:lang w:val="es-ES" w:eastAsia="es-CL"/>
        </w:rPr>
        <w:t xml:space="preserve"> de </w:t>
      </w:r>
      <w:r w:rsidR="00B356FB" w:rsidRPr="00C61A0E">
        <w:rPr>
          <w:rFonts w:ascii="Arial" w:hAnsi="Arial" w:cs="Arial"/>
          <w:color w:val="auto"/>
          <w:sz w:val="20"/>
          <w:szCs w:val="20"/>
          <w:lang w:val="es-ES" w:eastAsia="es-CL"/>
        </w:rPr>
        <w:t>horas:</w:t>
      </w:r>
      <w:r w:rsidRPr="00C61A0E">
        <w:rPr>
          <w:rFonts w:ascii="Arial" w:hAnsi="Arial" w:cs="Arial"/>
          <w:color w:val="auto"/>
          <w:sz w:val="20"/>
          <w:szCs w:val="20"/>
          <w:lang w:val="es-ES" w:eastAsia="es-CL"/>
        </w:rPr>
        <w:t xml:space="preserve"> </w:t>
      </w:r>
      <w:r w:rsidR="7F7E4572" w:rsidRPr="00C61A0E">
        <w:rPr>
          <w:rFonts w:ascii="Arial" w:hAnsi="Arial" w:cs="Arial"/>
          <w:color w:val="auto"/>
          <w:sz w:val="20"/>
          <w:szCs w:val="20"/>
          <w:lang w:val="es-ES" w:eastAsia="es-CL"/>
        </w:rPr>
        <w:t>270</w:t>
      </w:r>
      <w:r w:rsidR="6395DCFC" w:rsidRPr="00C61A0E">
        <w:rPr>
          <w:rFonts w:ascii="Arial" w:hAnsi="Arial" w:cs="Arial"/>
          <w:color w:val="auto"/>
          <w:sz w:val="20"/>
          <w:szCs w:val="20"/>
          <w:lang w:val="es-ES" w:eastAsia="es-CL"/>
        </w:rPr>
        <w:t>.</w:t>
      </w:r>
    </w:p>
    <w:p w14:paraId="55FB81E8" w14:textId="74910AAD" w:rsidR="023813C2" w:rsidRDefault="023813C2" w:rsidP="023813C2">
      <w:pPr>
        <w:pStyle w:val="Estilo3"/>
        <w:spacing w:line="360" w:lineRule="auto"/>
        <w:rPr>
          <w:rFonts w:ascii="Arial" w:hAnsi="Arial" w:cs="Arial"/>
          <w:color w:val="auto"/>
          <w:sz w:val="22"/>
          <w:szCs w:val="22"/>
          <w:lang w:val="es-ES" w:eastAsia="es-CL"/>
        </w:rPr>
      </w:pPr>
    </w:p>
    <w:p w14:paraId="5139F3AB" w14:textId="6456C7AD" w:rsidR="3D1DDB2D" w:rsidRDefault="60064EF0" w:rsidP="3D1DDB2D">
      <w:pPr>
        <w:pStyle w:val="Estilo3"/>
        <w:spacing w:line="360" w:lineRule="auto"/>
        <w:rPr>
          <w:rFonts w:ascii="Arial" w:hAnsi="Arial" w:cs="Arial"/>
          <w:color w:val="auto"/>
          <w:sz w:val="22"/>
          <w:szCs w:val="22"/>
          <w:u w:val="single"/>
          <w:lang w:val="es-ES" w:eastAsia="es-CL"/>
        </w:rPr>
      </w:pPr>
      <w:r w:rsidRPr="007E771B">
        <w:rPr>
          <w:rFonts w:ascii="Arial" w:hAnsi="Arial" w:cs="Arial"/>
          <w:color w:val="auto"/>
          <w:sz w:val="22"/>
          <w:szCs w:val="22"/>
          <w:u w:val="single"/>
          <w:lang w:val="es-ES" w:eastAsia="es-CL"/>
        </w:rPr>
        <w:t>Estimación de costos por mano de obra en el desarrollo del proyecto</w:t>
      </w:r>
      <w:r w:rsidR="007E771B" w:rsidRPr="007E771B">
        <w:rPr>
          <w:rFonts w:ascii="Arial" w:hAnsi="Arial" w:cs="Arial"/>
          <w:color w:val="auto"/>
          <w:sz w:val="22"/>
          <w:szCs w:val="22"/>
          <w:u w:val="single"/>
          <w:lang w:val="es-ES" w:eastAsia="es-CL"/>
        </w:rPr>
        <w:t>:</w:t>
      </w:r>
    </w:p>
    <w:p w14:paraId="353179E8" w14:textId="77777777" w:rsidR="0094594F" w:rsidRDefault="0094594F" w:rsidP="3D1DDB2D">
      <w:pPr>
        <w:pStyle w:val="Estilo3"/>
        <w:spacing w:line="360" w:lineRule="auto"/>
        <w:rPr>
          <w:rFonts w:ascii="Arial" w:hAnsi="Arial" w:cs="Arial"/>
          <w:color w:val="auto"/>
          <w:sz w:val="22"/>
          <w:szCs w:val="22"/>
          <w:u w:val="single"/>
          <w:lang w:val="es-ES" w:eastAsia="es-CL"/>
        </w:rPr>
      </w:pPr>
    </w:p>
    <w:p w14:paraId="5289EF34" w14:textId="1FB7374C" w:rsidR="007E771B" w:rsidRPr="0056359F" w:rsidRDefault="00D22399" w:rsidP="0094594F">
      <w:pPr>
        <w:pStyle w:val="Estilo3"/>
        <w:spacing w:line="360" w:lineRule="auto"/>
        <w:jc w:val="left"/>
        <w:rPr>
          <w:rFonts w:ascii="Arial" w:hAnsi="Arial" w:cs="Arial"/>
          <w:color w:val="auto"/>
          <w:sz w:val="20"/>
          <w:szCs w:val="20"/>
          <w:u w:val="single"/>
          <w:lang w:val="es-ES" w:eastAsia="es-CL"/>
        </w:rPr>
      </w:pPr>
      <w:r w:rsidRPr="0056359F">
        <w:rPr>
          <w:rFonts w:ascii="Arial" w:hAnsi="Arial" w:cs="Arial"/>
          <w:color w:val="auto"/>
          <w:sz w:val="20"/>
          <w:szCs w:val="20"/>
          <w:lang w:val="es-ES" w:eastAsia="es-CL"/>
        </w:rPr>
        <w:t>Tabla 1</w:t>
      </w:r>
      <w:r w:rsidR="00137256">
        <w:rPr>
          <w:rFonts w:ascii="Arial" w:hAnsi="Arial" w:cs="Arial"/>
          <w:color w:val="auto"/>
          <w:sz w:val="20"/>
          <w:szCs w:val="20"/>
          <w:lang w:val="es-ES" w:eastAsia="es-CL"/>
        </w:rPr>
        <w:t xml:space="preserve"> (Mano de obra)</w:t>
      </w:r>
      <w:r w:rsidR="0094594F">
        <w:rPr>
          <w:rFonts w:ascii="Arial" w:hAnsi="Arial" w:cs="Arial"/>
          <w:color w:val="auto"/>
          <w:sz w:val="20"/>
          <w:szCs w:val="20"/>
          <w:lang w:val="es-ES" w:eastAsia="es-CL"/>
        </w:rPr>
        <w:t>:</w:t>
      </w:r>
    </w:p>
    <w:tbl>
      <w:tblPr>
        <w:tblStyle w:val="Tablaconcuadrcula"/>
        <w:tblW w:w="10530" w:type="dxa"/>
        <w:tblLayout w:type="fixed"/>
        <w:tblLook w:val="06A0" w:firstRow="1" w:lastRow="0" w:firstColumn="1" w:lastColumn="0" w:noHBand="1" w:noVBand="1"/>
      </w:tblPr>
      <w:tblGrid>
        <w:gridCol w:w="2106"/>
        <w:gridCol w:w="2106"/>
        <w:gridCol w:w="2106"/>
        <w:gridCol w:w="1170"/>
        <w:gridCol w:w="3042"/>
      </w:tblGrid>
      <w:tr w:rsidR="7ACFE546" w:rsidRPr="0056359F" w14:paraId="1CE4B69E" w14:textId="77777777" w:rsidTr="7935A87C">
        <w:trPr>
          <w:trHeight w:val="615"/>
        </w:trPr>
        <w:tc>
          <w:tcPr>
            <w:tcW w:w="2106" w:type="dxa"/>
          </w:tcPr>
          <w:p w14:paraId="449919C6" w14:textId="116E9E33" w:rsidR="5D64997A" w:rsidRPr="0056359F" w:rsidRDefault="0073562C" w:rsidP="0073562C">
            <w:pPr>
              <w:pStyle w:val="Estilo3"/>
              <w:jc w:val="center"/>
              <w:rPr>
                <w:rFonts w:ascii="Arial" w:hAnsi="Arial" w:cs="Arial"/>
                <w:color w:val="auto"/>
                <w:sz w:val="20"/>
                <w:szCs w:val="20"/>
                <w:lang w:val="es-ES" w:eastAsia="es-CL"/>
              </w:rPr>
            </w:pPr>
            <w:r w:rsidRPr="0056359F">
              <w:rPr>
                <w:rFonts w:ascii="Arial" w:hAnsi="Arial" w:cs="Arial"/>
                <w:color w:val="auto"/>
                <w:sz w:val="20"/>
                <w:szCs w:val="20"/>
                <w:lang w:val="es-ES" w:eastAsia="es-CL"/>
              </w:rPr>
              <w:t>C</w:t>
            </w:r>
            <w:r w:rsidR="5D64997A" w:rsidRPr="0056359F">
              <w:rPr>
                <w:rFonts w:ascii="Arial" w:hAnsi="Arial" w:cs="Arial"/>
                <w:color w:val="auto"/>
                <w:sz w:val="20"/>
                <w:szCs w:val="20"/>
                <w:lang w:val="es-ES" w:eastAsia="es-CL"/>
              </w:rPr>
              <w:t>olaborador</w:t>
            </w:r>
            <w:r w:rsidR="00621D20">
              <w:rPr>
                <w:rFonts w:ascii="Arial" w:hAnsi="Arial" w:cs="Arial"/>
                <w:color w:val="auto"/>
                <w:sz w:val="20"/>
                <w:szCs w:val="20"/>
                <w:lang w:val="es-ES" w:eastAsia="es-CL"/>
              </w:rPr>
              <w:t>:</w:t>
            </w:r>
          </w:p>
        </w:tc>
        <w:tc>
          <w:tcPr>
            <w:tcW w:w="2106" w:type="dxa"/>
          </w:tcPr>
          <w:p w14:paraId="57D60E2F" w14:textId="4FAAD080" w:rsidR="5D64997A" w:rsidRPr="0056359F" w:rsidRDefault="0073562C" w:rsidP="0073562C">
            <w:pPr>
              <w:pStyle w:val="Estilo3"/>
              <w:jc w:val="center"/>
              <w:rPr>
                <w:rFonts w:ascii="Arial" w:hAnsi="Arial" w:cs="Arial"/>
                <w:color w:val="auto"/>
                <w:sz w:val="20"/>
                <w:szCs w:val="20"/>
                <w:lang w:val="es-ES" w:eastAsia="es-CL"/>
              </w:rPr>
            </w:pPr>
            <w:r w:rsidRPr="0056359F">
              <w:rPr>
                <w:rFonts w:ascii="Arial" w:hAnsi="Arial" w:cs="Arial"/>
                <w:color w:val="auto"/>
                <w:sz w:val="20"/>
                <w:szCs w:val="20"/>
                <w:lang w:val="es-ES" w:eastAsia="es-CL"/>
              </w:rPr>
              <w:t>C</w:t>
            </w:r>
            <w:r w:rsidR="5D64997A" w:rsidRPr="0056359F">
              <w:rPr>
                <w:rFonts w:ascii="Arial" w:hAnsi="Arial" w:cs="Arial"/>
                <w:color w:val="auto"/>
                <w:sz w:val="20"/>
                <w:szCs w:val="20"/>
                <w:lang w:val="es-ES" w:eastAsia="es-CL"/>
              </w:rPr>
              <w:t>argos</w:t>
            </w:r>
            <w:r w:rsidR="00621D20">
              <w:rPr>
                <w:rFonts w:ascii="Arial" w:hAnsi="Arial" w:cs="Arial"/>
                <w:color w:val="auto"/>
                <w:sz w:val="20"/>
                <w:szCs w:val="20"/>
                <w:lang w:val="es-ES" w:eastAsia="es-CL"/>
              </w:rPr>
              <w:t>:</w:t>
            </w:r>
          </w:p>
        </w:tc>
        <w:tc>
          <w:tcPr>
            <w:tcW w:w="2106" w:type="dxa"/>
          </w:tcPr>
          <w:p w14:paraId="10957ED1" w14:textId="1FC9A0A3" w:rsidR="5D64997A" w:rsidRPr="0056359F" w:rsidRDefault="5D64997A" w:rsidP="0073562C">
            <w:pPr>
              <w:pStyle w:val="Estilo3"/>
              <w:jc w:val="center"/>
              <w:rPr>
                <w:rFonts w:ascii="Arial" w:hAnsi="Arial" w:cs="Arial"/>
                <w:color w:val="auto"/>
                <w:sz w:val="20"/>
                <w:szCs w:val="20"/>
                <w:lang w:val="es-ES" w:eastAsia="es-CL"/>
              </w:rPr>
            </w:pPr>
            <w:r w:rsidRPr="0056359F">
              <w:rPr>
                <w:rFonts w:ascii="Arial" w:hAnsi="Arial" w:cs="Arial"/>
                <w:color w:val="auto"/>
                <w:sz w:val="20"/>
                <w:szCs w:val="20"/>
                <w:lang w:val="es-ES" w:eastAsia="es-CL"/>
              </w:rPr>
              <w:t>Descripción de actividad</w:t>
            </w:r>
            <w:r w:rsidR="00F26685">
              <w:rPr>
                <w:rFonts w:ascii="Arial" w:hAnsi="Arial" w:cs="Arial"/>
                <w:color w:val="auto"/>
                <w:sz w:val="20"/>
                <w:szCs w:val="20"/>
                <w:lang w:val="es-ES" w:eastAsia="es-CL"/>
              </w:rPr>
              <w:t>.</w:t>
            </w:r>
          </w:p>
        </w:tc>
        <w:tc>
          <w:tcPr>
            <w:tcW w:w="1170" w:type="dxa"/>
          </w:tcPr>
          <w:p w14:paraId="39451D12" w14:textId="35C13E5A" w:rsidR="5D64997A" w:rsidRPr="0056359F" w:rsidRDefault="5D64997A" w:rsidP="0073562C">
            <w:pPr>
              <w:pStyle w:val="Estilo3"/>
              <w:jc w:val="center"/>
              <w:rPr>
                <w:rFonts w:ascii="Arial" w:hAnsi="Arial" w:cs="Arial"/>
                <w:color w:val="auto"/>
                <w:sz w:val="20"/>
                <w:szCs w:val="20"/>
                <w:lang w:val="es-ES" w:eastAsia="es-CL"/>
              </w:rPr>
            </w:pPr>
            <w:r w:rsidRPr="0056359F">
              <w:rPr>
                <w:rFonts w:ascii="Arial" w:hAnsi="Arial" w:cs="Arial"/>
                <w:color w:val="auto"/>
                <w:sz w:val="20"/>
                <w:szCs w:val="20"/>
                <w:lang w:val="es-ES" w:eastAsia="es-CL"/>
              </w:rPr>
              <w:t>Horas de trabajo</w:t>
            </w:r>
            <w:r w:rsidR="00621D20">
              <w:rPr>
                <w:rFonts w:ascii="Arial" w:hAnsi="Arial" w:cs="Arial"/>
                <w:color w:val="auto"/>
                <w:sz w:val="20"/>
                <w:szCs w:val="20"/>
                <w:lang w:val="es-ES" w:eastAsia="es-CL"/>
              </w:rPr>
              <w:t>:</w:t>
            </w:r>
          </w:p>
        </w:tc>
        <w:tc>
          <w:tcPr>
            <w:tcW w:w="3042" w:type="dxa"/>
          </w:tcPr>
          <w:p w14:paraId="02FBE038" w14:textId="7C107B4B" w:rsidR="7ACFE546" w:rsidRPr="0056359F" w:rsidRDefault="2EA861AB" w:rsidP="0073562C">
            <w:pPr>
              <w:pStyle w:val="Estilo3"/>
              <w:jc w:val="center"/>
              <w:rPr>
                <w:rFonts w:ascii="Arial" w:hAnsi="Arial" w:cs="Arial"/>
                <w:color w:val="auto"/>
                <w:sz w:val="20"/>
                <w:szCs w:val="20"/>
                <w:lang w:val="es-ES" w:eastAsia="es-CL"/>
              </w:rPr>
            </w:pPr>
            <w:r w:rsidRPr="0056359F">
              <w:rPr>
                <w:rFonts w:ascii="Arial" w:hAnsi="Arial" w:cs="Arial"/>
                <w:color w:val="auto"/>
                <w:sz w:val="20"/>
                <w:szCs w:val="20"/>
                <w:lang w:val="es-ES" w:eastAsia="es-CL"/>
              </w:rPr>
              <w:t>Costo al final del proyecto</w:t>
            </w:r>
            <w:r w:rsidR="00621D20">
              <w:rPr>
                <w:rFonts w:ascii="Arial" w:hAnsi="Arial" w:cs="Arial"/>
                <w:color w:val="auto"/>
                <w:sz w:val="20"/>
                <w:szCs w:val="20"/>
                <w:lang w:val="es-ES" w:eastAsia="es-CL"/>
              </w:rPr>
              <w:t>:</w:t>
            </w:r>
          </w:p>
        </w:tc>
      </w:tr>
      <w:tr w:rsidR="7ACFE546" w:rsidRPr="0056359F" w14:paraId="240CD749" w14:textId="77777777" w:rsidTr="541690A9">
        <w:trPr>
          <w:trHeight w:val="1125"/>
        </w:trPr>
        <w:tc>
          <w:tcPr>
            <w:tcW w:w="2106" w:type="dxa"/>
          </w:tcPr>
          <w:p w14:paraId="2FB6130D" w14:textId="7FE8472B" w:rsidR="5D64997A" w:rsidRPr="00281690" w:rsidRDefault="421D27E7" w:rsidP="7ACFE546">
            <w:pPr>
              <w:pStyle w:val="Estilo3"/>
              <w:rPr>
                <w:rFonts w:ascii="Arial" w:hAnsi="Arial" w:cs="Arial"/>
                <w:color w:val="auto"/>
                <w:sz w:val="20"/>
                <w:szCs w:val="20"/>
                <w:lang w:val="es-ES" w:eastAsia="es-CL"/>
              </w:rPr>
            </w:pPr>
            <w:r w:rsidRPr="00281690">
              <w:rPr>
                <w:rFonts w:ascii="Arial" w:hAnsi="Arial" w:cs="Arial"/>
                <w:color w:val="auto"/>
                <w:sz w:val="20"/>
                <w:szCs w:val="20"/>
                <w:lang w:val="es-ES" w:eastAsia="es-CL"/>
              </w:rPr>
              <w:t>Matías</w:t>
            </w:r>
            <w:r w:rsidR="5D64997A" w:rsidRPr="00281690">
              <w:rPr>
                <w:rFonts w:ascii="Arial" w:hAnsi="Arial" w:cs="Arial"/>
                <w:color w:val="auto"/>
                <w:sz w:val="20"/>
                <w:szCs w:val="20"/>
                <w:lang w:val="es-ES" w:eastAsia="es-CL"/>
              </w:rPr>
              <w:t xml:space="preserve"> </w:t>
            </w:r>
            <w:r w:rsidR="710072AB" w:rsidRPr="00281690">
              <w:rPr>
                <w:rFonts w:ascii="Arial" w:hAnsi="Arial" w:cs="Arial"/>
                <w:color w:val="auto"/>
                <w:sz w:val="20"/>
                <w:szCs w:val="20"/>
                <w:lang w:val="es-ES" w:eastAsia="es-CL"/>
              </w:rPr>
              <w:t>O</w:t>
            </w:r>
            <w:r w:rsidR="5D64997A" w:rsidRPr="00281690">
              <w:rPr>
                <w:rFonts w:ascii="Arial" w:hAnsi="Arial" w:cs="Arial"/>
                <w:color w:val="auto"/>
                <w:sz w:val="20"/>
                <w:szCs w:val="20"/>
                <w:lang w:val="es-ES" w:eastAsia="es-CL"/>
              </w:rPr>
              <w:t>livares</w:t>
            </w:r>
            <w:r w:rsidR="00F26685">
              <w:rPr>
                <w:rFonts w:ascii="Arial" w:hAnsi="Arial" w:cs="Arial"/>
                <w:color w:val="auto"/>
                <w:sz w:val="20"/>
                <w:szCs w:val="20"/>
                <w:lang w:val="es-ES" w:eastAsia="es-CL"/>
              </w:rPr>
              <w:t>.</w:t>
            </w:r>
          </w:p>
        </w:tc>
        <w:tc>
          <w:tcPr>
            <w:tcW w:w="2106" w:type="dxa"/>
          </w:tcPr>
          <w:p w14:paraId="0B8189FA" w14:textId="77777777" w:rsidR="006946FA" w:rsidRPr="00281690" w:rsidRDefault="5D64997A" w:rsidP="006946FA">
            <w:pPr>
              <w:pStyle w:val="Estilo3"/>
              <w:rPr>
                <w:rFonts w:ascii="Arial" w:hAnsi="Arial" w:cs="Arial"/>
                <w:color w:val="auto"/>
                <w:sz w:val="20"/>
                <w:szCs w:val="20"/>
                <w:lang w:val="es-ES" w:eastAsia="es-CL"/>
              </w:rPr>
            </w:pPr>
            <w:r w:rsidRPr="00281690">
              <w:rPr>
                <w:rFonts w:ascii="Arial" w:hAnsi="Arial" w:cs="Arial"/>
                <w:color w:val="auto"/>
                <w:sz w:val="20"/>
                <w:szCs w:val="20"/>
                <w:lang w:val="es-ES" w:eastAsia="es-CL"/>
              </w:rPr>
              <w:t>Desarrollador</w:t>
            </w:r>
            <w:r w:rsidR="165EDB6A" w:rsidRPr="00281690">
              <w:rPr>
                <w:rFonts w:ascii="Arial" w:hAnsi="Arial" w:cs="Arial"/>
                <w:color w:val="auto"/>
                <w:sz w:val="20"/>
                <w:szCs w:val="20"/>
                <w:lang w:val="es-ES" w:eastAsia="es-CL"/>
              </w:rPr>
              <w:t>.</w:t>
            </w:r>
          </w:p>
          <w:p w14:paraId="4C99AAB5" w14:textId="3B550A41" w:rsidR="006946FA" w:rsidRPr="00281690" w:rsidRDefault="006946FA" w:rsidP="006946FA">
            <w:pPr>
              <w:pStyle w:val="Estilo3"/>
              <w:rPr>
                <w:rFonts w:ascii="Arial" w:hAnsi="Arial" w:cs="Arial"/>
                <w:color w:val="auto"/>
                <w:sz w:val="20"/>
                <w:szCs w:val="20"/>
                <w:lang w:val="es-ES" w:eastAsia="es-CL"/>
              </w:rPr>
            </w:pPr>
            <w:r w:rsidRPr="00281690">
              <w:rPr>
                <w:rFonts w:ascii="Arial" w:hAnsi="Arial" w:cs="Arial"/>
                <w:color w:val="auto"/>
                <w:sz w:val="20"/>
                <w:szCs w:val="20"/>
                <w:lang w:val="es-ES" w:eastAsia="es-CL"/>
              </w:rPr>
              <w:t>Diseñador</w:t>
            </w:r>
            <w:r w:rsidR="006859F6">
              <w:rPr>
                <w:rFonts w:ascii="Arial" w:hAnsi="Arial" w:cs="Arial"/>
                <w:color w:val="auto"/>
                <w:sz w:val="20"/>
                <w:szCs w:val="20"/>
                <w:lang w:val="es-ES" w:eastAsia="es-CL"/>
              </w:rPr>
              <w:t>.</w:t>
            </w:r>
          </w:p>
        </w:tc>
        <w:tc>
          <w:tcPr>
            <w:tcW w:w="2106" w:type="dxa"/>
          </w:tcPr>
          <w:p w14:paraId="312619A4" w14:textId="2DCC55B4" w:rsidR="165EDB6A" w:rsidRPr="00281690" w:rsidRDefault="165EDB6A" w:rsidP="7ACFE546">
            <w:pPr>
              <w:pStyle w:val="Estilo3"/>
              <w:rPr>
                <w:rFonts w:ascii="Arial" w:hAnsi="Arial" w:cs="Arial"/>
                <w:color w:val="auto"/>
                <w:sz w:val="20"/>
                <w:szCs w:val="20"/>
                <w:lang w:val="es-ES" w:eastAsia="es-CL"/>
              </w:rPr>
            </w:pPr>
            <w:r w:rsidRPr="00281690">
              <w:rPr>
                <w:rFonts w:ascii="Arial" w:hAnsi="Arial" w:cs="Arial"/>
                <w:color w:val="auto"/>
                <w:sz w:val="20"/>
                <w:szCs w:val="20"/>
                <w:lang w:val="es-ES" w:eastAsia="es-CL"/>
              </w:rPr>
              <w:t>Desarrollo de Software</w:t>
            </w:r>
            <w:r w:rsidR="00F26685">
              <w:rPr>
                <w:rFonts w:ascii="Arial" w:hAnsi="Arial" w:cs="Arial"/>
                <w:color w:val="auto"/>
                <w:sz w:val="20"/>
                <w:szCs w:val="20"/>
                <w:lang w:val="es-ES" w:eastAsia="es-CL"/>
              </w:rPr>
              <w:t>.</w:t>
            </w:r>
            <w:r w:rsidRPr="00281690">
              <w:rPr>
                <w:rFonts w:ascii="Arial" w:hAnsi="Arial" w:cs="Arial"/>
                <w:color w:val="auto"/>
                <w:sz w:val="20"/>
                <w:szCs w:val="20"/>
                <w:lang w:val="es-ES" w:eastAsia="es-CL"/>
              </w:rPr>
              <w:t xml:space="preserve"> </w:t>
            </w:r>
          </w:p>
        </w:tc>
        <w:tc>
          <w:tcPr>
            <w:tcW w:w="1170" w:type="dxa"/>
          </w:tcPr>
          <w:p w14:paraId="4ED62067" w14:textId="0254A998" w:rsidR="0D8C61B1" w:rsidRPr="00281690" w:rsidRDefault="7960C6FE" w:rsidP="541690A9">
            <w:pPr>
              <w:pStyle w:val="Estilo3"/>
              <w:jc w:val="center"/>
              <w:rPr>
                <w:rFonts w:ascii="Arial" w:hAnsi="Arial" w:cs="Arial"/>
                <w:color w:val="auto"/>
                <w:sz w:val="20"/>
                <w:szCs w:val="20"/>
                <w:lang w:val="es-ES" w:eastAsia="es-CL"/>
              </w:rPr>
            </w:pPr>
            <w:r w:rsidRPr="00281690">
              <w:rPr>
                <w:rFonts w:ascii="Arial" w:hAnsi="Arial" w:cs="Arial"/>
                <w:color w:val="auto"/>
                <w:sz w:val="20"/>
                <w:szCs w:val="20"/>
                <w:lang w:val="es-ES" w:eastAsia="es-CL"/>
              </w:rPr>
              <w:t>270</w:t>
            </w:r>
          </w:p>
        </w:tc>
        <w:tc>
          <w:tcPr>
            <w:tcW w:w="3042" w:type="dxa"/>
          </w:tcPr>
          <w:p w14:paraId="3CC5BE52" w14:textId="1141F0DF" w:rsidR="7ACFE546" w:rsidRPr="00281690" w:rsidRDefault="34FCBCDE" w:rsidP="005562EE">
            <w:pPr>
              <w:pStyle w:val="Estilo3"/>
              <w:jc w:val="right"/>
              <w:rPr>
                <w:rFonts w:ascii="Arial" w:hAnsi="Arial" w:cs="Arial"/>
                <w:color w:val="auto"/>
                <w:sz w:val="20"/>
                <w:szCs w:val="20"/>
                <w:lang w:val="es-ES" w:eastAsia="es-CL"/>
              </w:rPr>
            </w:pPr>
            <w:r w:rsidRPr="00281690">
              <w:rPr>
                <w:rFonts w:ascii="Arial" w:hAnsi="Arial" w:cs="Arial"/>
                <w:color w:val="auto"/>
                <w:sz w:val="20"/>
                <w:szCs w:val="20"/>
                <w:lang w:val="es-ES" w:eastAsia="es-CL"/>
              </w:rPr>
              <w:t>$</w:t>
            </w:r>
            <w:r w:rsidR="0E2C9BF5" w:rsidRPr="00281690">
              <w:rPr>
                <w:rFonts w:ascii="Arial" w:hAnsi="Arial" w:cs="Arial"/>
                <w:color w:val="auto"/>
                <w:sz w:val="20"/>
                <w:szCs w:val="20"/>
                <w:lang w:val="es-ES" w:eastAsia="es-CL"/>
              </w:rPr>
              <w:t>1.518.750</w:t>
            </w:r>
          </w:p>
        </w:tc>
      </w:tr>
      <w:tr w:rsidR="7ACFE546" w:rsidRPr="0056359F" w14:paraId="605104B1" w14:textId="77777777" w:rsidTr="0073562C">
        <w:trPr>
          <w:trHeight w:val="861"/>
        </w:trPr>
        <w:tc>
          <w:tcPr>
            <w:tcW w:w="2106" w:type="dxa"/>
          </w:tcPr>
          <w:p w14:paraId="5D439445" w14:textId="0CFF3808" w:rsidR="5D64997A" w:rsidRPr="00281690" w:rsidRDefault="5D64997A" w:rsidP="7ACFE546">
            <w:pPr>
              <w:pStyle w:val="Estilo3"/>
              <w:rPr>
                <w:rFonts w:ascii="Arial" w:hAnsi="Arial" w:cs="Arial"/>
                <w:color w:val="auto"/>
                <w:sz w:val="20"/>
                <w:szCs w:val="20"/>
                <w:lang w:val="es-ES" w:eastAsia="es-CL"/>
              </w:rPr>
            </w:pPr>
            <w:r w:rsidRPr="00281690">
              <w:rPr>
                <w:rFonts w:ascii="Arial" w:hAnsi="Arial" w:cs="Arial"/>
                <w:color w:val="auto"/>
                <w:sz w:val="20"/>
                <w:szCs w:val="20"/>
                <w:lang w:val="es-ES" w:eastAsia="es-CL"/>
              </w:rPr>
              <w:t>Edgar Sazo</w:t>
            </w:r>
            <w:r w:rsidR="00F26685">
              <w:rPr>
                <w:rFonts w:ascii="Arial" w:hAnsi="Arial" w:cs="Arial"/>
                <w:color w:val="auto"/>
                <w:sz w:val="20"/>
                <w:szCs w:val="20"/>
                <w:lang w:val="es-ES" w:eastAsia="es-CL"/>
              </w:rPr>
              <w:t>.</w:t>
            </w:r>
          </w:p>
        </w:tc>
        <w:tc>
          <w:tcPr>
            <w:tcW w:w="2106" w:type="dxa"/>
          </w:tcPr>
          <w:p w14:paraId="2AD6D57B" w14:textId="77777777" w:rsidR="5D64997A" w:rsidRPr="00281690" w:rsidRDefault="5D64997A" w:rsidP="7ACFE546">
            <w:pPr>
              <w:pStyle w:val="Estilo3"/>
              <w:rPr>
                <w:rFonts w:ascii="Arial" w:hAnsi="Arial" w:cs="Arial"/>
                <w:color w:val="auto"/>
                <w:sz w:val="20"/>
                <w:szCs w:val="20"/>
                <w:lang w:val="es-ES" w:eastAsia="es-CL"/>
              </w:rPr>
            </w:pPr>
            <w:r w:rsidRPr="00281690">
              <w:rPr>
                <w:rFonts w:ascii="Arial" w:hAnsi="Arial" w:cs="Arial"/>
                <w:color w:val="auto"/>
                <w:sz w:val="20"/>
                <w:szCs w:val="20"/>
                <w:lang w:val="es-ES" w:eastAsia="es-CL"/>
              </w:rPr>
              <w:t>Desarrollador, Administrador financiero.</w:t>
            </w:r>
          </w:p>
          <w:p w14:paraId="0B578F32" w14:textId="6009100C" w:rsidR="00DB0D67" w:rsidRPr="00281690" w:rsidRDefault="00DB0D67" w:rsidP="7ACFE546">
            <w:pPr>
              <w:pStyle w:val="Estilo3"/>
              <w:rPr>
                <w:rFonts w:ascii="Arial" w:hAnsi="Arial" w:cs="Arial"/>
                <w:color w:val="FF0000"/>
                <w:sz w:val="20"/>
                <w:szCs w:val="20"/>
                <w:lang w:val="es-ES" w:eastAsia="es-CL"/>
              </w:rPr>
            </w:pPr>
          </w:p>
        </w:tc>
        <w:tc>
          <w:tcPr>
            <w:tcW w:w="2106" w:type="dxa"/>
          </w:tcPr>
          <w:p w14:paraId="4F1F5E32" w14:textId="1300A1E0" w:rsidR="6C025262" w:rsidRPr="00281690" w:rsidRDefault="6C025262" w:rsidP="7ACFE546">
            <w:pPr>
              <w:pStyle w:val="Estilo3"/>
              <w:rPr>
                <w:rFonts w:ascii="Arial" w:hAnsi="Arial" w:cs="Arial"/>
                <w:color w:val="auto"/>
                <w:sz w:val="20"/>
                <w:szCs w:val="20"/>
                <w:lang w:val="es-ES" w:eastAsia="es-CL"/>
              </w:rPr>
            </w:pPr>
            <w:r w:rsidRPr="00281690">
              <w:rPr>
                <w:rFonts w:ascii="Arial" w:hAnsi="Arial" w:cs="Arial"/>
                <w:color w:val="auto"/>
                <w:sz w:val="20"/>
                <w:szCs w:val="20"/>
                <w:lang w:val="es-ES" w:eastAsia="es-CL"/>
              </w:rPr>
              <w:t>Desarrollo firmware, hardware</w:t>
            </w:r>
            <w:r w:rsidR="00F26685">
              <w:rPr>
                <w:rFonts w:ascii="Arial" w:hAnsi="Arial" w:cs="Arial"/>
                <w:color w:val="auto"/>
                <w:sz w:val="20"/>
                <w:szCs w:val="20"/>
                <w:lang w:val="es-ES" w:eastAsia="es-CL"/>
              </w:rPr>
              <w:t>.</w:t>
            </w:r>
          </w:p>
        </w:tc>
        <w:tc>
          <w:tcPr>
            <w:tcW w:w="1170" w:type="dxa"/>
          </w:tcPr>
          <w:p w14:paraId="78224978" w14:textId="0FB96DB3" w:rsidR="7ACFE546" w:rsidRPr="00281690" w:rsidRDefault="0B9D51AB" w:rsidP="541690A9">
            <w:pPr>
              <w:pStyle w:val="Estilo3"/>
              <w:jc w:val="center"/>
              <w:rPr>
                <w:rFonts w:ascii="Arial" w:hAnsi="Arial" w:cs="Arial"/>
                <w:color w:val="auto"/>
                <w:sz w:val="20"/>
                <w:szCs w:val="20"/>
                <w:lang w:val="es-ES" w:eastAsia="es-CL"/>
              </w:rPr>
            </w:pPr>
            <w:r w:rsidRPr="00281690">
              <w:rPr>
                <w:rFonts w:ascii="Arial" w:hAnsi="Arial" w:cs="Arial"/>
                <w:color w:val="auto"/>
                <w:sz w:val="20"/>
                <w:szCs w:val="20"/>
                <w:lang w:val="es-ES" w:eastAsia="es-CL"/>
              </w:rPr>
              <w:t>270</w:t>
            </w:r>
          </w:p>
        </w:tc>
        <w:tc>
          <w:tcPr>
            <w:tcW w:w="3042" w:type="dxa"/>
          </w:tcPr>
          <w:p w14:paraId="7FAEA0D0" w14:textId="07E39E59" w:rsidR="7ACFE546" w:rsidRPr="00281690" w:rsidRDefault="40211CA9" w:rsidP="005562EE">
            <w:pPr>
              <w:pStyle w:val="Estilo3"/>
              <w:jc w:val="right"/>
              <w:rPr>
                <w:rFonts w:ascii="Arial" w:hAnsi="Arial" w:cs="Arial"/>
                <w:color w:val="auto"/>
                <w:sz w:val="20"/>
                <w:szCs w:val="20"/>
                <w:lang w:val="es-ES" w:eastAsia="es-CL"/>
              </w:rPr>
            </w:pPr>
            <w:r w:rsidRPr="00281690">
              <w:rPr>
                <w:rFonts w:ascii="Arial" w:hAnsi="Arial" w:cs="Arial"/>
                <w:color w:val="auto"/>
                <w:sz w:val="20"/>
                <w:szCs w:val="20"/>
                <w:lang w:val="es-ES" w:eastAsia="es-CL"/>
              </w:rPr>
              <w:t>$</w:t>
            </w:r>
            <w:r w:rsidR="64B100FD" w:rsidRPr="00281690">
              <w:rPr>
                <w:rFonts w:ascii="Arial" w:hAnsi="Arial" w:cs="Arial"/>
                <w:color w:val="auto"/>
                <w:sz w:val="20"/>
                <w:szCs w:val="20"/>
                <w:lang w:val="es-ES" w:eastAsia="es-CL"/>
              </w:rPr>
              <w:t>1</w:t>
            </w:r>
            <w:r w:rsidR="2C548461" w:rsidRPr="00281690">
              <w:rPr>
                <w:rFonts w:ascii="Arial" w:hAnsi="Arial" w:cs="Arial"/>
                <w:color w:val="auto"/>
                <w:sz w:val="20"/>
                <w:szCs w:val="20"/>
                <w:lang w:val="es-ES" w:eastAsia="es-CL"/>
              </w:rPr>
              <w:t>.518.750</w:t>
            </w:r>
          </w:p>
        </w:tc>
      </w:tr>
      <w:tr w:rsidR="001914A8" w:rsidRPr="0056359F" w14:paraId="09FDBA55" w14:textId="77777777" w:rsidTr="001914A8">
        <w:trPr>
          <w:trHeight w:val="438"/>
        </w:trPr>
        <w:tc>
          <w:tcPr>
            <w:tcW w:w="7488" w:type="dxa"/>
            <w:gridSpan w:val="4"/>
          </w:tcPr>
          <w:p w14:paraId="56A4C0BF" w14:textId="47DD610F" w:rsidR="001914A8" w:rsidRPr="00281690" w:rsidRDefault="00E12D53" w:rsidP="001914A8">
            <w:pPr>
              <w:pStyle w:val="Estilo3"/>
              <w:jc w:val="left"/>
              <w:rPr>
                <w:rFonts w:ascii="Arial" w:hAnsi="Arial" w:cs="Arial"/>
                <w:color w:val="auto"/>
                <w:sz w:val="20"/>
                <w:szCs w:val="20"/>
                <w:lang w:val="es-ES" w:eastAsia="es-CL"/>
              </w:rPr>
            </w:pPr>
            <w:r>
              <w:rPr>
                <w:rFonts w:ascii="Arial" w:hAnsi="Arial" w:cs="Arial"/>
                <w:color w:val="auto"/>
                <w:sz w:val="20"/>
                <w:szCs w:val="20"/>
                <w:lang w:val="es-ES" w:eastAsia="es-CL"/>
              </w:rPr>
              <w:t>Total:</w:t>
            </w:r>
          </w:p>
        </w:tc>
        <w:tc>
          <w:tcPr>
            <w:tcW w:w="3042" w:type="dxa"/>
          </w:tcPr>
          <w:p w14:paraId="098337BB" w14:textId="55B9402C" w:rsidR="001914A8" w:rsidRPr="00281690" w:rsidRDefault="004F1492" w:rsidP="005562EE">
            <w:pPr>
              <w:pStyle w:val="Estilo3"/>
              <w:jc w:val="right"/>
              <w:rPr>
                <w:rFonts w:ascii="Arial" w:hAnsi="Arial" w:cs="Arial"/>
                <w:color w:val="auto"/>
                <w:sz w:val="20"/>
                <w:szCs w:val="20"/>
                <w:lang w:val="es-ES" w:eastAsia="es-CL"/>
              </w:rPr>
            </w:pPr>
            <w:r>
              <w:rPr>
                <w:rFonts w:ascii="Arial" w:hAnsi="Arial" w:cs="Arial"/>
                <w:color w:val="auto"/>
                <w:sz w:val="20"/>
                <w:szCs w:val="20"/>
                <w:lang w:val="es-ES" w:eastAsia="es-CL"/>
              </w:rPr>
              <w:t>$</w:t>
            </w:r>
            <w:r w:rsidR="0016115B">
              <w:rPr>
                <w:rFonts w:ascii="Arial" w:hAnsi="Arial" w:cs="Arial"/>
                <w:color w:val="auto"/>
                <w:sz w:val="20"/>
                <w:szCs w:val="20"/>
                <w:lang w:val="es-ES" w:eastAsia="es-CL"/>
              </w:rPr>
              <w:t>3.037.500</w:t>
            </w:r>
          </w:p>
        </w:tc>
      </w:tr>
    </w:tbl>
    <w:p w14:paraId="59B90FA4" w14:textId="07E1508D" w:rsidR="7C303EDA" w:rsidRDefault="7C303EDA" w:rsidP="7C303EDA">
      <w:pPr>
        <w:pStyle w:val="Estilo3"/>
        <w:spacing w:line="360" w:lineRule="auto"/>
        <w:rPr>
          <w:rFonts w:ascii="Arial" w:hAnsi="Arial" w:cs="Arial"/>
          <w:color w:val="auto"/>
          <w:sz w:val="22"/>
          <w:szCs w:val="22"/>
          <w:lang w:val="es-ES" w:eastAsia="es-CL"/>
        </w:rPr>
      </w:pPr>
    </w:p>
    <w:p w14:paraId="61438711" w14:textId="77777777" w:rsidR="007E771B" w:rsidRDefault="007E771B" w:rsidP="22C2DF49">
      <w:pPr>
        <w:pStyle w:val="Estilo3"/>
        <w:spacing w:line="360" w:lineRule="auto"/>
        <w:rPr>
          <w:rFonts w:ascii="Arial" w:hAnsi="Arial" w:cs="Arial"/>
          <w:color w:val="auto"/>
          <w:sz w:val="22"/>
          <w:szCs w:val="22"/>
          <w:lang w:val="es-ES" w:eastAsia="es-CL"/>
        </w:rPr>
      </w:pPr>
    </w:p>
    <w:p w14:paraId="58E88780" w14:textId="77777777" w:rsidR="00AC13BC" w:rsidRDefault="00AC13BC" w:rsidP="22C2DF49">
      <w:pPr>
        <w:pStyle w:val="Estilo3"/>
        <w:spacing w:line="360" w:lineRule="auto"/>
        <w:rPr>
          <w:rFonts w:ascii="Arial" w:hAnsi="Arial" w:cs="Arial"/>
          <w:color w:val="auto"/>
          <w:sz w:val="22"/>
          <w:szCs w:val="22"/>
          <w:lang w:val="es-ES" w:eastAsia="es-CL"/>
        </w:rPr>
      </w:pPr>
    </w:p>
    <w:p w14:paraId="6DD2D81D" w14:textId="77777777" w:rsidR="00AC13BC" w:rsidRDefault="00AC13BC" w:rsidP="22C2DF49">
      <w:pPr>
        <w:pStyle w:val="Estilo3"/>
        <w:spacing w:line="360" w:lineRule="auto"/>
        <w:rPr>
          <w:rFonts w:ascii="Arial" w:hAnsi="Arial" w:cs="Arial"/>
          <w:color w:val="auto"/>
          <w:sz w:val="22"/>
          <w:szCs w:val="22"/>
          <w:lang w:val="es-ES" w:eastAsia="es-CL"/>
        </w:rPr>
      </w:pPr>
    </w:p>
    <w:p w14:paraId="3F5F85FC" w14:textId="77777777" w:rsidR="005562EE" w:rsidRDefault="005562EE" w:rsidP="22C2DF49">
      <w:pPr>
        <w:pStyle w:val="Estilo3"/>
        <w:spacing w:line="360" w:lineRule="auto"/>
        <w:rPr>
          <w:rFonts w:ascii="Arial" w:hAnsi="Arial" w:cs="Arial"/>
          <w:color w:val="auto"/>
          <w:sz w:val="22"/>
          <w:szCs w:val="22"/>
          <w:lang w:val="es-ES" w:eastAsia="es-CL"/>
        </w:rPr>
      </w:pPr>
    </w:p>
    <w:p w14:paraId="2DD21196" w14:textId="77777777" w:rsidR="007E771B" w:rsidRDefault="007E771B" w:rsidP="22C2DF49">
      <w:pPr>
        <w:pStyle w:val="Estilo3"/>
        <w:spacing w:line="360" w:lineRule="auto"/>
        <w:rPr>
          <w:rFonts w:ascii="Arial" w:hAnsi="Arial" w:cs="Arial"/>
          <w:color w:val="auto"/>
          <w:sz w:val="22"/>
          <w:szCs w:val="22"/>
          <w:lang w:val="es-ES" w:eastAsia="es-CL"/>
        </w:rPr>
      </w:pPr>
    </w:p>
    <w:p w14:paraId="74C0ED1A" w14:textId="77777777" w:rsidR="007E771B" w:rsidRDefault="007E771B" w:rsidP="22C2DF49">
      <w:pPr>
        <w:pStyle w:val="Estilo3"/>
        <w:spacing w:line="360" w:lineRule="auto"/>
        <w:rPr>
          <w:rFonts w:ascii="Arial" w:hAnsi="Arial" w:cs="Arial"/>
          <w:color w:val="auto"/>
          <w:sz w:val="22"/>
          <w:szCs w:val="22"/>
          <w:lang w:val="es-ES" w:eastAsia="es-CL"/>
        </w:rPr>
      </w:pPr>
    </w:p>
    <w:p w14:paraId="29677630" w14:textId="5BC57D80" w:rsidR="007E771B" w:rsidRDefault="00DC2FBD" w:rsidP="00A60BDC">
      <w:pPr>
        <w:pStyle w:val="Estilo3"/>
        <w:spacing w:line="360" w:lineRule="auto"/>
        <w:rPr>
          <w:rFonts w:ascii="Arial" w:hAnsi="Arial" w:cs="Arial"/>
          <w:color w:val="auto"/>
          <w:sz w:val="22"/>
          <w:szCs w:val="22"/>
          <w:lang w:val="es-ES" w:eastAsia="es-CL"/>
        </w:rPr>
      </w:pPr>
      <w:r w:rsidRPr="00CB7081">
        <w:rPr>
          <w:rFonts w:ascii="Arial" w:hAnsi="Arial" w:cs="Arial"/>
          <w:color w:val="auto"/>
          <w:sz w:val="20"/>
          <w:szCs w:val="20"/>
          <w:lang w:val="es-ES" w:eastAsia="es-CL"/>
        </w:rPr>
        <w:lastRenderedPageBreak/>
        <w:t xml:space="preserve">Para estimar el costo </w:t>
      </w:r>
      <w:r w:rsidR="0078285A" w:rsidRPr="00CB7081">
        <w:rPr>
          <w:rFonts w:ascii="Arial" w:hAnsi="Arial" w:cs="Arial"/>
          <w:color w:val="auto"/>
          <w:sz w:val="20"/>
          <w:szCs w:val="20"/>
          <w:lang w:val="es-ES" w:eastAsia="es-CL"/>
        </w:rPr>
        <w:t>en insumos de fabricación, se consideran los precios los precios de los dispositivos tentativos a</w:t>
      </w:r>
      <w:r w:rsidR="003B63B0" w:rsidRPr="00CB7081">
        <w:rPr>
          <w:rFonts w:ascii="Arial" w:hAnsi="Arial" w:cs="Arial"/>
          <w:color w:val="auto"/>
          <w:sz w:val="20"/>
          <w:szCs w:val="20"/>
          <w:lang w:val="es-ES" w:eastAsia="es-CL"/>
        </w:rPr>
        <w:t xml:space="preserve"> utilizar para el desarrollo del dispositivo</w:t>
      </w:r>
      <w:r w:rsidR="003B63B0">
        <w:rPr>
          <w:rFonts w:ascii="Arial" w:hAnsi="Arial" w:cs="Arial"/>
          <w:color w:val="auto"/>
          <w:sz w:val="22"/>
          <w:szCs w:val="22"/>
          <w:lang w:val="es-ES" w:eastAsia="es-CL"/>
        </w:rPr>
        <w:t>.</w:t>
      </w:r>
    </w:p>
    <w:p w14:paraId="4BD7ACA4" w14:textId="77777777" w:rsidR="00DB7268" w:rsidRDefault="00DB7268" w:rsidP="00A60BDC">
      <w:pPr>
        <w:pStyle w:val="Estilo3"/>
        <w:spacing w:line="360" w:lineRule="auto"/>
        <w:rPr>
          <w:rFonts w:ascii="Arial" w:hAnsi="Arial" w:cs="Arial"/>
          <w:color w:val="auto"/>
          <w:sz w:val="20"/>
          <w:szCs w:val="20"/>
          <w:u w:val="single"/>
          <w:lang w:val="es-ES" w:eastAsia="es-CL"/>
        </w:rPr>
      </w:pPr>
    </w:p>
    <w:p w14:paraId="6DC18C55" w14:textId="1ECF3F04" w:rsidR="00310FAF" w:rsidRDefault="00581C9D" w:rsidP="00A60BDC">
      <w:pPr>
        <w:pStyle w:val="Estilo3"/>
        <w:spacing w:line="360" w:lineRule="auto"/>
        <w:rPr>
          <w:rFonts w:ascii="Arial" w:hAnsi="Arial" w:cs="Arial"/>
          <w:color w:val="auto"/>
          <w:sz w:val="20"/>
          <w:szCs w:val="20"/>
          <w:u w:val="single"/>
          <w:lang w:val="es-ES" w:eastAsia="es-CL"/>
        </w:rPr>
      </w:pPr>
      <w:r w:rsidRPr="00CF3D9B">
        <w:rPr>
          <w:rFonts w:ascii="Arial" w:hAnsi="Arial" w:cs="Arial"/>
          <w:color w:val="auto"/>
          <w:sz w:val="20"/>
          <w:szCs w:val="20"/>
          <w:u w:val="single"/>
          <w:lang w:val="es-ES" w:eastAsia="es-CL"/>
        </w:rPr>
        <w:t>Costes de fabricación</w:t>
      </w:r>
      <w:r w:rsidR="00310FAF" w:rsidRPr="00CF3D9B">
        <w:rPr>
          <w:rFonts w:ascii="Arial" w:hAnsi="Arial" w:cs="Arial"/>
          <w:color w:val="auto"/>
          <w:sz w:val="20"/>
          <w:szCs w:val="20"/>
          <w:u w:val="single"/>
          <w:lang w:val="es-ES" w:eastAsia="es-CL"/>
        </w:rPr>
        <w:t xml:space="preserve"> estimado:</w:t>
      </w:r>
    </w:p>
    <w:p w14:paraId="54D11764" w14:textId="77777777" w:rsidR="00DB7268" w:rsidRDefault="00DB7268" w:rsidP="00A60BDC">
      <w:pPr>
        <w:pStyle w:val="Estilo3"/>
        <w:spacing w:line="360" w:lineRule="auto"/>
        <w:rPr>
          <w:rFonts w:ascii="Arial" w:hAnsi="Arial" w:cs="Arial"/>
          <w:color w:val="auto"/>
          <w:sz w:val="20"/>
          <w:szCs w:val="20"/>
          <w:u w:val="single"/>
          <w:lang w:val="es-ES" w:eastAsia="es-CL"/>
        </w:rPr>
      </w:pPr>
    </w:p>
    <w:p w14:paraId="0BDECD3D" w14:textId="3F2AE74B" w:rsidR="00D22399" w:rsidRPr="00D22399" w:rsidRDefault="00D22399" w:rsidP="00D22399">
      <w:pPr>
        <w:pStyle w:val="Estilo3"/>
        <w:spacing w:line="360" w:lineRule="auto"/>
        <w:jc w:val="left"/>
        <w:rPr>
          <w:rFonts w:ascii="Arial" w:hAnsi="Arial" w:cs="Arial"/>
          <w:color w:val="auto"/>
          <w:sz w:val="20"/>
          <w:szCs w:val="20"/>
          <w:lang w:val="es-ES" w:eastAsia="es-CL"/>
        </w:rPr>
      </w:pPr>
      <w:r>
        <w:rPr>
          <w:rFonts w:ascii="Arial" w:hAnsi="Arial" w:cs="Arial"/>
          <w:color w:val="auto"/>
          <w:sz w:val="20"/>
          <w:szCs w:val="20"/>
          <w:lang w:val="es-ES" w:eastAsia="es-CL"/>
        </w:rPr>
        <w:t>Tabla 2</w:t>
      </w:r>
      <w:r w:rsidR="00662BBF">
        <w:rPr>
          <w:rFonts w:ascii="Arial" w:hAnsi="Arial" w:cs="Arial"/>
          <w:color w:val="auto"/>
          <w:sz w:val="20"/>
          <w:szCs w:val="20"/>
          <w:lang w:val="es-ES" w:eastAsia="es-CL"/>
        </w:rPr>
        <w:t xml:space="preserve"> (Coste de Fabricaci</w:t>
      </w:r>
      <w:r w:rsidR="007B1FE3">
        <w:rPr>
          <w:rFonts w:ascii="Arial" w:hAnsi="Arial" w:cs="Arial"/>
          <w:color w:val="auto"/>
          <w:sz w:val="20"/>
          <w:szCs w:val="20"/>
          <w:lang w:val="es-ES" w:eastAsia="es-CL"/>
        </w:rPr>
        <w:t>ó</w:t>
      </w:r>
      <w:r w:rsidR="00662BBF">
        <w:rPr>
          <w:rFonts w:ascii="Arial" w:hAnsi="Arial" w:cs="Arial"/>
          <w:color w:val="auto"/>
          <w:sz w:val="20"/>
          <w:szCs w:val="20"/>
          <w:lang w:val="es-ES" w:eastAsia="es-CL"/>
        </w:rPr>
        <w:t>n)</w:t>
      </w:r>
      <w:r>
        <w:rPr>
          <w:rFonts w:ascii="Arial" w:hAnsi="Arial" w:cs="Arial"/>
          <w:color w:val="auto"/>
          <w:sz w:val="20"/>
          <w:szCs w:val="20"/>
          <w:lang w:val="es-ES" w:eastAsia="es-CL"/>
        </w:rPr>
        <w:t>:</w:t>
      </w:r>
    </w:p>
    <w:tbl>
      <w:tblPr>
        <w:tblStyle w:val="Tablaconcuadrcula"/>
        <w:tblW w:w="0" w:type="auto"/>
        <w:tblLook w:val="04A0" w:firstRow="1" w:lastRow="0" w:firstColumn="1" w:lastColumn="0" w:noHBand="0" w:noVBand="1"/>
      </w:tblPr>
      <w:tblGrid>
        <w:gridCol w:w="3760"/>
        <w:gridCol w:w="3385"/>
        <w:gridCol w:w="3385"/>
      </w:tblGrid>
      <w:tr w:rsidR="00310FAF" w14:paraId="6111261D" w14:textId="77777777">
        <w:tc>
          <w:tcPr>
            <w:tcW w:w="3760" w:type="dxa"/>
          </w:tcPr>
          <w:p w14:paraId="788F90E2" w14:textId="3FB7F66C" w:rsidR="00310FAF" w:rsidRPr="0056359F" w:rsidRDefault="00310FAF" w:rsidP="00621D20">
            <w:pPr>
              <w:tabs>
                <w:tab w:val="left" w:pos="2370"/>
              </w:tabs>
              <w:spacing w:line="256" w:lineRule="auto"/>
              <w:jc w:val="both"/>
              <w:rPr>
                <w:rFonts w:ascii="Arial" w:eastAsiaTheme="minorHAnsi" w:hAnsi="Arial" w:cs="Arial"/>
                <w:sz w:val="20"/>
                <w:szCs w:val="20"/>
                <w:lang w:bidi="ar-SA"/>
              </w:rPr>
            </w:pPr>
            <w:r w:rsidRPr="0056359F">
              <w:rPr>
                <w:rFonts w:ascii="Arial" w:eastAsiaTheme="minorHAnsi" w:hAnsi="Arial" w:cs="Arial"/>
                <w:sz w:val="20"/>
                <w:szCs w:val="20"/>
                <w:lang w:bidi="ar-SA"/>
              </w:rPr>
              <w:t>Materiales</w:t>
            </w:r>
            <w:r w:rsidR="00621D20">
              <w:rPr>
                <w:rFonts w:ascii="Arial" w:eastAsiaTheme="minorHAnsi" w:hAnsi="Arial" w:cs="Arial"/>
                <w:sz w:val="20"/>
                <w:szCs w:val="20"/>
                <w:lang w:bidi="ar-SA"/>
              </w:rPr>
              <w:t>:</w:t>
            </w:r>
          </w:p>
        </w:tc>
        <w:tc>
          <w:tcPr>
            <w:tcW w:w="3385" w:type="dxa"/>
          </w:tcPr>
          <w:p w14:paraId="36B633B3" w14:textId="26872F7F" w:rsidR="00310FAF" w:rsidRPr="0056359F" w:rsidRDefault="00310FAF" w:rsidP="0056359F">
            <w:pPr>
              <w:spacing w:line="256" w:lineRule="auto"/>
              <w:jc w:val="both"/>
              <w:rPr>
                <w:rFonts w:ascii="Arial" w:eastAsiaTheme="minorHAnsi" w:hAnsi="Arial" w:cs="Arial"/>
                <w:sz w:val="20"/>
                <w:szCs w:val="20"/>
                <w:lang w:bidi="ar-SA"/>
              </w:rPr>
            </w:pPr>
            <w:r w:rsidRPr="0056359F">
              <w:rPr>
                <w:rFonts w:ascii="Arial" w:eastAsiaTheme="minorHAnsi" w:hAnsi="Arial" w:cs="Arial"/>
                <w:sz w:val="20"/>
                <w:szCs w:val="20"/>
                <w:lang w:bidi="ar-SA"/>
              </w:rPr>
              <w:t>Cantidad</w:t>
            </w:r>
            <w:r w:rsidR="00621D20">
              <w:rPr>
                <w:rFonts w:ascii="Arial" w:eastAsiaTheme="minorHAnsi" w:hAnsi="Arial" w:cs="Arial"/>
                <w:sz w:val="20"/>
                <w:szCs w:val="20"/>
                <w:lang w:bidi="ar-SA"/>
              </w:rPr>
              <w:t>:</w:t>
            </w:r>
          </w:p>
        </w:tc>
        <w:tc>
          <w:tcPr>
            <w:tcW w:w="3385" w:type="dxa"/>
          </w:tcPr>
          <w:p w14:paraId="06EA2EC6" w14:textId="77777777" w:rsidR="00310FAF" w:rsidRPr="002D3A5B" w:rsidRDefault="00310FAF" w:rsidP="00621D20">
            <w:pPr>
              <w:spacing w:line="256" w:lineRule="auto"/>
              <w:jc w:val="both"/>
              <w:rPr>
                <w:rFonts w:ascii="Arial" w:eastAsiaTheme="minorHAnsi" w:hAnsi="Arial" w:cs="Arial"/>
                <w:color w:val="0D0D0D" w:themeColor="text1" w:themeTint="F2"/>
                <w:sz w:val="20"/>
                <w:szCs w:val="20"/>
                <w:lang w:eastAsia="en-US" w:bidi="ar-SA"/>
              </w:rPr>
            </w:pPr>
            <w:r w:rsidRPr="00621D20">
              <w:rPr>
                <w:rFonts w:ascii="Arial" w:eastAsiaTheme="minorHAnsi" w:hAnsi="Arial" w:cs="Arial"/>
                <w:sz w:val="20"/>
                <w:szCs w:val="20"/>
                <w:lang w:bidi="ar-SA"/>
              </w:rPr>
              <w:t>Valor:</w:t>
            </w:r>
          </w:p>
        </w:tc>
      </w:tr>
      <w:tr w:rsidR="00310FAF" w14:paraId="25FF3BE4" w14:textId="77777777">
        <w:tc>
          <w:tcPr>
            <w:tcW w:w="3760" w:type="dxa"/>
          </w:tcPr>
          <w:p w14:paraId="69F00B9C" w14:textId="389F2C86" w:rsidR="00310FAF" w:rsidRPr="0056359F" w:rsidRDefault="00281690" w:rsidP="0056359F">
            <w:pPr>
              <w:spacing w:line="256" w:lineRule="auto"/>
              <w:jc w:val="both"/>
              <w:rPr>
                <w:rFonts w:ascii="Arial" w:eastAsiaTheme="minorHAnsi" w:hAnsi="Arial" w:cs="Arial"/>
                <w:sz w:val="20"/>
                <w:szCs w:val="20"/>
                <w:lang w:bidi="ar-SA"/>
              </w:rPr>
            </w:pPr>
            <w:r w:rsidRPr="0056359F">
              <w:rPr>
                <w:rFonts w:ascii="Arial" w:eastAsiaTheme="minorHAnsi" w:hAnsi="Arial" w:cs="Arial"/>
                <w:sz w:val="20"/>
                <w:szCs w:val="20"/>
                <w:lang w:bidi="ar-SA"/>
              </w:rPr>
              <w:t>Microcontrolador</w:t>
            </w:r>
            <w:r w:rsidR="00EA5B77">
              <w:rPr>
                <w:rFonts w:ascii="Arial" w:eastAsiaTheme="minorHAnsi" w:hAnsi="Arial" w:cs="Arial"/>
                <w:sz w:val="20"/>
                <w:szCs w:val="20"/>
                <w:lang w:bidi="ar-SA"/>
              </w:rPr>
              <w:t>.</w:t>
            </w:r>
          </w:p>
        </w:tc>
        <w:tc>
          <w:tcPr>
            <w:tcW w:w="3385" w:type="dxa"/>
          </w:tcPr>
          <w:p w14:paraId="38FA6126" w14:textId="77777777" w:rsidR="00310FAF" w:rsidRPr="0056359F" w:rsidRDefault="00310FAF" w:rsidP="005562EE">
            <w:pPr>
              <w:suppressAutoHyphens/>
              <w:spacing w:before="240" w:line="276" w:lineRule="auto"/>
              <w:jc w:val="center"/>
              <w:rPr>
                <w:rFonts w:ascii="Arial" w:eastAsiaTheme="minorHAnsi" w:hAnsi="Arial" w:cs="Arial"/>
                <w:sz w:val="20"/>
                <w:szCs w:val="20"/>
                <w:lang w:bidi="ar-SA"/>
              </w:rPr>
            </w:pPr>
            <w:r w:rsidRPr="0056359F">
              <w:rPr>
                <w:rFonts w:ascii="Arial" w:eastAsiaTheme="minorHAnsi" w:hAnsi="Arial" w:cs="Arial"/>
                <w:sz w:val="20"/>
                <w:szCs w:val="20"/>
                <w:lang w:bidi="ar-SA"/>
              </w:rPr>
              <w:t>1</w:t>
            </w:r>
          </w:p>
        </w:tc>
        <w:tc>
          <w:tcPr>
            <w:tcW w:w="3385" w:type="dxa"/>
          </w:tcPr>
          <w:p w14:paraId="786DC3D8" w14:textId="12EF112D" w:rsidR="00310FAF" w:rsidRPr="002D3A5B" w:rsidRDefault="003947D0" w:rsidP="005562EE">
            <w:pPr>
              <w:suppressAutoHyphens/>
              <w:spacing w:before="240" w:line="276" w:lineRule="auto"/>
              <w:jc w:val="right"/>
              <w:rPr>
                <w:rFonts w:ascii="Arial" w:eastAsiaTheme="minorHAnsi" w:hAnsi="Arial" w:cs="Arial"/>
                <w:color w:val="0D0D0D" w:themeColor="text1" w:themeTint="F2"/>
                <w:sz w:val="20"/>
                <w:szCs w:val="20"/>
                <w:lang w:eastAsia="en-US" w:bidi="ar-SA"/>
              </w:rPr>
            </w:pPr>
            <w:r w:rsidRPr="002D3A5B">
              <w:rPr>
                <w:rFonts w:ascii="Arial" w:eastAsiaTheme="minorHAnsi" w:hAnsi="Arial" w:cs="Arial"/>
                <w:color w:val="0D0D0D" w:themeColor="text1" w:themeTint="F2"/>
                <w:sz w:val="20"/>
                <w:szCs w:val="20"/>
                <w:lang w:eastAsia="en-US" w:bidi="ar-SA"/>
              </w:rPr>
              <w:t xml:space="preserve"> </w:t>
            </w:r>
            <w:r w:rsidR="006828DD" w:rsidRPr="002D3A5B">
              <w:rPr>
                <w:rFonts w:ascii="Arial" w:eastAsiaTheme="minorHAnsi" w:hAnsi="Arial" w:cs="Arial"/>
                <w:color w:val="0D0D0D" w:themeColor="text1" w:themeTint="F2"/>
                <w:sz w:val="20"/>
                <w:szCs w:val="20"/>
                <w:lang w:eastAsia="en-US" w:bidi="ar-SA"/>
              </w:rPr>
              <w:t>$</w:t>
            </w:r>
            <w:r w:rsidR="00BA457D" w:rsidRPr="002D3A5B">
              <w:rPr>
                <w:rFonts w:ascii="Arial" w:eastAsiaTheme="minorHAnsi" w:hAnsi="Arial" w:cs="Arial"/>
                <w:color w:val="0D0D0D" w:themeColor="text1" w:themeTint="F2"/>
                <w:sz w:val="20"/>
                <w:szCs w:val="20"/>
                <w:lang w:eastAsia="en-US" w:bidi="ar-SA"/>
              </w:rPr>
              <w:t>10.0000</w:t>
            </w:r>
          </w:p>
        </w:tc>
      </w:tr>
      <w:tr w:rsidR="00310FAF" w14:paraId="2C85C827" w14:textId="77777777">
        <w:tc>
          <w:tcPr>
            <w:tcW w:w="3760" w:type="dxa"/>
          </w:tcPr>
          <w:p w14:paraId="4BA96E92" w14:textId="7EBB4541" w:rsidR="00310FAF" w:rsidRPr="0056359F" w:rsidRDefault="00310FAF" w:rsidP="0056359F">
            <w:pPr>
              <w:spacing w:line="256" w:lineRule="auto"/>
              <w:jc w:val="both"/>
              <w:rPr>
                <w:rFonts w:ascii="Arial" w:eastAsiaTheme="minorHAnsi" w:hAnsi="Arial" w:cs="Arial"/>
                <w:sz w:val="20"/>
                <w:szCs w:val="20"/>
                <w:lang w:bidi="ar-SA"/>
              </w:rPr>
            </w:pPr>
            <w:r w:rsidRPr="0056359F">
              <w:rPr>
                <w:rFonts w:ascii="Arial" w:eastAsiaTheme="minorHAnsi" w:hAnsi="Arial" w:cs="Arial"/>
                <w:sz w:val="20"/>
                <w:szCs w:val="20"/>
                <w:lang w:bidi="ar-SA"/>
              </w:rPr>
              <w:t>Sensor de corriente</w:t>
            </w:r>
            <w:r w:rsidR="00EA5B77">
              <w:rPr>
                <w:rFonts w:ascii="Arial" w:eastAsiaTheme="minorHAnsi" w:hAnsi="Arial" w:cs="Arial"/>
                <w:sz w:val="20"/>
                <w:szCs w:val="20"/>
                <w:lang w:bidi="ar-SA"/>
              </w:rPr>
              <w:t>.</w:t>
            </w:r>
          </w:p>
        </w:tc>
        <w:tc>
          <w:tcPr>
            <w:tcW w:w="3385" w:type="dxa"/>
          </w:tcPr>
          <w:p w14:paraId="3E03C196" w14:textId="77777777" w:rsidR="00310FAF" w:rsidRPr="0056359F" w:rsidRDefault="00310FAF" w:rsidP="005562EE">
            <w:pPr>
              <w:suppressAutoHyphens/>
              <w:spacing w:before="240" w:line="276" w:lineRule="auto"/>
              <w:jc w:val="center"/>
              <w:rPr>
                <w:rFonts w:ascii="Arial" w:eastAsiaTheme="minorHAnsi" w:hAnsi="Arial" w:cs="Arial"/>
                <w:sz w:val="20"/>
                <w:szCs w:val="20"/>
                <w:lang w:bidi="ar-SA"/>
              </w:rPr>
            </w:pPr>
            <w:r w:rsidRPr="0056359F">
              <w:rPr>
                <w:rFonts w:ascii="Arial" w:eastAsiaTheme="minorHAnsi" w:hAnsi="Arial" w:cs="Arial"/>
                <w:sz w:val="20"/>
                <w:szCs w:val="20"/>
                <w:lang w:bidi="ar-SA"/>
              </w:rPr>
              <w:t>1</w:t>
            </w:r>
          </w:p>
        </w:tc>
        <w:tc>
          <w:tcPr>
            <w:tcW w:w="3385" w:type="dxa"/>
          </w:tcPr>
          <w:p w14:paraId="31267C92" w14:textId="725A72B2" w:rsidR="00310FAF" w:rsidRPr="002D3A5B" w:rsidRDefault="006828DD" w:rsidP="005562EE">
            <w:pPr>
              <w:suppressAutoHyphens/>
              <w:spacing w:before="240" w:line="276" w:lineRule="auto"/>
              <w:jc w:val="right"/>
              <w:rPr>
                <w:rFonts w:ascii="Arial" w:eastAsiaTheme="minorHAnsi" w:hAnsi="Arial" w:cs="Arial"/>
                <w:color w:val="0D0D0D" w:themeColor="text1" w:themeTint="F2"/>
                <w:sz w:val="20"/>
                <w:szCs w:val="20"/>
                <w:lang w:eastAsia="en-US" w:bidi="ar-SA"/>
              </w:rPr>
            </w:pPr>
            <w:r w:rsidRPr="002D3A5B">
              <w:rPr>
                <w:rFonts w:ascii="Arial" w:eastAsiaTheme="minorHAnsi" w:hAnsi="Arial" w:cs="Arial"/>
                <w:color w:val="0D0D0D" w:themeColor="text1" w:themeTint="F2"/>
                <w:sz w:val="20"/>
                <w:szCs w:val="20"/>
                <w:lang w:eastAsia="en-US" w:bidi="ar-SA"/>
              </w:rPr>
              <w:t>$</w:t>
            </w:r>
            <w:r w:rsidR="008C68F4" w:rsidRPr="002D3A5B">
              <w:rPr>
                <w:rFonts w:ascii="Arial" w:eastAsiaTheme="minorHAnsi" w:hAnsi="Arial" w:cs="Arial"/>
                <w:color w:val="0D0D0D" w:themeColor="text1" w:themeTint="F2"/>
                <w:sz w:val="20"/>
                <w:szCs w:val="20"/>
                <w:lang w:eastAsia="en-US" w:bidi="ar-SA"/>
              </w:rPr>
              <w:t>9.000</w:t>
            </w:r>
          </w:p>
        </w:tc>
      </w:tr>
      <w:tr w:rsidR="00310FAF" w14:paraId="21DE80AA" w14:textId="77777777">
        <w:tc>
          <w:tcPr>
            <w:tcW w:w="3760" w:type="dxa"/>
          </w:tcPr>
          <w:p w14:paraId="235C5537" w14:textId="6108BF8F" w:rsidR="00310FAF" w:rsidRPr="0056359F" w:rsidRDefault="00310FAF" w:rsidP="0056359F">
            <w:pPr>
              <w:spacing w:line="256" w:lineRule="auto"/>
              <w:jc w:val="both"/>
              <w:rPr>
                <w:rFonts w:ascii="Arial" w:eastAsiaTheme="minorHAnsi" w:hAnsi="Arial" w:cs="Arial"/>
                <w:sz w:val="20"/>
                <w:szCs w:val="20"/>
                <w:lang w:bidi="ar-SA"/>
              </w:rPr>
            </w:pPr>
            <w:r w:rsidRPr="0056359F">
              <w:rPr>
                <w:rFonts w:ascii="Arial" w:eastAsiaTheme="minorHAnsi" w:hAnsi="Arial" w:cs="Arial"/>
                <w:sz w:val="20"/>
                <w:szCs w:val="20"/>
                <w:lang w:bidi="ar-SA"/>
              </w:rPr>
              <w:t>Sensor de voltaje</w:t>
            </w:r>
            <w:r w:rsidR="001B4143">
              <w:rPr>
                <w:rFonts w:ascii="Arial" w:eastAsiaTheme="minorHAnsi" w:hAnsi="Arial" w:cs="Arial"/>
                <w:sz w:val="20"/>
                <w:szCs w:val="20"/>
                <w:lang w:bidi="ar-SA"/>
              </w:rPr>
              <w:t>.</w:t>
            </w:r>
          </w:p>
        </w:tc>
        <w:tc>
          <w:tcPr>
            <w:tcW w:w="3385" w:type="dxa"/>
          </w:tcPr>
          <w:p w14:paraId="283DD8AD" w14:textId="334EB891" w:rsidR="00310FAF" w:rsidRPr="0056359F" w:rsidRDefault="006828DD" w:rsidP="005562EE">
            <w:pPr>
              <w:suppressAutoHyphens/>
              <w:spacing w:before="240" w:line="276" w:lineRule="auto"/>
              <w:jc w:val="center"/>
              <w:rPr>
                <w:rFonts w:ascii="Arial" w:eastAsiaTheme="minorHAnsi" w:hAnsi="Arial" w:cs="Arial"/>
                <w:sz w:val="20"/>
                <w:szCs w:val="20"/>
                <w:lang w:bidi="ar-SA"/>
              </w:rPr>
            </w:pPr>
            <w:r w:rsidRPr="0056359F">
              <w:rPr>
                <w:rFonts w:ascii="Arial" w:eastAsiaTheme="minorHAnsi" w:hAnsi="Arial" w:cs="Arial"/>
                <w:sz w:val="20"/>
                <w:szCs w:val="20"/>
                <w:lang w:bidi="ar-SA"/>
              </w:rPr>
              <w:t>1</w:t>
            </w:r>
          </w:p>
        </w:tc>
        <w:tc>
          <w:tcPr>
            <w:tcW w:w="3385" w:type="dxa"/>
          </w:tcPr>
          <w:p w14:paraId="67AE3971" w14:textId="3FEBA612" w:rsidR="00310FAF" w:rsidRPr="002D3A5B" w:rsidRDefault="006828DD" w:rsidP="005562EE">
            <w:pPr>
              <w:suppressAutoHyphens/>
              <w:spacing w:before="240" w:line="276" w:lineRule="auto"/>
              <w:jc w:val="right"/>
              <w:rPr>
                <w:rFonts w:ascii="Arial" w:eastAsiaTheme="minorHAnsi" w:hAnsi="Arial" w:cs="Arial"/>
                <w:color w:val="0D0D0D" w:themeColor="text1" w:themeTint="F2"/>
                <w:sz w:val="20"/>
                <w:szCs w:val="20"/>
                <w:lang w:eastAsia="en-US" w:bidi="ar-SA"/>
              </w:rPr>
            </w:pPr>
            <w:r w:rsidRPr="002D3A5B">
              <w:rPr>
                <w:rFonts w:ascii="Arial" w:eastAsiaTheme="minorHAnsi" w:hAnsi="Arial" w:cs="Arial"/>
                <w:color w:val="0D0D0D" w:themeColor="text1" w:themeTint="F2"/>
                <w:sz w:val="20"/>
                <w:szCs w:val="20"/>
                <w:lang w:eastAsia="en-US" w:bidi="ar-SA"/>
              </w:rPr>
              <w:t>$4.015</w:t>
            </w:r>
          </w:p>
        </w:tc>
      </w:tr>
      <w:tr w:rsidR="00310FAF" w14:paraId="60323B65" w14:textId="77777777">
        <w:tc>
          <w:tcPr>
            <w:tcW w:w="3760" w:type="dxa"/>
          </w:tcPr>
          <w:p w14:paraId="65168767" w14:textId="27A9BD39" w:rsidR="00310FAF" w:rsidRPr="0056359F" w:rsidRDefault="00100C3A" w:rsidP="0056359F">
            <w:pPr>
              <w:spacing w:line="256" w:lineRule="auto"/>
              <w:jc w:val="both"/>
              <w:rPr>
                <w:rFonts w:ascii="Arial" w:eastAsiaTheme="minorHAnsi" w:hAnsi="Arial" w:cs="Arial"/>
                <w:sz w:val="20"/>
                <w:szCs w:val="20"/>
                <w:lang w:bidi="ar-SA"/>
              </w:rPr>
            </w:pPr>
            <w:r w:rsidRPr="0056359F">
              <w:rPr>
                <w:rFonts w:ascii="Arial" w:eastAsiaTheme="minorHAnsi" w:hAnsi="Arial" w:cs="Arial"/>
                <w:sz w:val="20"/>
                <w:szCs w:val="20"/>
                <w:lang w:bidi="ar-SA"/>
              </w:rPr>
              <w:t>C</w:t>
            </w:r>
            <w:r w:rsidR="00310FAF" w:rsidRPr="0056359F">
              <w:rPr>
                <w:rFonts w:ascii="Arial" w:eastAsiaTheme="minorHAnsi" w:hAnsi="Arial" w:cs="Arial"/>
                <w:sz w:val="20"/>
                <w:szCs w:val="20"/>
                <w:lang w:bidi="ar-SA"/>
              </w:rPr>
              <w:t>ondensadores</w:t>
            </w:r>
            <w:r w:rsidR="001B4143">
              <w:rPr>
                <w:rFonts w:ascii="Arial" w:eastAsiaTheme="minorHAnsi" w:hAnsi="Arial" w:cs="Arial"/>
                <w:sz w:val="20"/>
                <w:szCs w:val="20"/>
                <w:lang w:bidi="ar-SA"/>
              </w:rPr>
              <w:t>.</w:t>
            </w:r>
          </w:p>
        </w:tc>
        <w:tc>
          <w:tcPr>
            <w:tcW w:w="3385" w:type="dxa"/>
          </w:tcPr>
          <w:p w14:paraId="2C5571EE" w14:textId="77777777" w:rsidR="00310FAF" w:rsidRPr="0056359F" w:rsidRDefault="00310FAF" w:rsidP="005562EE">
            <w:pPr>
              <w:suppressAutoHyphens/>
              <w:spacing w:before="240" w:line="276" w:lineRule="auto"/>
              <w:jc w:val="center"/>
              <w:rPr>
                <w:rFonts w:ascii="Arial" w:eastAsiaTheme="minorHAnsi" w:hAnsi="Arial" w:cs="Arial"/>
                <w:sz w:val="20"/>
                <w:szCs w:val="20"/>
                <w:lang w:bidi="ar-SA"/>
              </w:rPr>
            </w:pPr>
            <w:r w:rsidRPr="0056359F">
              <w:rPr>
                <w:rFonts w:ascii="Arial" w:eastAsiaTheme="minorHAnsi" w:hAnsi="Arial" w:cs="Arial"/>
                <w:sz w:val="20"/>
                <w:szCs w:val="20"/>
                <w:lang w:bidi="ar-SA"/>
              </w:rPr>
              <w:t>2</w:t>
            </w:r>
          </w:p>
        </w:tc>
        <w:tc>
          <w:tcPr>
            <w:tcW w:w="3385" w:type="dxa"/>
          </w:tcPr>
          <w:p w14:paraId="6500866F" w14:textId="4E4ECC37" w:rsidR="00310FAF" w:rsidRPr="002D3A5B" w:rsidRDefault="006828DD" w:rsidP="005562EE">
            <w:pPr>
              <w:suppressAutoHyphens/>
              <w:spacing w:before="240" w:line="276" w:lineRule="auto"/>
              <w:jc w:val="right"/>
              <w:rPr>
                <w:rFonts w:ascii="Arial" w:eastAsiaTheme="minorHAnsi" w:hAnsi="Arial" w:cs="Arial"/>
                <w:color w:val="0D0D0D" w:themeColor="text1" w:themeTint="F2"/>
                <w:sz w:val="20"/>
                <w:szCs w:val="20"/>
                <w:lang w:eastAsia="en-US" w:bidi="ar-SA"/>
              </w:rPr>
            </w:pPr>
            <w:r w:rsidRPr="002D3A5B">
              <w:rPr>
                <w:rFonts w:ascii="Arial" w:eastAsiaTheme="minorHAnsi" w:hAnsi="Arial" w:cs="Arial"/>
                <w:color w:val="0D0D0D" w:themeColor="text1" w:themeTint="F2"/>
                <w:sz w:val="20"/>
                <w:szCs w:val="20"/>
                <w:lang w:eastAsia="en-US" w:bidi="ar-SA"/>
              </w:rPr>
              <w:t>$</w:t>
            </w:r>
            <w:r w:rsidR="008C68F4" w:rsidRPr="002D3A5B">
              <w:rPr>
                <w:rFonts w:ascii="Arial" w:eastAsiaTheme="minorHAnsi" w:hAnsi="Arial" w:cs="Arial"/>
                <w:color w:val="0D0D0D" w:themeColor="text1" w:themeTint="F2"/>
                <w:sz w:val="20"/>
                <w:szCs w:val="20"/>
                <w:lang w:eastAsia="en-US" w:bidi="ar-SA"/>
              </w:rPr>
              <w:t>14.900</w:t>
            </w:r>
          </w:p>
        </w:tc>
      </w:tr>
      <w:tr w:rsidR="00310FAF" w14:paraId="170136DD" w14:textId="77777777">
        <w:tc>
          <w:tcPr>
            <w:tcW w:w="3760" w:type="dxa"/>
          </w:tcPr>
          <w:p w14:paraId="021D8130" w14:textId="35CCF93E" w:rsidR="00310FAF" w:rsidRPr="0056359F" w:rsidRDefault="00310FAF" w:rsidP="0056359F">
            <w:pPr>
              <w:spacing w:line="256" w:lineRule="auto"/>
              <w:jc w:val="both"/>
              <w:rPr>
                <w:rFonts w:ascii="Arial" w:eastAsiaTheme="minorHAnsi" w:hAnsi="Arial" w:cs="Arial"/>
                <w:sz w:val="20"/>
                <w:szCs w:val="20"/>
                <w:lang w:bidi="ar-SA"/>
              </w:rPr>
            </w:pPr>
            <w:r w:rsidRPr="0056359F">
              <w:rPr>
                <w:rFonts w:ascii="Arial" w:eastAsiaTheme="minorHAnsi" w:hAnsi="Arial" w:cs="Arial"/>
                <w:sz w:val="20"/>
                <w:szCs w:val="20"/>
                <w:lang w:bidi="ar-SA"/>
              </w:rPr>
              <w:t>Relays</w:t>
            </w:r>
            <w:r w:rsidR="0097180F" w:rsidRPr="0056359F">
              <w:rPr>
                <w:rFonts w:ascii="Arial" w:eastAsiaTheme="minorHAnsi" w:hAnsi="Arial" w:cs="Arial"/>
                <w:sz w:val="20"/>
                <w:szCs w:val="20"/>
                <w:lang w:bidi="ar-SA"/>
              </w:rPr>
              <w:t xml:space="preserve"> </w:t>
            </w:r>
            <w:r w:rsidR="00A70C4C" w:rsidRPr="0056359F">
              <w:rPr>
                <w:rFonts w:ascii="Arial" w:eastAsiaTheme="minorHAnsi" w:hAnsi="Arial" w:cs="Arial"/>
                <w:sz w:val="20"/>
                <w:szCs w:val="20"/>
                <w:lang w:bidi="ar-SA"/>
              </w:rPr>
              <w:t>(módulo</w:t>
            </w:r>
            <w:r w:rsidR="0097180F" w:rsidRPr="0056359F">
              <w:rPr>
                <w:rFonts w:ascii="Arial" w:eastAsiaTheme="minorHAnsi" w:hAnsi="Arial" w:cs="Arial"/>
                <w:sz w:val="20"/>
                <w:szCs w:val="20"/>
                <w:lang w:bidi="ar-SA"/>
              </w:rPr>
              <w:t xml:space="preserve"> de 8</w:t>
            </w:r>
            <w:r w:rsidR="00A70C4C" w:rsidRPr="0056359F">
              <w:rPr>
                <w:rFonts w:ascii="Arial" w:eastAsiaTheme="minorHAnsi" w:hAnsi="Arial" w:cs="Arial"/>
                <w:sz w:val="20"/>
                <w:szCs w:val="20"/>
                <w:lang w:bidi="ar-SA"/>
              </w:rPr>
              <w:t xml:space="preserve"> canales)</w:t>
            </w:r>
            <w:r w:rsidR="001B4143">
              <w:rPr>
                <w:rFonts w:ascii="Arial" w:eastAsiaTheme="minorHAnsi" w:hAnsi="Arial" w:cs="Arial"/>
                <w:sz w:val="20"/>
                <w:szCs w:val="20"/>
                <w:lang w:bidi="ar-SA"/>
              </w:rPr>
              <w:t>.</w:t>
            </w:r>
          </w:p>
        </w:tc>
        <w:tc>
          <w:tcPr>
            <w:tcW w:w="3385" w:type="dxa"/>
          </w:tcPr>
          <w:p w14:paraId="40F1CCB4" w14:textId="1ABDCB35" w:rsidR="00310FAF" w:rsidRPr="0056359F" w:rsidRDefault="0097180F" w:rsidP="005562EE">
            <w:pPr>
              <w:suppressAutoHyphens/>
              <w:spacing w:before="240" w:line="276" w:lineRule="auto"/>
              <w:jc w:val="center"/>
              <w:rPr>
                <w:rFonts w:ascii="Arial" w:eastAsiaTheme="minorHAnsi" w:hAnsi="Arial" w:cs="Arial"/>
                <w:sz w:val="20"/>
                <w:szCs w:val="20"/>
                <w:lang w:bidi="ar-SA"/>
              </w:rPr>
            </w:pPr>
            <w:r w:rsidRPr="0056359F">
              <w:rPr>
                <w:rFonts w:ascii="Arial" w:eastAsiaTheme="minorHAnsi" w:hAnsi="Arial" w:cs="Arial"/>
                <w:sz w:val="20"/>
                <w:szCs w:val="20"/>
                <w:lang w:bidi="ar-SA"/>
              </w:rPr>
              <w:t>1</w:t>
            </w:r>
          </w:p>
        </w:tc>
        <w:tc>
          <w:tcPr>
            <w:tcW w:w="3385" w:type="dxa"/>
          </w:tcPr>
          <w:p w14:paraId="1746ED10" w14:textId="2C9C58D2" w:rsidR="00310FAF" w:rsidRPr="002D3A5B" w:rsidRDefault="00A70C4C" w:rsidP="005562EE">
            <w:pPr>
              <w:suppressAutoHyphens/>
              <w:spacing w:before="240" w:line="276" w:lineRule="auto"/>
              <w:jc w:val="right"/>
              <w:rPr>
                <w:rFonts w:ascii="Arial" w:eastAsiaTheme="minorHAnsi" w:hAnsi="Arial" w:cs="Arial"/>
                <w:color w:val="0D0D0D" w:themeColor="text1" w:themeTint="F2"/>
                <w:sz w:val="20"/>
                <w:szCs w:val="20"/>
                <w:lang w:eastAsia="en-US" w:bidi="ar-SA"/>
              </w:rPr>
            </w:pPr>
            <w:r w:rsidRPr="002D3A5B">
              <w:rPr>
                <w:rFonts w:ascii="Arial" w:eastAsiaTheme="minorHAnsi" w:hAnsi="Arial" w:cs="Arial"/>
                <w:color w:val="0D0D0D" w:themeColor="text1" w:themeTint="F2"/>
                <w:sz w:val="20"/>
                <w:szCs w:val="20"/>
                <w:lang w:eastAsia="en-US" w:bidi="ar-SA"/>
              </w:rPr>
              <w:t>$10.000</w:t>
            </w:r>
          </w:p>
        </w:tc>
      </w:tr>
      <w:tr w:rsidR="00310FAF" w14:paraId="2AFCAFDC" w14:textId="77777777">
        <w:tc>
          <w:tcPr>
            <w:tcW w:w="3760" w:type="dxa"/>
          </w:tcPr>
          <w:p w14:paraId="78C8BE30" w14:textId="13828895" w:rsidR="00310FAF" w:rsidRPr="0056359F" w:rsidRDefault="00310FAF" w:rsidP="0056359F">
            <w:pPr>
              <w:spacing w:line="256" w:lineRule="auto"/>
              <w:jc w:val="both"/>
              <w:rPr>
                <w:rFonts w:ascii="Arial" w:eastAsiaTheme="minorHAnsi" w:hAnsi="Arial" w:cs="Arial"/>
                <w:sz w:val="20"/>
                <w:szCs w:val="20"/>
                <w:lang w:bidi="ar-SA"/>
              </w:rPr>
            </w:pPr>
            <w:r w:rsidRPr="0056359F">
              <w:rPr>
                <w:rFonts w:ascii="Arial" w:eastAsiaTheme="minorHAnsi" w:hAnsi="Arial" w:cs="Arial"/>
                <w:sz w:val="20"/>
                <w:szCs w:val="20"/>
                <w:lang w:bidi="ar-SA"/>
              </w:rPr>
              <w:t>Pantalla</w:t>
            </w:r>
            <w:r w:rsidR="001B4143">
              <w:rPr>
                <w:rFonts w:ascii="Arial" w:eastAsiaTheme="minorHAnsi" w:hAnsi="Arial" w:cs="Arial"/>
                <w:sz w:val="20"/>
                <w:szCs w:val="20"/>
                <w:lang w:bidi="ar-SA"/>
              </w:rPr>
              <w:t>.</w:t>
            </w:r>
            <w:r w:rsidRPr="0056359F">
              <w:rPr>
                <w:rFonts w:ascii="Arial" w:eastAsiaTheme="minorHAnsi" w:hAnsi="Arial" w:cs="Arial"/>
                <w:sz w:val="20"/>
                <w:szCs w:val="20"/>
                <w:lang w:bidi="ar-SA"/>
              </w:rPr>
              <w:t xml:space="preserve"> </w:t>
            </w:r>
          </w:p>
        </w:tc>
        <w:tc>
          <w:tcPr>
            <w:tcW w:w="3385" w:type="dxa"/>
          </w:tcPr>
          <w:p w14:paraId="4835262E" w14:textId="57AF01E6" w:rsidR="00310FAF" w:rsidRPr="0056359F" w:rsidRDefault="003947D0" w:rsidP="005562EE">
            <w:pPr>
              <w:suppressAutoHyphens/>
              <w:spacing w:before="240" w:line="276" w:lineRule="auto"/>
              <w:jc w:val="center"/>
              <w:rPr>
                <w:rFonts w:ascii="Arial" w:eastAsiaTheme="minorHAnsi" w:hAnsi="Arial" w:cs="Arial"/>
                <w:sz w:val="20"/>
                <w:szCs w:val="20"/>
                <w:lang w:bidi="ar-SA"/>
              </w:rPr>
            </w:pPr>
            <w:r w:rsidRPr="0056359F">
              <w:rPr>
                <w:rFonts w:ascii="Arial" w:eastAsiaTheme="minorHAnsi" w:hAnsi="Arial" w:cs="Arial"/>
                <w:sz w:val="20"/>
                <w:szCs w:val="20"/>
                <w:lang w:bidi="ar-SA"/>
              </w:rPr>
              <w:t>1</w:t>
            </w:r>
          </w:p>
        </w:tc>
        <w:tc>
          <w:tcPr>
            <w:tcW w:w="3385" w:type="dxa"/>
          </w:tcPr>
          <w:p w14:paraId="3A069E89" w14:textId="3FFD455A" w:rsidR="00310FAF" w:rsidRPr="002D3A5B" w:rsidRDefault="006828DD" w:rsidP="005562EE">
            <w:pPr>
              <w:suppressAutoHyphens/>
              <w:spacing w:before="240" w:line="276" w:lineRule="auto"/>
              <w:jc w:val="right"/>
              <w:rPr>
                <w:rFonts w:ascii="Arial" w:eastAsiaTheme="minorHAnsi" w:hAnsi="Arial" w:cs="Arial"/>
                <w:color w:val="0D0D0D" w:themeColor="text1" w:themeTint="F2"/>
                <w:sz w:val="20"/>
                <w:szCs w:val="20"/>
                <w:lang w:eastAsia="en-US" w:bidi="ar-SA"/>
              </w:rPr>
            </w:pPr>
            <w:r w:rsidRPr="002D3A5B">
              <w:rPr>
                <w:rFonts w:ascii="Arial" w:eastAsiaTheme="minorHAnsi" w:hAnsi="Arial" w:cs="Arial"/>
                <w:color w:val="0D0D0D" w:themeColor="text1" w:themeTint="F2"/>
                <w:sz w:val="20"/>
                <w:szCs w:val="20"/>
                <w:lang w:eastAsia="en-US" w:bidi="ar-SA"/>
              </w:rPr>
              <w:t>$</w:t>
            </w:r>
            <w:r w:rsidR="00A72B1A" w:rsidRPr="002D3A5B">
              <w:rPr>
                <w:rFonts w:ascii="Arial" w:eastAsiaTheme="minorHAnsi" w:hAnsi="Arial" w:cs="Arial"/>
                <w:color w:val="0D0D0D" w:themeColor="text1" w:themeTint="F2"/>
                <w:sz w:val="20"/>
                <w:szCs w:val="20"/>
                <w:lang w:eastAsia="en-US" w:bidi="ar-SA"/>
              </w:rPr>
              <w:t>11</w:t>
            </w:r>
            <w:r w:rsidR="002F0BD9" w:rsidRPr="002D3A5B">
              <w:rPr>
                <w:rFonts w:ascii="Arial" w:eastAsiaTheme="minorHAnsi" w:hAnsi="Arial" w:cs="Arial"/>
                <w:color w:val="0D0D0D" w:themeColor="text1" w:themeTint="F2"/>
                <w:sz w:val="20"/>
                <w:szCs w:val="20"/>
                <w:lang w:eastAsia="en-US" w:bidi="ar-SA"/>
              </w:rPr>
              <w:t>.</w:t>
            </w:r>
            <w:r w:rsidR="00A72B1A" w:rsidRPr="002D3A5B">
              <w:rPr>
                <w:rFonts w:ascii="Arial" w:eastAsiaTheme="minorHAnsi" w:hAnsi="Arial" w:cs="Arial"/>
                <w:color w:val="0D0D0D" w:themeColor="text1" w:themeTint="F2"/>
                <w:sz w:val="20"/>
                <w:szCs w:val="20"/>
                <w:lang w:eastAsia="en-US" w:bidi="ar-SA"/>
              </w:rPr>
              <w:t xml:space="preserve">238 </w:t>
            </w:r>
          </w:p>
        </w:tc>
      </w:tr>
      <w:tr w:rsidR="00281690" w14:paraId="31B3E906" w14:textId="77777777">
        <w:tc>
          <w:tcPr>
            <w:tcW w:w="7145" w:type="dxa"/>
            <w:gridSpan w:val="2"/>
          </w:tcPr>
          <w:p w14:paraId="4E0C1C21" w14:textId="1FB1D13B" w:rsidR="00281690" w:rsidRPr="002E50E8" w:rsidRDefault="002E50E8" w:rsidP="0056359F">
            <w:pPr>
              <w:spacing w:line="256" w:lineRule="auto"/>
              <w:jc w:val="both"/>
              <w:rPr>
                <w:rFonts w:ascii="Arial" w:eastAsiaTheme="minorHAnsi" w:hAnsi="Arial" w:cs="Arial"/>
                <w:b/>
                <w:bCs/>
                <w:sz w:val="20"/>
                <w:szCs w:val="20"/>
                <w:lang w:bidi="ar-SA"/>
              </w:rPr>
            </w:pPr>
            <w:r w:rsidRPr="002E50E8">
              <w:rPr>
                <w:rFonts w:ascii="Arial" w:eastAsiaTheme="minorHAnsi" w:hAnsi="Arial" w:cs="Arial"/>
                <w:b/>
                <w:bCs/>
                <w:color w:val="auto"/>
                <w:sz w:val="20"/>
                <w:szCs w:val="20"/>
                <w:lang w:bidi="ar-SA"/>
              </w:rPr>
              <w:t>Total:</w:t>
            </w:r>
          </w:p>
        </w:tc>
        <w:tc>
          <w:tcPr>
            <w:tcW w:w="3385" w:type="dxa"/>
          </w:tcPr>
          <w:p w14:paraId="419FFCD9" w14:textId="2FBF0C37" w:rsidR="00281690" w:rsidRPr="002D3A5B" w:rsidRDefault="00C53BBB" w:rsidP="005562EE">
            <w:pPr>
              <w:suppressAutoHyphens/>
              <w:spacing w:before="240" w:line="276" w:lineRule="auto"/>
              <w:jc w:val="right"/>
              <w:rPr>
                <w:rFonts w:ascii="Arial" w:eastAsiaTheme="minorHAnsi" w:hAnsi="Arial" w:cs="Arial"/>
                <w:color w:val="0D0D0D" w:themeColor="text1" w:themeTint="F2"/>
                <w:sz w:val="20"/>
                <w:szCs w:val="20"/>
                <w:lang w:eastAsia="en-US" w:bidi="ar-SA"/>
              </w:rPr>
            </w:pPr>
            <w:r w:rsidRPr="002D3A5B">
              <w:rPr>
                <w:rFonts w:ascii="Arial" w:eastAsiaTheme="minorHAnsi" w:hAnsi="Arial" w:cs="Arial"/>
                <w:color w:val="0D0D0D" w:themeColor="text1" w:themeTint="F2"/>
                <w:sz w:val="20"/>
                <w:szCs w:val="20"/>
                <w:lang w:eastAsia="en-US" w:bidi="ar-SA"/>
              </w:rPr>
              <w:t>$</w:t>
            </w:r>
            <w:r w:rsidR="00E05EB0" w:rsidRPr="002D3A5B">
              <w:rPr>
                <w:rFonts w:ascii="Arial" w:eastAsiaTheme="minorHAnsi" w:hAnsi="Arial" w:cs="Arial"/>
                <w:color w:val="0D0D0D" w:themeColor="text1" w:themeTint="F2"/>
                <w:sz w:val="20"/>
                <w:szCs w:val="20"/>
                <w:lang w:eastAsia="en-US" w:bidi="ar-SA"/>
              </w:rPr>
              <w:t>49</w:t>
            </w:r>
            <w:r w:rsidRPr="002D3A5B">
              <w:rPr>
                <w:rFonts w:ascii="Arial" w:eastAsiaTheme="minorHAnsi" w:hAnsi="Arial" w:cs="Arial"/>
                <w:color w:val="0D0D0D" w:themeColor="text1" w:themeTint="F2"/>
                <w:sz w:val="20"/>
                <w:szCs w:val="20"/>
                <w:lang w:eastAsia="en-US" w:bidi="ar-SA"/>
              </w:rPr>
              <w:t>.</w:t>
            </w:r>
            <w:r w:rsidR="00903E64" w:rsidRPr="002D3A5B">
              <w:rPr>
                <w:rFonts w:ascii="Arial" w:eastAsiaTheme="minorHAnsi" w:hAnsi="Arial" w:cs="Arial"/>
                <w:color w:val="0D0D0D" w:themeColor="text1" w:themeTint="F2"/>
                <w:sz w:val="20"/>
                <w:szCs w:val="20"/>
                <w:lang w:eastAsia="en-US" w:bidi="ar-SA"/>
              </w:rPr>
              <w:t>153</w:t>
            </w:r>
          </w:p>
        </w:tc>
      </w:tr>
    </w:tbl>
    <w:p w14:paraId="24A26AAB" w14:textId="2713AE17" w:rsidR="00310FAF" w:rsidRDefault="00310FAF" w:rsidP="006946FA">
      <w:pPr>
        <w:tabs>
          <w:tab w:val="left" w:pos="2619"/>
        </w:tabs>
        <w:suppressAutoHyphens/>
        <w:spacing w:before="240" w:line="276" w:lineRule="auto"/>
        <w:jc w:val="both"/>
        <w:rPr>
          <w:rFonts w:ascii="Calibri" w:eastAsiaTheme="minorHAnsi" w:hAnsi="Calibri" w:cs="Arial"/>
          <w:color w:val="0D0D0D" w:themeColor="text1" w:themeTint="F2"/>
          <w:sz w:val="22"/>
          <w:szCs w:val="22"/>
          <w:lang w:eastAsia="en-US" w:bidi="ar-SA"/>
        </w:rPr>
      </w:pPr>
    </w:p>
    <w:p w14:paraId="54169D3B" w14:textId="5622DBEA" w:rsidR="003947D0" w:rsidRPr="00120992" w:rsidRDefault="003947D0" w:rsidP="00310FAF">
      <w:pPr>
        <w:suppressAutoHyphens/>
        <w:spacing w:before="240" w:line="276" w:lineRule="auto"/>
        <w:jc w:val="both"/>
        <w:rPr>
          <w:rFonts w:ascii="Arial" w:eastAsiaTheme="minorHAnsi" w:hAnsi="Arial" w:cs="Arial"/>
          <w:color w:val="0D0D0D" w:themeColor="text1" w:themeTint="F2"/>
          <w:sz w:val="20"/>
          <w:szCs w:val="20"/>
          <w:lang w:eastAsia="en-US" w:bidi="ar-SA"/>
        </w:rPr>
      </w:pPr>
      <w:r w:rsidRPr="00120992">
        <w:rPr>
          <w:rFonts w:ascii="Arial" w:eastAsiaTheme="minorHAnsi" w:hAnsi="Arial" w:cs="Arial"/>
          <w:color w:val="0D0D0D" w:themeColor="text1" w:themeTint="F2"/>
          <w:sz w:val="20"/>
          <w:szCs w:val="20"/>
          <w:lang w:eastAsia="en-US" w:bidi="ar-SA"/>
        </w:rPr>
        <w:t xml:space="preserve">Recursos de </w:t>
      </w:r>
      <w:r w:rsidR="00A159C6" w:rsidRPr="00120992">
        <w:rPr>
          <w:rFonts w:ascii="Arial" w:eastAsiaTheme="minorHAnsi" w:hAnsi="Arial" w:cs="Arial"/>
          <w:color w:val="0D0D0D" w:themeColor="text1" w:themeTint="F2"/>
          <w:sz w:val="20"/>
          <w:szCs w:val="20"/>
          <w:lang w:eastAsia="en-US" w:bidi="ar-SA"/>
        </w:rPr>
        <w:t>software</w:t>
      </w:r>
      <w:r w:rsidRPr="00120992">
        <w:rPr>
          <w:rFonts w:ascii="Arial" w:eastAsiaTheme="minorHAnsi" w:hAnsi="Arial" w:cs="Arial"/>
          <w:color w:val="0D0D0D" w:themeColor="text1" w:themeTint="F2"/>
          <w:sz w:val="20"/>
          <w:szCs w:val="20"/>
          <w:lang w:eastAsia="en-US" w:bidi="ar-SA"/>
        </w:rPr>
        <w:t>:</w:t>
      </w:r>
    </w:p>
    <w:p w14:paraId="54B90914" w14:textId="77777777" w:rsidR="00C73EBA" w:rsidRPr="00C73EBA" w:rsidRDefault="00C73EBA" w:rsidP="00310FAF">
      <w:pPr>
        <w:suppressAutoHyphens/>
        <w:spacing w:before="240" w:line="276" w:lineRule="auto"/>
        <w:jc w:val="both"/>
        <w:rPr>
          <w:rFonts w:ascii="Arial" w:eastAsiaTheme="minorHAnsi" w:hAnsi="Arial" w:cs="Arial"/>
          <w:b/>
          <w:bCs/>
          <w:color w:val="0D0D0D" w:themeColor="text1" w:themeTint="F2"/>
          <w:sz w:val="20"/>
          <w:szCs w:val="20"/>
          <w:lang w:eastAsia="en-US" w:bidi="ar-SA"/>
        </w:rPr>
      </w:pPr>
    </w:p>
    <w:p w14:paraId="2FE35FE1" w14:textId="77777777" w:rsidR="0062198F" w:rsidRPr="007E771B" w:rsidRDefault="003947D0" w:rsidP="008236B2">
      <w:pPr>
        <w:pStyle w:val="Prrafodelista"/>
        <w:numPr>
          <w:ilvl w:val="0"/>
          <w:numId w:val="8"/>
        </w:numPr>
        <w:rPr>
          <w:rFonts w:ascii="Arial" w:hAnsi="Arial" w:cs="Arial"/>
          <w:sz w:val="20"/>
          <w:szCs w:val="20"/>
        </w:rPr>
      </w:pPr>
      <w:r w:rsidRPr="007E771B">
        <w:rPr>
          <w:rFonts w:ascii="Arial" w:hAnsi="Arial" w:cs="Arial"/>
          <w:sz w:val="20"/>
          <w:szCs w:val="20"/>
        </w:rPr>
        <w:t>Visual Studio: IDE que permite programar en diversos lenguajes y la creación de interfaces graficas.</w:t>
      </w:r>
    </w:p>
    <w:p w14:paraId="72DD71BA" w14:textId="77777777" w:rsidR="00C73EBA" w:rsidRPr="007E771B" w:rsidRDefault="00C73EBA" w:rsidP="0062198F">
      <w:pPr>
        <w:rPr>
          <w:rFonts w:ascii="Arial" w:hAnsi="Arial" w:cs="Arial"/>
          <w:sz w:val="20"/>
          <w:szCs w:val="20"/>
        </w:rPr>
      </w:pPr>
    </w:p>
    <w:p w14:paraId="6C502802" w14:textId="7A679C5F" w:rsidR="008F4568" w:rsidRPr="00281690" w:rsidRDefault="003947D0" w:rsidP="008236B2">
      <w:pPr>
        <w:pStyle w:val="Prrafodelista"/>
        <w:numPr>
          <w:ilvl w:val="0"/>
          <w:numId w:val="8"/>
        </w:numPr>
        <w:rPr>
          <w:rFonts w:ascii="Arial" w:hAnsi="Arial" w:cs="Arial"/>
          <w:sz w:val="20"/>
          <w:szCs w:val="20"/>
        </w:rPr>
      </w:pPr>
      <w:r w:rsidRPr="00281690">
        <w:rPr>
          <w:rFonts w:ascii="Arial" w:hAnsi="Arial" w:cs="Arial"/>
          <w:sz w:val="20"/>
          <w:szCs w:val="20"/>
        </w:rPr>
        <w:t xml:space="preserve">Compilador CCS Compiler: compilador de C para microcontroladores PIC. </w:t>
      </w:r>
    </w:p>
    <w:p w14:paraId="1C5E64DD" w14:textId="77777777" w:rsidR="008F4568" w:rsidRPr="007E771B" w:rsidRDefault="008F4568" w:rsidP="008F4568">
      <w:pPr>
        <w:pStyle w:val="Prrafodelista"/>
        <w:rPr>
          <w:rFonts w:ascii="Arial" w:hAnsi="Arial" w:cs="Arial"/>
          <w:sz w:val="20"/>
          <w:szCs w:val="20"/>
        </w:rPr>
      </w:pPr>
    </w:p>
    <w:p w14:paraId="7868864E" w14:textId="145D822D" w:rsidR="003947D0" w:rsidRDefault="003947D0" w:rsidP="008236B2">
      <w:pPr>
        <w:pStyle w:val="Prrafodelista"/>
        <w:numPr>
          <w:ilvl w:val="0"/>
          <w:numId w:val="8"/>
        </w:numPr>
        <w:rPr>
          <w:rFonts w:ascii="Arial" w:hAnsi="Arial" w:cs="Arial"/>
          <w:sz w:val="20"/>
          <w:szCs w:val="20"/>
        </w:rPr>
      </w:pPr>
      <w:r w:rsidRPr="007E771B">
        <w:rPr>
          <w:rFonts w:ascii="Arial" w:hAnsi="Arial" w:cs="Arial"/>
          <w:sz w:val="20"/>
          <w:szCs w:val="20"/>
        </w:rPr>
        <w:t xml:space="preserve">Proteus 8 o superior: software de diseño CAD para circuitos electrónicos. </w:t>
      </w:r>
    </w:p>
    <w:p w14:paraId="2ECB7C84" w14:textId="77777777" w:rsidR="008F4568" w:rsidRPr="007E771B" w:rsidRDefault="008F4568" w:rsidP="008F4568">
      <w:pPr>
        <w:pStyle w:val="Prrafodelista"/>
        <w:rPr>
          <w:rFonts w:ascii="Arial" w:hAnsi="Arial" w:cs="Arial"/>
          <w:sz w:val="20"/>
          <w:szCs w:val="20"/>
        </w:rPr>
      </w:pPr>
    </w:p>
    <w:p w14:paraId="32F2D23A" w14:textId="1AE106B7" w:rsidR="00FC23E4" w:rsidRPr="001970FA" w:rsidRDefault="003947D0" w:rsidP="008236B2">
      <w:pPr>
        <w:pStyle w:val="Prrafodelista"/>
        <w:numPr>
          <w:ilvl w:val="0"/>
          <w:numId w:val="8"/>
        </w:numPr>
        <w:spacing w:line="360" w:lineRule="auto"/>
        <w:rPr>
          <w:rFonts w:ascii="Arial" w:hAnsi="Arial" w:cs="Arial"/>
          <w:color w:val="auto"/>
          <w:sz w:val="22"/>
          <w:szCs w:val="22"/>
          <w:lang w:val="es-ES" w:eastAsia="es-CL"/>
        </w:rPr>
      </w:pPr>
      <w:r w:rsidRPr="00281690">
        <w:rPr>
          <w:rFonts w:ascii="Arial" w:hAnsi="Arial" w:cs="Arial"/>
          <w:sz w:val="20"/>
          <w:szCs w:val="20"/>
        </w:rPr>
        <w:t>Autodesk Inventor: software de diseño CAD para modelar piezas.</w:t>
      </w:r>
    </w:p>
    <w:p w14:paraId="2E8335A7" w14:textId="77777777" w:rsidR="001970FA" w:rsidRPr="001970FA" w:rsidRDefault="001970FA" w:rsidP="001970FA">
      <w:pPr>
        <w:pStyle w:val="Prrafodelista"/>
        <w:rPr>
          <w:rFonts w:ascii="Arial" w:hAnsi="Arial" w:cs="Arial"/>
          <w:color w:val="auto"/>
          <w:sz w:val="22"/>
          <w:szCs w:val="22"/>
          <w:lang w:val="es-ES" w:eastAsia="es-CL"/>
        </w:rPr>
      </w:pPr>
    </w:p>
    <w:p w14:paraId="1F12C7AF" w14:textId="77777777" w:rsidR="001970FA" w:rsidRPr="00281690" w:rsidRDefault="001970FA" w:rsidP="001970FA">
      <w:pPr>
        <w:pStyle w:val="Prrafodelista"/>
        <w:spacing w:line="360" w:lineRule="auto"/>
        <w:rPr>
          <w:rFonts w:ascii="Arial" w:hAnsi="Arial" w:cs="Arial"/>
          <w:color w:val="auto"/>
          <w:sz w:val="22"/>
          <w:szCs w:val="22"/>
          <w:lang w:val="es-ES" w:eastAsia="es-CL"/>
        </w:rPr>
      </w:pPr>
    </w:p>
    <w:p w14:paraId="632D6E8F" w14:textId="20B091E9" w:rsidR="007B1FE3" w:rsidRPr="001970FA" w:rsidRDefault="001970FA" w:rsidP="001970FA">
      <w:pPr>
        <w:pStyle w:val="Estilo3"/>
        <w:spacing w:line="360" w:lineRule="auto"/>
        <w:jc w:val="left"/>
        <w:rPr>
          <w:rFonts w:ascii="Arial" w:hAnsi="Arial" w:cs="Arial"/>
          <w:color w:val="auto"/>
          <w:sz w:val="20"/>
          <w:szCs w:val="20"/>
          <w:lang w:val="es-ES" w:eastAsia="es-CL"/>
        </w:rPr>
      </w:pPr>
      <w:r w:rsidRPr="001970FA">
        <w:rPr>
          <w:rFonts w:ascii="Arial" w:hAnsi="Arial" w:cs="Arial"/>
          <w:color w:val="auto"/>
          <w:sz w:val="20"/>
          <w:szCs w:val="20"/>
          <w:lang w:val="es-ES" w:eastAsia="es-CL"/>
        </w:rPr>
        <w:t>Tabla 3</w:t>
      </w:r>
      <w:r w:rsidR="007B1FE3">
        <w:rPr>
          <w:rFonts w:ascii="Arial" w:hAnsi="Arial" w:cs="Arial"/>
          <w:color w:val="auto"/>
          <w:sz w:val="20"/>
          <w:szCs w:val="20"/>
          <w:lang w:val="es-ES" w:eastAsia="es-CL"/>
        </w:rPr>
        <w:t xml:space="preserve"> (Recursos de software):</w:t>
      </w:r>
    </w:p>
    <w:tbl>
      <w:tblPr>
        <w:tblStyle w:val="Tablaconcuadrcula"/>
        <w:tblW w:w="0" w:type="auto"/>
        <w:tblLook w:val="04A0" w:firstRow="1" w:lastRow="0" w:firstColumn="1" w:lastColumn="0" w:noHBand="0" w:noVBand="1"/>
      </w:tblPr>
      <w:tblGrid>
        <w:gridCol w:w="5265"/>
        <w:gridCol w:w="5265"/>
      </w:tblGrid>
      <w:tr w:rsidR="00FC23E4" w:rsidRPr="00AD1824" w14:paraId="6F7E2A81" w14:textId="77777777" w:rsidTr="007E50AE">
        <w:tc>
          <w:tcPr>
            <w:tcW w:w="5265" w:type="dxa"/>
          </w:tcPr>
          <w:p w14:paraId="37B30C4D" w14:textId="658BA002" w:rsidR="00FC23E4" w:rsidRPr="0056359F" w:rsidRDefault="00FC23E4" w:rsidP="0056359F">
            <w:pPr>
              <w:spacing w:line="256" w:lineRule="auto"/>
              <w:jc w:val="both"/>
              <w:rPr>
                <w:rFonts w:ascii="Arial" w:hAnsi="Arial" w:cs="Arial"/>
                <w:sz w:val="20"/>
                <w:szCs w:val="20"/>
              </w:rPr>
            </w:pPr>
            <w:r w:rsidRPr="0056359F">
              <w:rPr>
                <w:rFonts w:ascii="Arial" w:hAnsi="Arial" w:cs="Arial"/>
                <w:sz w:val="20"/>
                <w:szCs w:val="20"/>
              </w:rPr>
              <w:t>Herramienta</w:t>
            </w:r>
            <w:r w:rsidR="00621D20" w:rsidRPr="00AD1824">
              <w:rPr>
                <w:rFonts w:ascii="Arial" w:hAnsi="Arial" w:cs="Arial"/>
                <w:sz w:val="20"/>
                <w:szCs w:val="20"/>
              </w:rPr>
              <w:t>:</w:t>
            </w:r>
          </w:p>
        </w:tc>
        <w:tc>
          <w:tcPr>
            <w:tcW w:w="5265" w:type="dxa"/>
          </w:tcPr>
          <w:p w14:paraId="6AEBB4A6" w14:textId="132590A7" w:rsidR="00FC23E4" w:rsidRPr="0056359F" w:rsidRDefault="00FC23E4" w:rsidP="0056359F">
            <w:pPr>
              <w:spacing w:line="256" w:lineRule="auto"/>
              <w:jc w:val="both"/>
              <w:rPr>
                <w:rFonts w:ascii="Arial" w:hAnsi="Arial" w:cs="Arial"/>
                <w:sz w:val="20"/>
                <w:szCs w:val="20"/>
              </w:rPr>
            </w:pPr>
            <w:r w:rsidRPr="0056359F">
              <w:rPr>
                <w:rFonts w:ascii="Arial" w:hAnsi="Arial" w:cs="Arial"/>
                <w:sz w:val="20"/>
                <w:szCs w:val="20"/>
              </w:rPr>
              <w:t>Costo</w:t>
            </w:r>
            <w:r w:rsidR="00621D20" w:rsidRPr="00AD1824">
              <w:rPr>
                <w:rFonts w:ascii="Arial" w:hAnsi="Arial" w:cs="Arial"/>
                <w:sz w:val="20"/>
                <w:szCs w:val="20"/>
              </w:rPr>
              <w:t>:</w:t>
            </w:r>
          </w:p>
        </w:tc>
      </w:tr>
      <w:tr w:rsidR="007E50AE" w:rsidRPr="00AD1824" w14:paraId="49B88127" w14:textId="77777777" w:rsidTr="007E50AE">
        <w:tc>
          <w:tcPr>
            <w:tcW w:w="5265" w:type="dxa"/>
          </w:tcPr>
          <w:p w14:paraId="04897706" w14:textId="48B60322" w:rsidR="007E50AE" w:rsidRPr="005562EE" w:rsidRDefault="007E50AE" w:rsidP="0056359F">
            <w:pPr>
              <w:spacing w:line="256" w:lineRule="auto"/>
              <w:jc w:val="both"/>
              <w:rPr>
                <w:rFonts w:ascii="Arial" w:hAnsi="Arial" w:cs="Arial"/>
                <w:color w:val="auto"/>
                <w:sz w:val="20"/>
                <w:szCs w:val="20"/>
                <w:lang w:val="es-ES" w:eastAsia="es-CL"/>
              </w:rPr>
            </w:pPr>
            <w:r w:rsidRPr="005562EE">
              <w:rPr>
                <w:rFonts w:ascii="Arial" w:hAnsi="Arial" w:cs="Arial"/>
                <w:color w:val="auto"/>
                <w:sz w:val="20"/>
                <w:szCs w:val="20"/>
                <w:lang w:val="es-ES" w:eastAsia="es-CL"/>
              </w:rPr>
              <w:t>Proteus</w:t>
            </w:r>
            <w:r w:rsidR="00F810E2">
              <w:rPr>
                <w:rFonts w:ascii="Arial" w:hAnsi="Arial" w:cs="Arial"/>
                <w:color w:val="auto"/>
                <w:sz w:val="20"/>
                <w:szCs w:val="20"/>
                <w:lang w:val="es-ES" w:eastAsia="es-CL"/>
              </w:rPr>
              <w:t xml:space="preserve"> 8.</w:t>
            </w:r>
          </w:p>
        </w:tc>
        <w:tc>
          <w:tcPr>
            <w:tcW w:w="5265" w:type="dxa"/>
          </w:tcPr>
          <w:p w14:paraId="28A7D58E" w14:textId="097A2954" w:rsidR="007E50AE" w:rsidRPr="0056359F" w:rsidRDefault="00E35FFF" w:rsidP="005562EE">
            <w:pPr>
              <w:pStyle w:val="Estilo3"/>
              <w:spacing w:line="360" w:lineRule="auto"/>
              <w:jc w:val="right"/>
              <w:rPr>
                <w:rFonts w:ascii="Arial" w:hAnsi="Arial" w:cs="Arial"/>
                <w:color w:val="000000"/>
                <w:sz w:val="20"/>
                <w:szCs w:val="20"/>
              </w:rPr>
            </w:pPr>
            <w:r w:rsidRPr="005562EE">
              <w:rPr>
                <w:rFonts w:ascii="Arial" w:hAnsi="Arial" w:cs="Arial"/>
                <w:color w:val="auto"/>
                <w:sz w:val="20"/>
                <w:szCs w:val="20"/>
                <w:lang w:val="es-ES" w:eastAsia="es-CL"/>
              </w:rPr>
              <w:t>$1</w:t>
            </w:r>
            <w:r w:rsidRPr="0056359F">
              <w:rPr>
                <w:rFonts w:ascii="Arial" w:hAnsi="Arial" w:cs="Arial"/>
                <w:color w:val="000000"/>
                <w:sz w:val="20"/>
                <w:szCs w:val="20"/>
              </w:rPr>
              <w:t>87.356</w:t>
            </w:r>
          </w:p>
        </w:tc>
      </w:tr>
      <w:tr w:rsidR="007E50AE" w:rsidRPr="00AD1824" w14:paraId="50729C48" w14:textId="77777777" w:rsidTr="007E50AE">
        <w:tc>
          <w:tcPr>
            <w:tcW w:w="5265" w:type="dxa"/>
          </w:tcPr>
          <w:p w14:paraId="463F8378" w14:textId="51C4DE82" w:rsidR="007E50AE" w:rsidRPr="005562EE" w:rsidRDefault="007E50AE" w:rsidP="0056359F">
            <w:pPr>
              <w:spacing w:line="256" w:lineRule="auto"/>
              <w:jc w:val="both"/>
              <w:rPr>
                <w:rFonts w:ascii="Arial" w:hAnsi="Arial" w:cs="Arial"/>
                <w:color w:val="auto"/>
                <w:sz w:val="20"/>
                <w:szCs w:val="20"/>
                <w:lang w:val="es-ES" w:eastAsia="es-CL"/>
              </w:rPr>
            </w:pPr>
            <w:r w:rsidRPr="005562EE">
              <w:rPr>
                <w:rFonts w:ascii="Arial" w:hAnsi="Arial" w:cs="Arial"/>
                <w:color w:val="auto"/>
                <w:sz w:val="20"/>
                <w:szCs w:val="20"/>
                <w:lang w:val="es-ES" w:eastAsia="es-CL"/>
              </w:rPr>
              <w:t>Css Compiler</w:t>
            </w:r>
            <w:r w:rsidR="00AD1824" w:rsidRPr="00AD1824">
              <w:rPr>
                <w:rFonts w:ascii="Arial" w:hAnsi="Arial" w:cs="Arial"/>
                <w:color w:val="auto"/>
                <w:sz w:val="20"/>
                <w:szCs w:val="20"/>
                <w:lang w:val="es-ES" w:eastAsia="es-CL"/>
              </w:rPr>
              <w:t>.</w:t>
            </w:r>
          </w:p>
        </w:tc>
        <w:tc>
          <w:tcPr>
            <w:tcW w:w="5265" w:type="dxa"/>
          </w:tcPr>
          <w:p w14:paraId="0DA36551" w14:textId="681961AB" w:rsidR="007E50AE" w:rsidRPr="0056359F" w:rsidRDefault="007701D4" w:rsidP="005562EE">
            <w:pPr>
              <w:pStyle w:val="Estilo3"/>
              <w:spacing w:line="360" w:lineRule="auto"/>
              <w:jc w:val="right"/>
              <w:rPr>
                <w:rFonts w:ascii="Arial" w:hAnsi="Arial" w:cs="Arial"/>
                <w:color w:val="000000"/>
                <w:sz w:val="20"/>
                <w:szCs w:val="20"/>
              </w:rPr>
            </w:pPr>
            <w:r w:rsidRPr="005562EE">
              <w:rPr>
                <w:rFonts w:ascii="Arial" w:hAnsi="Arial" w:cs="Arial"/>
                <w:color w:val="auto"/>
                <w:sz w:val="20"/>
                <w:szCs w:val="20"/>
                <w:lang w:val="es-ES" w:eastAsia="es-CL"/>
              </w:rPr>
              <w:t>$177.400</w:t>
            </w:r>
          </w:p>
        </w:tc>
      </w:tr>
      <w:tr w:rsidR="007E50AE" w:rsidRPr="00AD1824" w14:paraId="3B109244" w14:textId="77777777" w:rsidTr="007E50AE">
        <w:tc>
          <w:tcPr>
            <w:tcW w:w="5265" w:type="dxa"/>
          </w:tcPr>
          <w:p w14:paraId="57E25769" w14:textId="481920D9" w:rsidR="007E50AE" w:rsidRPr="005562EE" w:rsidRDefault="007E50AE" w:rsidP="0056359F">
            <w:pPr>
              <w:spacing w:line="256" w:lineRule="auto"/>
              <w:jc w:val="both"/>
              <w:rPr>
                <w:rFonts w:ascii="Arial" w:hAnsi="Arial" w:cs="Arial"/>
                <w:color w:val="auto"/>
                <w:sz w:val="20"/>
                <w:szCs w:val="20"/>
                <w:lang w:val="es-ES" w:eastAsia="es-CL"/>
              </w:rPr>
            </w:pPr>
            <w:r w:rsidRPr="005562EE">
              <w:rPr>
                <w:rFonts w:ascii="Arial" w:hAnsi="Arial" w:cs="Arial"/>
                <w:color w:val="auto"/>
                <w:sz w:val="20"/>
                <w:szCs w:val="20"/>
                <w:lang w:val="es-ES" w:eastAsia="es-CL"/>
              </w:rPr>
              <w:t xml:space="preserve">Visual </w:t>
            </w:r>
            <w:r w:rsidR="00887F4C" w:rsidRPr="005562EE">
              <w:rPr>
                <w:rFonts w:ascii="Arial" w:hAnsi="Arial" w:cs="Arial"/>
                <w:color w:val="auto"/>
                <w:sz w:val="20"/>
                <w:szCs w:val="20"/>
                <w:lang w:val="es-ES" w:eastAsia="es-CL"/>
              </w:rPr>
              <w:t>Studio</w:t>
            </w:r>
            <w:r w:rsidR="00F26685">
              <w:rPr>
                <w:rFonts w:ascii="Arial" w:hAnsi="Arial" w:cs="Arial"/>
                <w:color w:val="auto"/>
                <w:sz w:val="20"/>
                <w:szCs w:val="20"/>
                <w:lang w:val="es-ES" w:eastAsia="es-CL"/>
              </w:rPr>
              <w:t>.</w:t>
            </w:r>
          </w:p>
        </w:tc>
        <w:tc>
          <w:tcPr>
            <w:tcW w:w="5265" w:type="dxa"/>
          </w:tcPr>
          <w:p w14:paraId="21404E82" w14:textId="3380DD1E" w:rsidR="007E50AE" w:rsidRPr="0056359F" w:rsidRDefault="007701D4" w:rsidP="005562EE">
            <w:pPr>
              <w:pStyle w:val="Estilo3"/>
              <w:spacing w:line="360" w:lineRule="auto"/>
              <w:jc w:val="right"/>
              <w:rPr>
                <w:rFonts w:ascii="Arial" w:hAnsi="Arial" w:cs="Arial"/>
                <w:color w:val="000000"/>
                <w:sz w:val="20"/>
                <w:szCs w:val="20"/>
              </w:rPr>
            </w:pPr>
            <w:r w:rsidRPr="005562EE">
              <w:rPr>
                <w:rFonts w:ascii="Arial" w:hAnsi="Arial" w:cs="Arial"/>
                <w:color w:val="auto"/>
                <w:sz w:val="20"/>
                <w:szCs w:val="20"/>
                <w:lang w:val="es-ES" w:eastAsia="es-CL"/>
              </w:rPr>
              <w:t>Uso Libre</w:t>
            </w:r>
          </w:p>
        </w:tc>
      </w:tr>
      <w:tr w:rsidR="007E50AE" w:rsidRPr="00AD1824" w14:paraId="0A7D27D2" w14:textId="77777777" w:rsidTr="007E50AE">
        <w:tc>
          <w:tcPr>
            <w:tcW w:w="5265" w:type="dxa"/>
          </w:tcPr>
          <w:p w14:paraId="05C807A9" w14:textId="070DF994" w:rsidR="007E50AE" w:rsidRPr="005562EE" w:rsidRDefault="00FC23E4" w:rsidP="0056359F">
            <w:pPr>
              <w:spacing w:line="256" w:lineRule="auto"/>
              <w:jc w:val="both"/>
              <w:rPr>
                <w:rFonts w:ascii="Arial" w:hAnsi="Arial" w:cs="Arial"/>
                <w:color w:val="auto"/>
                <w:sz w:val="20"/>
                <w:szCs w:val="20"/>
                <w:lang w:val="es-ES" w:eastAsia="es-CL"/>
              </w:rPr>
            </w:pPr>
            <w:r w:rsidRPr="005562EE">
              <w:rPr>
                <w:rFonts w:ascii="Arial" w:hAnsi="Arial" w:cs="Arial"/>
                <w:color w:val="auto"/>
                <w:sz w:val="20"/>
                <w:szCs w:val="20"/>
                <w:lang w:val="es-ES" w:eastAsia="es-CL"/>
              </w:rPr>
              <w:t>Autodesk Inventor</w:t>
            </w:r>
            <w:r w:rsidR="00F26685">
              <w:rPr>
                <w:rFonts w:ascii="Arial" w:hAnsi="Arial" w:cs="Arial"/>
                <w:color w:val="auto"/>
                <w:sz w:val="20"/>
                <w:szCs w:val="20"/>
                <w:lang w:val="es-ES" w:eastAsia="es-CL"/>
              </w:rPr>
              <w:t>.</w:t>
            </w:r>
          </w:p>
        </w:tc>
        <w:tc>
          <w:tcPr>
            <w:tcW w:w="5265" w:type="dxa"/>
          </w:tcPr>
          <w:p w14:paraId="65DA8069" w14:textId="5719E4E3" w:rsidR="007E50AE" w:rsidRPr="0056359F" w:rsidRDefault="000C682D" w:rsidP="005562EE">
            <w:pPr>
              <w:pStyle w:val="Estilo3"/>
              <w:spacing w:line="360" w:lineRule="auto"/>
              <w:jc w:val="right"/>
              <w:rPr>
                <w:rFonts w:ascii="Arial" w:hAnsi="Arial" w:cs="Arial"/>
                <w:color w:val="000000"/>
                <w:sz w:val="20"/>
                <w:szCs w:val="20"/>
              </w:rPr>
            </w:pPr>
            <w:r w:rsidRPr="005562EE">
              <w:rPr>
                <w:rFonts w:ascii="Arial" w:hAnsi="Arial" w:cs="Arial"/>
                <w:color w:val="auto"/>
                <w:sz w:val="20"/>
                <w:szCs w:val="20"/>
                <w:lang w:val="es-ES" w:eastAsia="es-CL"/>
              </w:rPr>
              <w:t>$</w:t>
            </w:r>
            <w:r w:rsidR="00662F18" w:rsidRPr="0056359F">
              <w:rPr>
                <w:rFonts w:ascii="Arial" w:hAnsi="Arial" w:cs="Arial"/>
                <w:color w:val="000000"/>
                <w:sz w:val="20"/>
                <w:szCs w:val="20"/>
              </w:rPr>
              <w:t>1.834</w:t>
            </w:r>
            <w:r w:rsidR="007C1287" w:rsidRPr="0056359F">
              <w:rPr>
                <w:rFonts w:ascii="Arial" w:hAnsi="Arial" w:cs="Arial"/>
                <w:color w:val="000000"/>
                <w:sz w:val="20"/>
                <w:szCs w:val="20"/>
              </w:rPr>
              <w:t>.891</w:t>
            </w:r>
          </w:p>
        </w:tc>
      </w:tr>
      <w:tr w:rsidR="00FC23E4" w:rsidRPr="00AD1824" w14:paraId="0D19D51A" w14:textId="77777777" w:rsidTr="007E50AE">
        <w:tc>
          <w:tcPr>
            <w:tcW w:w="5265" w:type="dxa"/>
          </w:tcPr>
          <w:p w14:paraId="6355593A" w14:textId="7E50DE53" w:rsidR="00FC23E4" w:rsidRPr="00124489" w:rsidRDefault="00FC23E4" w:rsidP="0056359F">
            <w:pPr>
              <w:spacing w:line="256" w:lineRule="auto"/>
              <w:jc w:val="both"/>
              <w:rPr>
                <w:rFonts w:ascii="Arial" w:hAnsi="Arial" w:cs="Arial"/>
                <w:b/>
                <w:color w:val="auto"/>
                <w:sz w:val="20"/>
                <w:szCs w:val="20"/>
                <w:lang w:val="es-ES" w:eastAsia="es-CL"/>
              </w:rPr>
            </w:pPr>
            <w:r w:rsidRPr="00124489">
              <w:rPr>
                <w:rFonts w:ascii="Arial" w:hAnsi="Arial" w:cs="Arial"/>
                <w:b/>
                <w:bCs/>
                <w:color w:val="auto"/>
                <w:sz w:val="20"/>
                <w:szCs w:val="20"/>
                <w:lang w:val="es-ES" w:eastAsia="es-CL"/>
              </w:rPr>
              <w:t>T</w:t>
            </w:r>
            <w:r w:rsidR="00F75719" w:rsidRPr="00124489">
              <w:rPr>
                <w:rFonts w:ascii="Arial" w:hAnsi="Arial" w:cs="Arial"/>
                <w:b/>
                <w:bCs/>
                <w:color w:val="auto"/>
                <w:sz w:val="20"/>
                <w:szCs w:val="20"/>
                <w:lang w:val="es-ES" w:eastAsia="es-CL"/>
              </w:rPr>
              <w:t>otal</w:t>
            </w:r>
            <w:r w:rsidR="00124489" w:rsidRPr="00124489">
              <w:rPr>
                <w:rFonts w:ascii="Arial" w:hAnsi="Arial" w:cs="Arial"/>
                <w:b/>
                <w:bCs/>
                <w:color w:val="auto"/>
                <w:sz w:val="20"/>
                <w:szCs w:val="20"/>
                <w:lang w:val="es-ES" w:eastAsia="es-CL"/>
              </w:rPr>
              <w:t>:</w:t>
            </w:r>
          </w:p>
        </w:tc>
        <w:tc>
          <w:tcPr>
            <w:tcW w:w="5265" w:type="dxa"/>
          </w:tcPr>
          <w:p w14:paraId="5C4CE5D4" w14:textId="0CF16957" w:rsidR="00FC23E4" w:rsidRPr="00124489" w:rsidRDefault="00BE2678" w:rsidP="005562EE">
            <w:pPr>
              <w:pStyle w:val="Estilo3"/>
              <w:spacing w:line="360" w:lineRule="auto"/>
              <w:jc w:val="right"/>
              <w:rPr>
                <w:rFonts w:ascii="Arial" w:hAnsi="Arial" w:cs="Arial"/>
                <w:b/>
                <w:color w:val="000000"/>
                <w:sz w:val="20"/>
                <w:szCs w:val="20"/>
              </w:rPr>
            </w:pPr>
            <w:r w:rsidRPr="00124489">
              <w:rPr>
                <w:rFonts w:ascii="Arial" w:hAnsi="Arial" w:cs="Arial"/>
                <w:b/>
                <w:color w:val="auto"/>
                <w:sz w:val="20"/>
                <w:szCs w:val="20"/>
                <w:lang w:val="es-ES" w:eastAsia="es-CL"/>
              </w:rPr>
              <w:t>$</w:t>
            </w:r>
            <w:r w:rsidR="00064449" w:rsidRPr="00124489">
              <w:rPr>
                <w:rFonts w:ascii="Arial" w:hAnsi="Arial" w:cs="Arial"/>
                <w:b/>
                <w:color w:val="000000"/>
                <w:sz w:val="20"/>
                <w:szCs w:val="20"/>
              </w:rPr>
              <w:t>2</w:t>
            </w:r>
            <w:r w:rsidR="006F145A" w:rsidRPr="00124489">
              <w:rPr>
                <w:rFonts w:ascii="Arial" w:hAnsi="Arial" w:cs="Arial"/>
                <w:b/>
                <w:color w:val="000000"/>
                <w:sz w:val="20"/>
                <w:szCs w:val="20"/>
              </w:rPr>
              <w:t>.</w:t>
            </w:r>
            <w:r w:rsidR="00064449" w:rsidRPr="00124489">
              <w:rPr>
                <w:rFonts w:ascii="Arial" w:hAnsi="Arial" w:cs="Arial"/>
                <w:b/>
                <w:color w:val="000000"/>
                <w:sz w:val="20"/>
                <w:szCs w:val="20"/>
              </w:rPr>
              <w:t>2</w:t>
            </w:r>
            <w:r w:rsidR="0056666C" w:rsidRPr="00124489">
              <w:rPr>
                <w:rFonts w:ascii="Arial" w:hAnsi="Arial" w:cs="Arial"/>
                <w:b/>
                <w:color w:val="000000"/>
                <w:sz w:val="20"/>
                <w:szCs w:val="20"/>
              </w:rPr>
              <w:t>29</w:t>
            </w:r>
            <w:r w:rsidR="006F145A" w:rsidRPr="00124489">
              <w:rPr>
                <w:rFonts w:ascii="Arial" w:hAnsi="Arial" w:cs="Arial"/>
                <w:b/>
                <w:color w:val="000000"/>
                <w:sz w:val="20"/>
                <w:szCs w:val="20"/>
              </w:rPr>
              <w:t>.</w:t>
            </w:r>
            <w:r w:rsidR="00201B42" w:rsidRPr="00124489">
              <w:rPr>
                <w:rFonts w:ascii="Arial" w:hAnsi="Arial" w:cs="Arial"/>
                <w:b/>
                <w:color w:val="000000"/>
                <w:sz w:val="20"/>
                <w:szCs w:val="20"/>
              </w:rPr>
              <w:t>647</w:t>
            </w:r>
          </w:p>
        </w:tc>
      </w:tr>
    </w:tbl>
    <w:p w14:paraId="5847780B" w14:textId="77777777" w:rsidR="00AC13BC" w:rsidRDefault="00AC13BC" w:rsidP="0094594F">
      <w:pPr>
        <w:pStyle w:val="Ttulo2"/>
      </w:pPr>
      <w:bookmarkStart w:id="74" w:name="_Toc154578521"/>
    </w:p>
    <w:p w14:paraId="102380A0" w14:textId="3A142597" w:rsidR="005562EE" w:rsidRDefault="005562EE" w:rsidP="0094594F">
      <w:pPr>
        <w:pStyle w:val="Ttulo2"/>
      </w:pPr>
      <w:r w:rsidRPr="0094594F">
        <w:t>Co</w:t>
      </w:r>
      <w:r w:rsidR="005B69A7" w:rsidRPr="0094594F">
        <w:t>s</w:t>
      </w:r>
      <w:r w:rsidRPr="0094594F">
        <w:t>to Total:</w:t>
      </w:r>
      <w:bookmarkEnd w:id="74"/>
    </w:p>
    <w:p w14:paraId="66C6F5B9" w14:textId="77777777" w:rsidR="007B1FE3" w:rsidRPr="007B1FE3" w:rsidRDefault="007B1FE3" w:rsidP="007B1FE3"/>
    <w:p w14:paraId="5C6D0A48" w14:textId="77777777" w:rsidR="00EE5FD8" w:rsidRDefault="00EE5FD8" w:rsidP="00A60BDC">
      <w:pPr>
        <w:pStyle w:val="Estilo3"/>
        <w:spacing w:line="360" w:lineRule="auto"/>
        <w:rPr>
          <w:rFonts w:ascii="Arial" w:hAnsi="Arial" w:cs="Arial"/>
          <w:b/>
          <w:bCs/>
          <w:color w:val="auto"/>
          <w:sz w:val="20"/>
          <w:szCs w:val="20"/>
          <w:lang w:val="es-ES" w:eastAsia="es-CL"/>
        </w:rPr>
      </w:pPr>
    </w:p>
    <w:p w14:paraId="18F9C07D" w14:textId="3FE20C96" w:rsidR="00EE5FD8" w:rsidRPr="00DB7268" w:rsidRDefault="00EE5FD8" w:rsidP="00A60BDC">
      <w:pPr>
        <w:pStyle w:val="Estilo3"/>
        <w:spacing w:line="360" w:lineRule="auto"/>
        <w:rPr>
          <w:rFonts w:ascii="Arial" w:hAnsi="Arial" w:cs="Arial"/>
          <w:b/>
          <w:bCs/>
          <w:color w:val="auto"/>
          <w:sz w:val="18"/>
          <w:szCs w:val="18"/>
          <w:lang w:val="es-ES" w:eastAsia="es-CL"/>
        </w:rPr>
      </w:pPr>
      <w:r w:rsidRPr="00DB7268">
        <w:rPr>
          <w:rFonts w:ascii="Arial" w:hAnsi="Arial" w:cs="Arial"/>
          <w:color w:val="auto"/>
          <w:sz w:val="20"/>
          <w:szCs w:val="20"/>
          <w:lang w:val="es-ES" w:eastAsia="es-CL"/>
        </w:rPr>
        <w:t>Tabla 4</w:t>
      </w:r>
      <w:r w:rsidR="00B140C4">
        <w:rPr>
          <w:rFonts w:ascii="Arial" w:hAnsi="Arial" w:cs="Arial"/>
          <w:color w:val="auto"/>
          <w:sz w:val="20"/>
          <w:szCs w:val="20"/>
          <w:lang w:val="es-ES" w:eastAsia="es-CL"/>
        </w:rPr>
        <w:t xml:space="preserve"> (Coste total)</w:t>
      </w:r>
      <w:r w:rsidRPr="00DB7268">
        <w:rPr>
          <w:rFonts w:ascii="Arial" w:hAnsi="Arial" w:cs="Arial"/>
          <w:color w:val="auto"/>
          <w:sz w:val="20"/>
          <w:szCs w:val="20"/>
          <w:lang w:val="es-ES" w:eastAsia="es-CL"/>
        </w:rPr>
        <w:t>:</w:t>
      </w:r>
    </w:p>
    <w:tbl>
      <w:tblPr>
        <w:tblStyle w:val="Tablaconcuadrcula"/>
        <w:tblW w:w="0" w:type="auto"/>
        <w:tblLook w:val="04A0" w:firstRow="1" w:lastRow="0" w:firstColumn="1" w:lastColumn="0" w:noHBand="0" w:noVBand="1"/>
      </w:tblPr>
      <w:tblGrid>
        <w:gridCol w:w="5265"/>
        <w:gridCol w:w="5265"/>
      </w:tblGrid>
      <w:tr w:rsidR="005562EE" w14:paraId="26A72DA9" w14:textId="77777777" w:rsidTr="005562EE">
        <w:tc>
          <w:tcPr>
            <w:tcW w:w="5265" w:type="dxa"/>
          </w:tcPr>
          <w:p w14:paraId="5AA322D7" w14:textId="089907CF" w:rsidR="005562EE" w:rsidRPr="00B062C5" w:rsidRDefault="00816187" w:rsidP="00A60BDC">
            <w:pPr>
              <w:pStyle w:val="Estilo3"/>
              <w:spacing w:line="360" w:lineRule="auto"/>
              <w:rPr>
                <w:rFonts w:ascii="Arial" w:hAnsi="Arial" w:cs="Arial"/>
                <w:color w:val="auto"/>
                <w:sz w:val="20"/>
                <w:szCs w:val="20"/>
                <w:lang w:val="es-ES" w:eastAsia="es-CL"/>
              </w:rPr>
            </w:pPr>
            <w:r w:rsidRPr="00B062C5">
              <w:rPr>
                <w:rFonts w:ascii="Arial" w:hAnsi="Arial" w:cs="Arial"/>
                <w:color w:val="auto"/>
                <w:sz w:val="20"/>
                <w:szCs w:val="20"/>
                <w:lang w:val="es-ES" w:eastAsia="es-CL"/>
              </w:rPr>
              <w:t>Gasto</w:t>
            </w:r>
            <w:r w:rsidR="00AD1824" w:rsidRPr="00AD1824">
              <w:rPr>
                <w:rFonts w:ascii="Arial" w:hAnsi="Arial" w:cs="Arial"/>
                <w:color w:val="auto"/>
                <w:sz w:val="20"/>
                <w:szCs w:val="20"/>
                <w:lang w:val="es-ES" w:eastAsia="es-CL"/>
              </w:rPr>
              <w:t>:</w:t>
            </w:r>
          </w:p>
        </w:tc>
        <w:tc>
          <w:tcPr>
            <w:tcW w:w="5265" w:type="dxa"/>
          </w:tcPr>
          <w:p w14:paraId="3F7C8280" w14:textId="71CD36DC" w:rsidR="005562EE" w:rsidRPr="00AD1824" w:rsidRDefault="005562EE" w:rsidP="00A60BDC">
            <w:pPr>
              <w:pStyle w:val="Estilo3"/>
              <w:spacing w:line="360" w:lineRule="auto"/>
              <w:rPr>
                <w:rFonts w:ascii="Arial" w:hAnsi="Arial" w:cs="Arial"/>
                <w:color w:val="auto"/>
                <w:sz w:val="20"/>
                <w:szCs w:val="20"/>
                <w:lang w:val="es-ES" w:eastAsia="es-CL"/>
              </w:rPr>
            </w:pPr>
            <w:r w:rsidRPr="00AD1824">
              <w:rPr>
                <w:rFonts w:ascii="Arial" w:hAnsi="Arial" w:cs="Arial"/>
                <w:color w:val="auto"/>
                <w:sz w:val="20"/>
                <w:szCs w:val="20"/>
                <w:lang w:val="es-ES" w:eastAsia="es-CL"/>
              </w:rPr>
              <w:t>Valor</w:t>
            </w:r>
            <w:r w:rsidR="00AD1824" w:rsidRPr="00AD1824">
              <w:rPr>
                <w:rFonts w:ascii="Arial" w:hAnsi="Arial" w:cs="Arial"/>
                <w:color w:val="auto"/>
                <w:sz w:val="20"/>
                <w:szCs w:val="20"/>
                <w:lang w:val="es-ES" w:eastAsia="es-CL"/>
              </w:rPr>
              <w:t>:</w:t>
            </w:r>
          </w:p>
        </w:tc>
      </w:tr>
      <w:tr w:rsidR="005562EE" w14:paraId="5DF918F5" w14:textId="77777777" w:rsidTr="005562EE">
        <w:tc>
          <w:tcPr>
            <w:tcW w:w="5265" w:type="dxa"/>
          </w:tcPr>
          <w:p w14:paraId="7B9A1893" w14:textId="68BE8BA2" w:rsidR="005562EE" w:rsidRPr="00B062C5" w:rsidRDefault="00816187" w:rsidP="00A60BDC">
            <w:pPr>
              <w:pStyle w:val="Estilo3"/>
              <w:spacing w:line="360" w:lineRule="auto"/>
              <w:rPr>
                <w:rFonts w:ascii="Arial" w:hAnsi="Arial" w:cs="Arial"/>
                <w:color w:val="auto"/>
                <w:sz w:val="20"/>
                <w:szCs w:val="20"/>
                <w:lang w:val="es-ES" w:eastAsia="es-CL"/>
              </w:rPr>
            </w:pPr>
            <w:r w:rsidRPr="00B062C5">
              <w:rPr>
                <w:rFonts w:ascii="Arial" w:hAnsi="Arial" w:cs="Arial"/>
                <w:color w:val="auto"/>
                <w:sz w:val="20"/>
                <w:szCs w:val="20"/>
                <w:lang w:val="es-ES" w:eastAsia="es-CL"/>
              </w:rPr>
              <w:t>Mano de obra</w:t>
            </w:r>
            <w:r w:rsidR="00AD1824">
              <w:rPr>
                <w:rFonts w:ascii="Arial" w:hAnsi="Arial" w:cs="Arial"/>
                <w:color w:val="auto"/>
                <w:sz w:val="20"/>
                <w:szCs w:val="20"/>
                <w:lang w:val="es-ES" w:eastAsia="es-CL"/>
              </w:rPr>
              <w:t>.</w:t>
            </w:r>
          </w:p>
        </w:tc>
        <w:tc>
          <w:tcPr>
            <w:tcW w:w="5265" w:type="dxa"/>
          </w:tcPr>
          <w:p w14:paraId="61ADA753" w14:textId="2AF89C49" w:rsidR="005562EE" w:rsidRDefault="004F1492" w:rsidP="004F1492">
            <w:pPr>
              <w:pStyle w:val="Estilo3"/>
              <w:spacing w:line="360" w:lineRule="auto"/>
              <w:jc w:val="right"/>
              <w:rPr>
                <w:rFonts w:ascii="Arial" w:hAnsi="Arial" w:cs="Arial"/>
                <w:b/>
                <w:bCs/>
                <w:color w:val="auto"/>
                <w:sz w:val="20"/>
                <w:szCs w:val="20"/>
                <w:lang w:val="es-ES" w:eastAsia="es-CL"/>
              </w:rPr>
            </w:pPr>
            <w:r>
              <w:rPr>
                <w:rFonts w:ascii="Arial" w:hAnsi="Arial" w:cs="Arial"/>
                <w:color w:val="auto"/>
                <w:sz w:val="20"/>
                <w:szCs w:val="20"/>
                <w:lang w:val="es-ES" w:eastAsia="es-CL"/>
              </w:rPr>
              <w:t>$3.037.500</w:t>
            </w:r>
          </w:p>
        </w:tc>
      </w:tr>
      <w:tr w:rsidR="004F1492" w14:paraId="76B40768" w14:textId="77777777" w:rsidTr="005562EE">
        <w:tc>
          <w:tcPr>
            <w:tcW w:w="5265" w:type="dxa"/>
          </w:tcPr>
          <w:p w14:paraId="768F78F8" w14:textId="70FFAD7A" w:rsidR="004F1492" w:rsidRPr="00B062C5" w:rsidRDefault="004F1492" w:rsidP="004F1492">
            <w:pPr>
              <w:pStyle w:val="Estilo3"/>
              <w:spacing w:line="360" w:lineRule="auto"/>
              <w:rPr>
                <w:rFonts w:ascii="Arial" w:hAnsi="Arial" w:cs="Arial"/>
                <w:color w:val="auto"/>
                <w:sz w:val="20"/>
                <w:szCs w:val="20"/>
                <w:lang w:val="es-ES" w:eastAsia="es-CL"/>
              </w:rPr>
            </w:pPr>
            <w:r w:rsidRPr="00B062C5">
              <w:rPr>
                <w:rFonts w:ascii="Arial" w:hAnsi="Arial" w:cs="Arial"/>
                <w:color w:val="auto"/>
                <w:sz w:val="20"/>
                <w:szCs w:val="20"/>
                <w:lang w:val="es-ES" w:eastAsia="es-CL"/>
              </w:rPr>
              <w:t>Materiales</w:t>
            </w:r>
            <w:r w:rsidR="00AD1824">
              <w:rPr>
                <w:rFonts w:ascii="Arial" w:hAnsi="Arial" w:cs="Arial"/>
                <w:color w:val="auto"/>
                <w:sz w:val="20"/>
                <w:szCs w:val="20"/>
                <w:lang w:val="es-ES" w:eastAsia="es-CL"/>
              </w:rPr>
              <w:t>.</w:t>
            </w:r>
          </w:p>
        </w:tc>
        <w:tc>
          <w:tcPr>
            <w:tcW w:w="5265" w:type="dxa"/>
          </w:tcPr>
          <w:p w14:paraId="7920B45B" w14:textId="53936138" w:rsidR="004F1492" w:rsidRDefault="004F1492" w:rsidP="004F1492">
            <w:pPr>
              <w:pStyle w:val="Estilo3"/>
              <w:spacing w:line="360" w:lineRule="auto"/>
              <w:jc w:val="right"/>
              <w:rPr>
                <w:rFonts w:ascii="Arial" w:hAnsi="Arial" w:cs="Arial"/>
                <w:b/>
                <w:bCs/>
                <w:color w:val="auto"/>
                <w:sz w:val="20"/>
                <w:szCs w:val="20"/>
                <w:lang w:val="es-ES" w:eastAsia="es-CL"/>
              </w:rPr>
            </w:pPr>
            <w:r w:rsidRPr="002D3A5B">
              <w:rPr>
                <w:rFonts w:ascii="Arial" w:eastAsiaTheme="minorHAnsi" w:hAnsi="Arial" w:cs="Arial"/>
                <w:color w:val="0D0D0D" w:themeColor="text1" w:themeTint="F2"/>
                <w:sz w:val="20"/>
                <w:szCs w:val="20"/>
                <w:lang w:eastAsia="en-US" w:bidi="ar-SA"/>
              </w:rPr>
              <w:t>$49.153</w:t>
            </w:r>
          </w:p>
        </w:tc>
      </w:tr>
      <w:tr w:rsidR="004F1492" w14:paraId="6278A226" w14:textId="77777777" w:rsidTr="005562EE">
        <w:tc>
          <w:tcPr>
            <w:tcW w:w="5265" w:type="dxa"/>
          </w:tcPr>
          <w:p w14:paraId="738D26D3" w14:textId="1BAF032E" w:rsidR="004F1492" w:rsidRPr="00B062C5" w:rsidRDefault="004F1492" w:rsidP="004F1492">
            <w:pPr>
              <w:pStyle w:val="Estilo3"/>
              <w:spacing w:line="360" w:lineRule="auto"/>
              <w:rPr>
                <w:rFonts w:ascii="Arial" w:hAnsi="Arial" w:cs="Arial"/>
                <w:color w:val="auto"/>
                <w:sz w:val="20"/>
                <w:szCs w:val="20"/>
                <w:lang w:val="es-ES" w:eastAsia="es-CL"/>
              </w:rPr>
            </w:pPr>
            <w:r w:rsidRPr="00B062C5">
              <w:rPr>
                <w:rFonts w:ascii="Arial" w:hAnsi="Arial" w:cs="Arial"/>
                <w:color w:val="auto"/>
                <w:sz w:val="20"/>
                <w:szCs w:val="20"/>
                <w:lang w:val="es-ES" w:eastAsia="es-CL"/>
              </w:rPr>
              <w:t>Software</w:t>
            </w:r>
            <w:r w:rsidR="00AD1824">
              <w:rPr>
                <w:rFonts w:ascii="Arial" w:hAnsi="Arial" w:cs="Arial"/>
                <w:color w:val="auto"/>
                <w:sz w:val="20"/>
                <w:szCs w:val="20"/>
                <w:lang w:val="es-ES" w:eastAsia="es-CL"/>
              </w:rPr>
              <w:t>.</w:t>
            </w:r>
          </w:p>
        </w:tc>
        <w:tc>
          <w:tcPr>
            <w:tcW w:w="5265" w:type="dxa"/>
          </w:tcPr>
          <w:p w14:paraId="09176B36" w14:textId="7675CD97" w:rsidR="004F1492" w:rsidRDefault="004F1492" w:rsidP="004F1492">
            <w:pPr>
              <w:pStyle w:val="Estilo3"/>
              <w:spacing w:line="360" w:lineRule="auto"/>
              <w:jc w:val="right"/>
              <w:rPr>
                <w:rFonts w:ascii="Arial" w:hAnsi="Arial" w:cs="Arial"/>
                <w:b/>
                <w:bCs/>
                <w:color w:val="auto"/>
                <w:sz w:val="20"/>
                <w:szCs w:val="20"/>
                <w:lang w:val="es-ES" w:eastAsia="es-CL"/>
              </w:rPr>
            </w:pPr>
            <w:r w:rsidRPr="005562EE">
              <w:rPr>
                <w:rFonts w:ascii="Arial" w:hAnsi="Arial" w:cs="Arial"/>
                <w:color w:val="auto"/>
                <w:sz w:val="20"/>
                <w:szCs w:val="20"/>
                <w:lang w:val="es-ES" w:eastAsia="es-CL"/>
              </w:rPr>
              <w:t>$2.229.647</w:t>
            </w:r>
          </w:p>
        </w:tc>
      </w:tr>
      <w:tr w:rsidR="004F1492" w14:paraId="2E492B03" w14:textId="77777777" w:rsidTr="005562EE">
        <w:tc>
          <w:tcPr>
            <w:tcW w:w="5265" w:type="dxa"/>
          </w:tcPr>
          <w:p w14:paraId="6FCAC0CE" w14:textId="56F994C1" w:rsidR="004F1492" w:rsidRDefault="004F1492" w:rsidP="004F1492">
            <w:pPr>
              <w:pStyle w:val="Estilo3"/>
              <w:spacing w:line="360" w:lineRule="auto"/>
              <w:rPr>
                <w:rFonts w:ascii="Arial" w:hAnsi="Arial" w:cs="Arial"/>
                <w:b/>
                <w:bCs/>
                <w:color w:val="auto"/>
                <w:sz w:val="20"/>
                <w:szCs w:val="20"/>
                <w:lang w:val="es-ES" w:eastAsia="es-CL"/>
              </w:rPr>
            </w:pPr>
            <w:r>
              <w:rPr>
                <w:rFonts w:ascii="Arial" w:hAnsi="Arial" w:cs="Arial"/>
                <w:b/>
                <w:bCs/>
                <w:color w:val="auto"/>
                <w:sz w:val="20"/>
                <w:szCs w:val="20"/>
                <w:lang w:val="es-ES" w:eastAsia="es-CL"/>
              </w:rPr>
              <w:t>Total:</w:t>
            </w:r>
          </w:p>
        </w:tc>
        <w:tc>
          <w:tcPr>
            <w:tcW w:w="5265" w:type="dxa"/>
          </w:tcPr>
          <w:p w14:paraId="50537F58" w14:textId="4BBAE165" w:rsidR="004F1492" w:rsidRDefault="003C4FB3" w:rsidP="003C4FB3">
            <w:pPr>
              <w:pStyle w:val="Estilo3"/>
              <w:spacing w:line="360" w:lineRule="auto"/>
              <w:jc w:val="right"/>
              <w:rPr>
                <w:rFonts w:ascii="Arial" w:hAnsi="Arial" w:cs="Arial"/>
                <w:b/>
                <w:bCs/>
                <w:color w:val="auto"/>
                <w:sz w:val="20"/>
                <w:szCs w:val="20"/>
                <w:lang w:val="es-ES" w:eastAsia="es-CL"/>
              </w:rPr>
            </w:pPr>
            <w:r>
              <w:rPr>
                <w:rFonts w:ascii="Arial" w:hAnsi="Arial" w:cs="Arial"/>
                <w:b/>
                <w:bCs/>
                <w:color w:val="auto"/>
                <w:sz w:val="20"/>
                <w:szCs w:val="20"/>
                <w:lang w:val="es-ES" w:eastAsia="es-CL"/>
              </w:rPr>
              <w:t>$</w:t>
            </w:r>
            <w:r w:rsidR="001B26AC">
              <w:rPr>
                <w:rFonts w:ascii="Arial" w:hAnsi="Arial" w:cs="Arial"/>
                <w:b/>
                <w:bCs/>
                <w:color w:val="auto"/>
                <w:sz w:val="20"/>
                <w:szCs w:val="20"/>
                <w:lang w:val="es-ES" w:eastAsia="es-CL"/>
              </w:rPr>
              <w:t>5.316.300</w:t>
            </w:r>
          </w:p>
        </w:tc>
      </w:tr>
    </w:tbl>
    <w:p w14:paraId="7EE78ACD" w14:textId="77777777" w:rsidR="005562EE" w:rsidRDefault="005562EE" w:rsidP="00A60BDC">
      <w:pPr>
        <w:pStyle w:val="Estilo3"/>
        <w:spacing w:line="360" w:lineRule="auto"/>
        <w:rPr>
          <w:rFonts w:ascii="Arial" w:hAnsi="Arial" w:cs="Arial"/>
          <w:b/>
          <w:bCs/>
          <w:color w:val="auto"/>
          <w:sz w:val="20"/>
          <w:szCs w:val="20"/>
          <w:lang w:val="es-ES" w:eastAsia="es-CL"/>
        </w:rPr>
      </w:pPr>
    </w:p>
    <w:p w14:paraId="6FA79EA2" w14:textId="35CB2883" w:rsidR="00B062C5" w:rsidRPr="007A7DBB" w:rsidRDefault="00844E24" w:rsidP="00A60BDC">
      <w:pPr>
        <w:pStyle w:val="Estilo3"/>
        <w:spacing w:line="360" w:lineRule="auto"/>
        <w:rPr>
          <w:rFonts w:ascii="Arial" w:hAnsi="Arial" w:cs="Arial"/>
          <w:color w:val="auto"/>
          <w:sz w:val="20"/>
          <w:szCs w:val="20"/>
          <w:lang w:val="es-ES" w:eastAsia="es-CL"/>
        </w:rPr>
      </w:pPr>
      <w:r w:rsidRPr="007A7DBB">
        <w:rPr>
          <w:rFonts w:ascii="Arial" w:hAnsi="Arial" w:cs="Arial"/>
          <w:color w:val="auto"/>
          <w:sz w:val="20"/>
          <w:szCs w:val="20"/>
          <w:lang w:val="es-ES" w:eastAsia="es-CL"/>
        </w:rPr>
        <w:t xml:space="preserve">El </w:t>
      </w:r>
      <w:r w:rsidR="00B86A90" w:rsidRPr="007A7DBB">
        <w:rPr>
          <w:rFonts w:ascii="Arial" w:hAnsi="Arial" w:cs="Arial"/>
          <w:color w:val="auto"/>
          <w:sz w:val="20"/>
          <w:szCs w:val="20"/>
          <w:lang w:val="es-ES" w:eastAsia="es-CL"/>
        </w:rPr>
        <w:t xml:space="preserve">gasto estimado total de este proyecto </w:t>
      </w:r>
      <w:r w:rsidR="00004593" w:rsidRPr="007A7DBB">
        <w:rPr>
          <w:rFonts w:ascii="Arial" w:hAnsi="Arial" w:cs="Arial"/>
          <w:color w:val="auto"/>
          <w:sz w:val="20"/>
          <w:szCs w:val="20"/>
          <w:lang w:val="es-ES" w:eastAsia="es-CL"/>
        </w:rPr>
        <w:t>es de</w:t>
      </w:r>
      <w:r w:rsidR="007A7DBB" w:rsidRPr="007A7DBB">
        <w:rPr>
          <w:rFonts w:ascii="Arial" w:hAnsi="Arial" w:cs="Arial"/>
          <w:color w:val="auto"/>
          <w:sz w:val="20"/>
          <w:szCs w:val="20"/>
          <w:lang w:val="es-ES" w:eastAsia="es-CL"/>
        </w:rPr>
        <w:t xml:space="preserve"> alrededor</w:t>
      </w:r>
      <w:r w:rsidR="00004593" w:rsidRPr="007A7DBB">
        <w:rPr>
          <w:rFonts w:ascii="Arial" w:hAnsi="Arial" w:cs="Arial"/>
          <w:color w:val="auto"/>
          <w:sz w:val="20"/>
          <w:szCs w:val="20"/>
          <w:lang w:val="es-ES" w:eastAsia="es-CL"/>
        </w:rPr>
        <w:t xml:space="preserve"> </w:t>
      </w:r>
      <w:r w:rsidR="004F46ED" w:rsidRPr="007A7DBB">
        <w:rPr>
          <w:rFonts w:ascii="Arial" w:hAnsi="Arial" w:cs="Arial"/>
          <w:color w:val="auto"/>
          <w:sz w:val="20"/>
          <w:szCs w:val="20"/>
          <w:lang w:val="es-ES" w:eastAsia="es-CL"/>
        </w:rPr>
        <w:t>$5.316.300</w:t>
      </w:r>
      <w:r w:rsidR="007A7DBB">
        <w:rPr>
          <w:rFonts w:ascii="Arial" w:hAnsi="Arial" w:cs="Arial"/>
          <w:color w:val="auto"/>
          <w:sz w:val="20"/>
          <w:szCs w:val="20"/>
          <w:lang w:val="es-ES" w:eastAsia="es-CL"/>
        </w:rPr>
        <w:t>.</w:t>
      </w:r>
    </w:p>
    <w:p w14:paraId="751AAA27" w14:textId="77777777" w:rsidR="007A7DBB" w:rsidRDefault="007A7DBB" w:rsidP="00A60BDC">
      <w:pPr>
        <w:pStyle w:val="Estilo3"/>
        <w:spacing w:line="360" w:lineRule="auto"/>
        <w:rPr>
          <w:rFonts w:ascii="Arial" w:hAnsi="Arial" w:cs="Arial"/>
          <w:color w:val="auto"/>
          <w:sz w:val="22"/>
          <w:szCs w:val="22"/>
          <w:lang w:val="es-ES" w:eastAsia="es-CL"/>
        </w:rPr>
      </w:pPr>
    </w:p>
    <w:p w14:paraId="51930A43" w14:textId="4CB03F33" w:rsidR="00A159C6" w:rsidRDefault="007A7DBB" w:rsidP="000A6561">
      <w:pPr>
        <w:pStyle w:val="Ttulo2"/>
        <w:rPr>
          <w:lang w:bidi="ar-SA"/>
        </w:rPr>
      </w:pPr>
      <w:bookmarkStart w:id="75" w:name="_Toc154578522"/>
      <w:r>
        <w:rPr>
          <w:lang w:bidi="ar-SA"/>
        </w:rPr>
        <w:t>M</w:t>
      </w:r>
      <w:r w:rsidR="00A159C6" w:rsidRPr="00D22399">
        <w:rPr>
          <w:lang w:bidi="ar-SA"/>
        </w:rPr>
        <w:t>antenimiento y operación:</w:t>
      </w:r>
      <w:bookmarkEnd w:id="75"/>
    </w:p>
    <w:p w14:paraId="37E19184" w14:textId="77777777" w:rsidR="00A159C6" w:rsidRDefault="00A159C6" w:rsidP="00A159C6">
      <w:pPr>
        <w:spacing w:line="256" w:lineRule="auto"/>
        <w:jc w:val="both"/>
        <w:rPr>
          <w:rFonts w:asciiTheme="minorHAnsi" w:hAnsiTheme="minorHAnsi" w:cstheme="minorBidi"/>
          <w:color w:val="auto"/>
          <w:lang w:bidi="ar-SA"/>
        </w:rPr>
      </w:pPr>
    </w:p>
    <w:p w14:paraId="3C194B10" w14:textId="5D59E54C" w:rsidR="00BA57B1" w:rsidRPr="000A6561" w:rsidRDefault="009A1634" w:rsidP="00A159C6">
      <w:pPr>
        <w:spacing w:line="256" w:lineRule="auto"/>
        <w:jc w:val="both"/>
        <w:rPr>
          <w:rFonts w:ascii="Arial" w:hAnsi="Arial" w:cs="Arial"/>
          <w:b/>
          <w:bCs/>
          <w:color w:val="auto"/>
          <w:sz w:val="20"/>
          <w:szCs w:val="20"/>
          <w:u w:val="single"/>
          <w:lang w:bidi="ar-SA"/>
        </w:rPr>
      </w:pPr>
      <w:r w:rsidRPr="000A6561">
        <w:rPr>
          <w:rFonts w:ascii="Arial" w:hAnsi="Arial" w:cs="Arial"/>
          <w:b/>
          <w:bCs/>
          <w:color w:val="auto"/>
          <w:sz w:val="20"/>
          <w:szCs w:val="20"/>
          <w:u w:val="single"/>
          <w:lang w:bidi="ar-SA"/>
        </w:rPr>
        <w:t>P</w:t>
      </w:r>
      <w:r w:rsidRPr="002D3A5B">
        <w:rPr>
          <w:rFonts w:ascii="Arial" w:hAnsi="Arial" w:cs="Arial"/>
          <w:b/>
          <w:color w:val="auto"/>
          <w:sz w:val="18"/>
          <w:szCs w:val="18"/>
          <w:u w:val="single"/>
          <w:lang w:bidi="ar-SA"/>
        </w:rPr>
        <w:t>reventi</w:t>
      </w:r>
      <w:r w:rsidRPr="000A6561">
        <w:rPr>
          <w:rFonts w:ascii="Arial" w:hAnsi="Arial" w:cs="Arial"/>
          <w:b/>
          <w:bCs/>
          <w:color w:val="auto"/>
          <w:sz w:val="20"/>
          <w:szCs w:val="20"/>
          <w:u w:val="single"/>
          <w:lang w:bidi="ar-SA"/>
        </w:rPr>
        <w:t>vo:</w:t>
      </w:r>
    </w:p>
    <w:p w14:paraId="551EF463" w14:textId="3007F56A" w:rsidR="009A1634" w:rsidRPr="002D3A5B" w:rsidRDefault="009A1634" w:rsidP="00A159C6">
      <w:pPr>
        <w:spacing w:line="256" w:lineRule="auto"/>
        <w:jc w:val="both"/>
        <w:rPr>
          <w:rFonts w:ascii="Arial" w:hAnsi="Arial" w:cs="Arial"/>
          <w:sz w:val="20"/>
          <w:szCs w:val="20"/>
        </w:rPr>
      </w:pPr>
      <w:r w:rsidRPr="002D3A5B">
        <w:rPr>
          <w:rFonts w:ascii="Arial" w:hAnsi="Arial" w:cs="Arial"/>
          <w:sz w:val="20"/>
          <w:szCs w:val="20"/>
        </w:rPr>
        <w:t>Para mantener el dispositivo en</w:t>
      </w:r>
      <w:r w:rsidR="005A0202" w:rsidRPr="002D3A5B">
        <w:rPr>
          <w:rFonts w:ascii="Arial" w:hAnsi="Arial" w:cs="Arial"/>
          <w:sz w:val="20"/>
          <w:szCs w:val="20"/>
        </w:rPr>
        <w:t xml:space="preserve"> correcto </w:t>
      </w:r>
      <w:r w:rsidR="007B0A97" w:rsidRPr="002D3A5B">
        <w:rPr>
          <w:rFonts w:ascii="Arial" w:hAnsi="Arial" w:cs="Arial"/>
          <w:sz w:val="20"/>
          <w:szCs w:val="20"/>
        </w:rPr>
        <w:t xml:space="preserve">funcionamiento se debe realizar una limpieza e inspección del dispositivo, </w:t>
      </w:r>
      <w:r w:rsidR="00420B89" w:rsidRPr="002D3A5B">
        <w:rPr>
          <w:rFonts w:ascii="Arial" w:hAnsi="Arial" w:cs="Arial"/>
          <w:sz w:val="20"/>
          <w:szCs w:val="20"/>
        </w:rPr>
        <w:t xml:space="preserve">con un enfoque </w:t>
      </w:r>
      <w:r w:rsidR="004F6B2C" w:rsidRPr="002D3A5B">
        <w:rPr>
          <w:rFonts w:ascii="Arial" w:hAnsi="Arial" w:cs="Arial"/>
          <w:sz w:val="20"/>
          <w:szCs w:val="20"/>
        </w:rPr>
        <w:t xml:space="preserve">en </w:t>
      </w:r>
      <w:r w:rsidR="006B7E8C" w:rsidRPr="002D3A5B">
        <w:rPr>
          <w:rFonts w:ascii="Arial" w:hAnsi="Arial" w:cs="Arial"/>
          <w:sz w:val="20"/>
          <w:szCs w:val="20"/>
        </w:rPr>
        <w:t>la etapa</w:t>
      </w:r>
      <w:r w:rsidR="00D728BB" w:rsidRPr="002D3A5B">
        <w:rPr>
          <w:rFonts w:ascii="Arial" w:hAnsi="Arial" w:cs="Arial"/>
          <w:sz w:val="20"/>
          <w:szCs w:val="20"/>
        </w:rPr>
        <w:t xml:space="preserve"> </w:t>
      </w:r>
      <w:r w:rsidR="006E4743" w:rsidRPr="002D3A5B">
        <w:rPr>
          <w:rFonts w:ascii="Arial" w:hAnsi="Arial" w:cs="Arial"/>
          <w:sz w:val="20"/>
          <w:szCs w:val="20"/>
        </w:rPr>
        <w:t xml:space="preserve">de </w:t>
      </w:r>
      <w:r w:rsidR="006B7E8C" w:rsidRPr="002D3A5B">
        <w:rPr>
          <w:rFonts w:ascii="Arial" w:hAnsi="Arial" w:cs="Arial"/>
          <w:sz w:val="20"/>
          <w:szCs w:val="20"/>
        </w:rPr>
        <w:t xml:space="preserve">potencia, </w:t>
      </w:r>
      <w:r w:rsidR="003D0107" w:rsidRPr="002D3A5B">
        <w:rPr>
          <w:rFonts w:ascii="Arial" w:hAnsi="Arial" w:cs="Arial"/>
          <w:sz w:val="20"/>
          <w:szCs w:val="20"/>
        </w:rPr>
        <w:t>verificando el correcto funcionamiento de los opto acopladores y relés</w:t>
      </w:r>
      <w:r w:rsidR="00B650CA" w:rsidRPr="002D3A5B">
        <w:rPr>
          <w:rFonts w:ascii="Arial" w:hAnsi="Arial" w:cs="Arial"/>
          <w:sz w:val="20"/>
          <w:szCs w:val="20"/>
        </w:rPr>
        <w:t>,</w:t>
      </w:r>
      <w:r w:rsidR="00D23669" w:rsidRPr="002D3A5B">
        <w:rPr>
          <w:rFonts w:ascii="Arial" w:hAnsi="Arial" w:cs="Arial"/>
          <w:sz w:val="20"/>
          <w:szCs w:val="20"/>
        </w:rPr>
        <w:t xml:space="preserve"> </w:t>
      </w:r>
      <w:r w:rsidR="00880DB3" w:rsidRPr="002D3A5B">
        <w:rPr>
          <w:rFonts w:ascii="Arial" w:hAnsi="Arial" w:cs="Arial"/>
          <w:sz w:val="20"/>
          <w:szCs w:val="20"/>
        </w:rPr>
        <w:t>revisión</w:t>
      </w:r>
      <w:r w:rsidR="00D23669" w:rsidRPr="002D3A5B">
        <w:rPr>
          <w:rFonts w:ascii="Arial" w:hAnsi="Arial" w:cs="Arial"/>
          <w:sz w:val="20"/>
          <w:szCs w:val="20"/>
        </w:rPr>
        <w:t xml:space="preserve"> del estado de las borneras</w:t>
      </w:r>
      <w:r w:rsidR="00880DB3" w:rsidRPr="002D3A5B">
        <w:rPr>
          <w:rFonts w:ascii="Arial" w:hAnsi="Arial" w:cs="Arial"/>
          <w:sz w:val="20"/>
          <w:szCs w:val="20"/>
        </w:rPr>
        <w:t xml:space="preserve"> para comprobar si requieren ajuste, limpieza y/o</w:t>
      </w:r>
    </w:p>
    <w:p w14:paraId="208B7E27" w14:textId="3747BC05" w:rsidR="00D957B8" w:rsidRPr="002D3A5B" w:rsidRDefault="00790E7D" w:rsidP="00A159C6">
      <w:pPr>
        <w:spacing w:line="256" w:lineRule="auto"/>
        <w:jc w:val="both"/>
        <w:rPr>
          <w:rFonts w:ascii="Arial" w:hAnsi="Arial" w:cs="Arial"/>
          <w:sz w:val="20"/>
          <w:szCs w:val="20"/>
        </w:rPr>
      </w:pPr>
      <w:r w:rsidRPr="002D3A5B">
        <w:rPr>
          <w:rFonts w:ascii="Arial" w:hAnsi="Arial" w:cs="Arial"/>
          <w:sz w:val="20"/>
          <w:szCs w:val="20"/>
        </w:rPr>
        <w:t>R</w:t>
      </w:r>
      <w:r w:rsidR="00880DB3" w:rsidRPr="002D3A5B">
        <w:rPr>
          <w:rFonts w:ascii="Arial" w:hAnsi="Arial" w:cs="Arial"/>
          <w:sz w:val="20"/>
          <w:szCs w:val="20"/>
        </w:rPr>
        <w:t>e</w:t>
      </w:r>
      <w:r w:rsidRPr="002D3A5B">
        <w:rPr>
          <w:rFonts w:ascii="Arial" w:hAnsi="Arial" w:cs="Arial"/>
          <w:sz w:val="20"/>
          <w:szCs w:val="20"/>
        </w:rPr>
        <w:t>mplazo</w:t>
      </w:r>
      <w:r w:rsidR="001D77B7" w:rsidRPr="002D3A5B">
        <w:rPr>
          <w:rFonts w:ascii="Arial" w:hAnsi="Arial" w:cs="Arial"/>
          <w:sz w:val="20"/>
          <w:szCs w:val="20"/>
        </w:rPr>
        <w:t xml:space="preserve">, además se debe revisar la fuente de poder, checar voltajes </w:t>
      </w:r>
      <w:r w:rsidR="003F24F6" w:rsidRPr="002D3A5B">
        <w:rPr>
          <w:rFonts w:ascii="Arial" w:hAnsi="Arial" w:cs="Arial"/>
          <w:sz w:val="20"/>
          <w:szCs w:val="20"/>
        </w:rPr>
        <w:t>tanto para la etapa de control como de potencia.</w:t>
      </w:r>
    </w:p>
    <w:p w14:paraId="028936D5" w14:textId="77777777" w:rsidR="000A6561" w:rsidRPr="002D3A5B" w:rsidRDefault="000A6561" w:rsidP="00A159C6">
      <w:pPr>
        <w:spacing w:line="256" w:lineRule="auto"/>
        <w:jc w:val="both"/>
        <w:rPr>
          <w:rFonts w:ascii="Arial" w:hAnsi="Arial" w:cs="Arial"/>
          <w:sz w:val="20"/>
          <w:szCs w:val="20"/>
        </w:rPr>
      </w:pPr>
    </w:p>
    <w:p w14:paraId="4420D951" w14:textId="639F19F5" w:rsidR="000A6561" w:rsidRPr="002D3A5B" w:rsidRDefault="00A73B14" w:rsidP="00A159C6">
      <w:pPr>
        <w:spacing w:line="256" w:lineRule="auto"/>
        <w:jc w:val="both"/>
        <w:rPr>
          <w:rFonts w:ascii="Arial" w:hAnsi="Arial" w:cs="Arial"/>
          <w:sz w:val="20"/>
          <w:szCs w:val="20"/>
        </w:rPr>
      </w:pPr>
      <w:r w:rsidRPr="002D3A5B">
        <w:rPr>
          <w:rFonts w:ascii="Arial" w:hAnsi="Arial" w:cs="Arial"/>
          <w:sz w:val="20"/>
          <w:szCs w:val="20"/>
        </w:rPr>
        <w:t>Se estima un costo</w:t>
      </w:r>
      <w:r w:rsidR="008A1E96" w:rsidRPr="002D3A5B">
        <w:rPr>
          <w:rFonts w:ascii="Arial" w:hAnsi="Arial" w:cs="Arial"/>
          <w:sz w:val="20"/>
          <w:szCs w:val="20"/>
        </w:rPr>
        <w:t xml:space="preserve"> de </w:t>
      </w:r>
      <w:r w:rsidR="00727D31" w:rsidRPr="002D3A5B">
        <w:rPr>
          <w:rFonts w:ascii="Arial" w:hAnsi="Arial" w:cs="Arial"/>
          <w:sz w:val="20"/>
          <w:szCs w:val="20"/>
        </w:rPr>
        <w:t>mantenimiento</w:t>
      </w:r>
      <w:r w:rsidR="008A1E96" w:rsidRPr="002D3A5B">
        <w:rPr>
          <w:rFonts w:ascii="Arial" w:hAnsi="Arial" w:cs="Arial"/>
          <w:sz w:val="20"/>
          <w:szCs w:val="20"/>
        </w:rPr>
        <w:t xml:space="preserve"> preventivo de unos 45 mil pesos son considerar </w:t>
      </w:r>
      <w:r w:rsidR="00727D31" w:rsidRPr="002D3A5B">
        <w:rPr>
          <w:rFonts w:ascii="Arial" w:hAnsi="Arial" w:cs="Arial"/>
          <w:sz w:val="20"/>
          <w:szCs w:val="20"/>
        </w:rPr>
        <w:t>impuestos asociados a boletas de honorarios.</w:t>
      </w:r>
    </w:p>
    <w:p w14:paraId="3E072D7E" w14:textId="77777777" w:rsidR="00D957B8" w:rsidRPr="002D3A5B" w:rsidRDefault="00D957B8" w:rsidP="00A159C6">
      <w:pPr>
        <w:spacing w:line="256" w:lineRule="auto"/>
        <w:jc w:val="both"/>
        <w:rPr>
          <w:rFonts w:ascii="Arial" w:hAnsi="Arial" w:cs="Arial"/>
          <w:sz w:val="20"/>
          <w:szCs w:val="20"/>
        </w:rPr>
      </w:pPr>
    </w:p>
    <w:p w14:paraId="526A6DBA" w14:textId="59070286" w:rsidR="008B2A7C" w:rsidRPr="002D3A5B" w:rsidRDefault="009A1634" w:rsidP="00A159C6">
      <w:pPr>
        <w:spacing w:line="256" w:lineRule="auto"/>
        <w:jc w:val="both"/>
        <w:rPr>
          <w:rFonts w:ascii="Arial" w:hAnsi="Arial" w:cs="Arial"/>
          <w:b/>
          <w:color w:val="auto"/>
          <w:sz w:val="18"/>
          <w:szCs w:val="18"/>
          <w:u w:val="single"/>
          <w:lang w:bidi="ar-SA"/>
        </w:rPr>
      </w:pPr>
      <w:r w:rsidRPr="002D3A5B">
        <w:rPr>
          <w:rFonts w:ascii="Arial" w:hAnsi="Arial" w:cs="Arial"/>
          <w:b/>
          <w:color w:val="auto"/>
          <w:sz w:val="18"/>
          <w:szCs w:val="18"/>
          <w:u w:val="single"/>
          <w:lang w:bidi="ar-SA"/>
        </w:rPr>
        <w:t>Correctivo:</w:t>
      </w:r>
    </w:p>
    <w:p w14:paraId="0BEA2ACE" w14:textId="3AF96006" w:rsidR="000A6561" w:rsidRPr="002D3A5B" w:rsidRDefault="00D135DA" w:rsidP="00A159C6">
      <w:pPr>
        <w:spacing w:line="256" w:lineRule="auto"/>
        <w:jc w:val="both"/>
        <w:rPr>
          <w:rFonts w:ascii="Arial" w:hAnsi="Arial" w:cs="Arial"/>
          <w:sz w:val="20"/>
          <w:szCs w:val="20"/>
        </w:rPr>
      </w:pPr>
      <w:r w:rsidRPr="002D3A5B">
        <w:rPr>
          <w:rFonts w:ascii="Arial" w:hAnsi="Arial" w:cs="Arial"/>
          <w:sz w:val="20"/>
          <w:szCs w:val="20"/>
        </w:rPr>
        <w:t xml:space="preserve">Para un </w:t>
      </w:r>
      <w:r w:rsidR="00312099" w:rsidRPr="002D3A5B">
        <w:rPr>
          <w:rFonts w:ascii="Arial" w:hAnsi="Arial" w:cs="Arial"/>
          <w:sz w:val="20"/>
          <w:szCs w:val="20"/>
        </w:rPr>
        <w:t>mantenimiento</w:t>
      </w:r>
      <w:r w:rsidRPr="002D3A5B">
        <w:rPr>
          <w:rFonts w:ascii="Arial" w:hAnsi="Arial" w:cs="Arial"/>
          <w:sz w:val="20"/>
          <w:szCs w:val="20"/>
        </w:rPr>
        <w:t xml:space="preserve"> correctivo se consider</w:t>
      </w:r>
      <w:r w:rsidR="00312099" w:rsidRPr="002D3A5B">
        <w:rPr>
          <w:rFonts w:ascii="Arial" w:hAnsi="Arial" w:cs="Arial"/>
          <w:sz w:val="20"/>
          <w:szCs w:val="20"/>
        </w:rPr>
        <w:t>an algunas fallas típicas asociadas a l</w:t>
      </w:r>
      <w:r w:rsidR="000A0322" w:rsidRPr="002D3A5B">
        <w:rPr>
          <w:rFonts w:ascii="Arial" w:hAnsi="Arial" w:cs="Arial"/>
          <w:sz w:val="20"/>
          <w:szCs w:val="20"/>
        </w:rPr>
        <w:t>a naturaleza propia de los componentes</w:t>
      </w:r>
      <w:r w:rsidR="00C860BC" w:rsidRPr="002D3A5B">
        <w:rPr>
          <w:rFonts w:ascii="Arial" w:hAnsi="Arial" w:cs="Arial"/>
          <w:sz w:val="20"/>
          <w:szCs w:val="20"/>
        </w:rPr>
        <w:t xml:space="preserve"> </w:t>
      </w:r>
      <w:r w:rsidR="006E6279" w:rsidRPr="002D3A5B">
        <w:rPr>
          <w:rFonts w:ascii="Arial" w:hAnsi="Arial" w:cs="Arial"/>
          <w:sz w:val="20"/>
          <w:szCs w:val="20"/>
        </w:rPr>
        <w:t xml:space="preserve">semiconductores y </w:t>
      </w:r>
      <w:r w:rsidR="00467783" w:rsidRPr="002D3A5B">
        <w:rPr>
          <w:rFonts w:ascii="Arial" w:hAnsi="Arial" w:cs="Arial"/>
          <w:sz w:val="20"/>
          <w:szCs w:val="20"/>
        </w:rPr>
        <w:t>electromecánicos</w:t>
      </w:r>
      <w:r w:rsidR="00377C66" w:rsidRPr="002D3A5B">
        <w:rPr>
          <w:rFonts w:ascii="Arial" w:hAnsi="Arial" w:cs="Arial"/>
          <w:sz w:val="20"/>
          <w:szCs w:val="20"/>
        </w:rPr>
        <w:t xml:space="preserve"> </w:t>
      </w:r>
      <w:r w:rsidR="007A3EBC" w:rsidRPr="002D3A5B">
        <w:rPr>
          <w:rFonts w:ascii="Arial" w:hAnsi="Arial" w:cs="Arial"/>
          <w:sz w:val="20"/>
          <w:szCs w:val="20"/>
        </w:rPr>
        <w:t>para</w:t>
      </w:r>
      <w:r w:rsidR="00377C66" w:rsidRPr="002D3A5B">
        <w:rPr>
          <w:rFonts w:ascii="Arial" w:hAnsi="Arial" w:cs="Arial"/>
          <w:sz w:val="20"/>
          <w:szCs w:val="20"/>
        </w:rPr>
        <w:t xml:space="preserve"> ello </w:t>
      </w:r>
      <w:r w:rsidR="007A3EBC" w:rsidRPr="002D3A5B">
        <w:rPr>
          <w:rFonts w:ascii="Arial" w:hAnsi="Arial" w:cs="Arial"/>
          <w:sz w:val="20"/>
          <w:szCs w:val="20"/>
        </w:rPr>
        <w:t>se plantean algunas posibles fallas y soluciones</w:t>
      </w:r>
      <w:r w:rsidR="00467783" w:rsidRPr="002D3A5B">
        <w:rPr>
          <w:rFonts w:ascii="Arial" w:hAnsi="Arial" w:cs="Arial"/>
          <w:sz w:val="20"/>
          <w:szCs w:val="20"/>
        </w:rPr>
        <w:t>.</w:t>
      </w:r>
    </w:p>
    <w:p w14:paraId="28E78A23" w14:textId="77777777" w:rsidR="00DE1B7E" w:rsidRDefault="00DE1B7E" w:rsidP="00A159C6">
      <w:pPr>
        <w:spacing w:line="256" w:lineRule="auto"/>
        <w:jc w:val="both"/>
        <w:rPr>
          <w:rFonts w:asciiTheme="minorHAnsi" w:hAnsiTheme="minorHAnsi" w:cstheme="minorBidi"/>
          <w:color w:val="auto"/>
          <w:lang w:bidi="ar-SA"/>
        </w:rPr>
      </w:pPr>
    </w:p>
    <w:p w14:paraId="6C629118" w14:textId="03A187CD" w:rsidR="00DB7268" w:rsidRPr="00DB7268" w:rsidRDefault="00DE1B7E" w:rsidP="00A159C6">
      <w:pPr>
        <w:spacing w:line="256" w:lineRule="auto"/>
        <w:jc w:val="both"/>
        <w:rPr>
          <w:rFonts w:ascii="Arial" w:hAnsi="Arial" w:cs="Arial"/>
          <w:sz w:val="16"/>
          <w:szCs w:val="16"/>
        </w:rPr>
      </w:pPr>
      <w:r w:rsidRPr="00DB7268">
        <w:rPr>
          <w:rFonts w:ascii="Arial" w:hAnsi="Arial" w:cs="Arial"/>
          <w:color w:val="auto"/>
          <w:sz w:val="20"/>
          <w:szCs w:val="20"/>
          <w:lang w:bidi="ar-SA"/>
        </w:rPr>
        <w:t xml:space="preserve">Tabla </w:t>
      </w:r>
      <w:r w:rsidR="00B140C4">
        <w:rPr>
          <w:rFonts w:ascii="Arial" w:hAnsi="Arial" w:cs="Arial"/>
          <w:color w:val="auto"/>
          <w:sz w:val="20"/>
          <w:szCs w:val="20"/>
          <w:lang w:bidi="ar-SA"/>
        </w:rPr>
        <w:t>5 (Mantenimiento)</w:t>
      </w:r>
      <w:r w:rsidRPr="00DB7268">
        <w:rPr>
          <w:rFonts w:ascii="Arial" w:hAnsi="Arial" w:cs="Arial"/>
          <w:color w:val="auto"/>
          <w:sz w:val="20"/>
          <w:szCs w:val="20"/>
          <w:lang w:bidi="ar-SA"/>
        </w:rPr>
        <w:t>:</w:t>
      </w:r>
    </w:p>
    <w:tbl>
      <w:tblPr>
        <w:tblStyle w:val="Tablaconcuadrcula"/>
        <w:tblW w:w="0" w:type="auto"/>
        <w:tblLook w:val="01E0" w:firstRow="1" w:lastRow="1" w:firstColumn="1" w:lastColumn="1" w:noHBand="0" w:noVBand="0"/>
      </w:tblPr>
      <w:tblGrid>
        <w:gridCol w:w="5265"/>
        <w:gridCol w:w="5265"/>
      </w:tblGrid>
      <w:tr w:rsidR="00EA351A" w14:paraId="66D014DE" w14:textId="77777777" w:rsidTr="002C4C4E">
        <w:tc>
          <w:tcPr>
            <w:tcW w:w="5265" w:type="dxa"/>
          </w:tcPr>
          <w:p w14:paraId="2D8C1FBC" w14:textId="58D4EE42" w:rsidR="00EA351A" w:rsidRPr="002D3A5B" w:rsidRDefault="00EA351A" w:rsidP="00A159C6">
            <w:pPr>
              <w:spacing w:line="256" w:lineRule="auto"/>
              <w:jc w:val="both"/>
              <w:rPr>
                <w:rFonts w:ascii="Arial" w:hAnsi="Arial" w:cs="Arial"/>
                <w:sz w:val="20"/>
                <w:szCs w:val="20"/>
              </w:rPr>
            </w:pPr>
            <w:r w:rsidRPr="002D3A5B">
              <w:rPr>
                <w:rFonts w:ascii="Arial" w:hAnsi="Arial" w:cs="Arial"/>
                <w:sz w:val="20"/>
                <w:szCs w:val="20"/>
              </w:rPr>
              <w:t>Falla</w:t>
            </w:r>
            <w:r w:rsidR="00413551" w:rsidRPr="002D3A5B">
              <w:rPr>
                <w:rFonts w:ascii="Arial" w:hAnsi="Arial" w:cs="Arial"/>
                <w:sz w:val="20"/>
                <w:szCs w:val="20"/>
              </w:rPr>
              <w:t>.</w:t>
            </w:r>
          </w:p>
        </w:tc>
        <w:tc>
          <w:tcPr>
            <w:tcW w:w="5265" w:type="dxa"/>
          </w:tcPr>
          <w:p w14:paraId="73AA496F" w14:textId="1C112569" w:rsidR="00EA351A" w:rsidRPr="002D3A5B" w:rsidRDefault="00413551" w:rsidP="00A159C6">
            <w:pPr>
              <w:spacing w:line="256" w:lineRule="auto"/>
              <w:jc w:val="both"/>
              <w:rPr>
                <w:rFonts w:ascii="Arial" w:hAnsi="Arial" w:cs="Arial"/>
                <w:sz w:val="20"/>
                <w:szCs w:val="20"/>
              </w:rPr>
            </w:pPr>
            <w:r w:rsidRPr="002D3A5B">
              <w:rPr>
                <w:rFonts w:ascii="Arial" w:hAnsi="Arial" w:cs="Arial"/>
                <w:sz w:val="20"/>
                <w:szCs w:val="20"/>
              </w:rPr>
              <w:t>Causa aparente.</w:t>
            </w:r>
          </w:p>
        </w:tc>
      </w:tr>
      <w:tr w:rsidR="00EA351A" w14:paraId="06B74A88" w14:textId="77777777" w:rsidTr="002C4C4E">
        <w:tc>
          <w:tcPr>
            <w:tcW w:w="5265" w:type="dxa"/>
          </w:tcPr>
          <w:p w14:paraId="57BD7811" w14:textId="55583885" w:rsidR="00EA351A" w:rsidRPr="002D3A5B" w:rsidRDefault="009F47BA" w:rsidP="00A159C6">
            <w:pPr>
              <w:spacing w:line="256" w:lineRule="auto"/>
              <w:jc w:val="both"/>
              <w:rPr>
                <w:rFonts w:ascii="Arial" w:hAnsi="Arial" w:cs="Arial"/>
                <w:sz w:val="20"/>
                <w:szCs w:val="20"/>
              </w:rPr>
            </w:pPr>
            <w:r w:rsidRPr="002D3A5B">
              <w:rPr>
                <w:rFonts w:ascii="Arial" w:hAnsi="Arial" w:cs="Arial"/>
                <w:sz w:val="20"/>
                <w:szCs w:val="20"/>
              </w:rPr>
              <w:t>No conmuta con los relés.</w:t>
            </w:r>
          </w:p>
        </w:tc>
        <w:tc>
          <w:tcPr>
            <w:tcW w:w="5265" w:type="dxa"/>
          </w:tcPr>
          <w:p w14:paraId="1AB401D7" w14:textId="6BEE72AE" w:rsidR="00EA351A" w:rsidRPr="002D3A5B" w:rsidRDefault="009F47BA" w:rsidP="00A159C6">
            <w:pPr>
              <w:spacing w:line="256" w:lineRule="auto"/>
              <w:jc w:val="both"/>
              <w:rPr>
                <w:rFonts w:ascii="Arial" w:hAnsi="Arial" w:cs="Arial"/>
                <w:sz w:val="20"/>
                <w:szCs w:val="20"/>
              </w:rPr>
            </w:pPr>
            <w:r w:rsidRPr="002D3A5B">
              <w:rPr>
                <w:rFonts w:ascii="Arial" w:hAnsi="Arial" w:cs="Arial"/>
                <w:sz w:val="20"/>
                <w:szCs w:val="20"/>
              </w:rPr>
              <w:t xml:space="preserve"> </w:t>
            </w:r>
            <w:r w:rsidR="000A6561" w:rsidRPr="002D3A5B">
              <w:rPr>
                <w:rFonts w:ascii="Arial" w:hAnsi="Arial" w:cs="Arial"/>
                <w:sz w:val="20"/>
                <w:szCs w:val="20"/>
              </w:rPr>
              <w:t>Relé</w:t>
            </w:r>
            <w:r w:rsidRPr="002D3A5B">
              <w:rPr>
                <w:rFonts w:ascii="Arial" w:hAnsi="Arial" w:cs="Arial"/>
                <w:sz w:val="20"/>
                <w:szCs w:val="20"/>
              </w:rPr>
              <w:t xml:space="preserve"> en mal estado, opto acoplador dañado.</w:t>
            </w:r>
          </w:p>
        </w:tc>
      </w:tr>
      <w:tr w:rsidR="00EA351A" w14:paraId="4D0533C8" w14:textId="77777777" w:rsidTr="002C4C4E">
        <w:tc>
          <w:tcPr>
            <w:tcW w:w="5265" w:type="dxa"/>
          </w:tcPr>
          <w:p w14:paraId="40B30A70" w14:textId="2A713DAF" w:rsidR="00EA351A" w:rsidRPr="002D3A5B" w:rsidRDefault="009F47BA" w:rsidP="00A159C6">
            <w:pPr>
              <w:spacing w:line="256" w:lineRule="auto"/>
              <w:jc w:val="both"/>
              <w:rPr>
                <w:rFonts w:ascii="Arial" w:hAnsi="Arial" w:cs="Arial"/>
                <w:sz w:val="20"/>
                <w:szCs w:val="20"/>
              </w:rPr>
            </w:pPr>
            <w:r w:rsidRPr="002D3A5B">
              <w:rPr>
                <w:rFonts w:ascii="Arial" w:hAnsi="Arial" w:cs="Arial"/>
                <w:sz w:val="20"/>
                <w:szCs w:val="20"/>
              </w:rPr>
              <w:t>No enciende.</w:t>
            </w:r>
          </w:p>
        </w:tc>
        <w:tc>
          <w:tcPr>
            <w:tcW w:w="5265" w:type="dxa"/>
          </w:tcPr>
          <w:p w14:paraId="2FA44C05" w14:textId="5E63B9B3" w:rsidR="00EA351A" w:rsidRPr="002D3A5B" w:rsidRDefault="009F47BA" w:rsidP="00A159C6">
            <w:pPr>
              <w:spacing w:line="256" w:lineRule="auto"/>
              <w:jc w:val="both"/>
              <w:rPr>
                <w:rFonts w:ascii="Arial" w:hAnsi="Arial" w:cs="Arial"/>
                <w:sz w:val="20"/>
                <w:szCs w:val="20"/>
              </w:rPr>
            </w:pPr>
            <w:r w:rsidRPr="002D3A5B">
              <w:rPr>
                <w:rFonts w:ascii="Arial" w:hAnsi="Arial" w:cs="Arial"/>
                <w:sz w:val="20"/>
                <w:szCs w:val="20"/>
              </w:rPr>
              <w:t>Daño en la fuente alimentación.</w:t>
            </w:r>
          </w:p>
        </w:tc>
      </w:tr>
      <w:tr w:rsidR="00EA351A" w14:paraId="3036B2D0" w14:textId="77777777" w:rsidTr="002C4C4E">
        <w:tc>
          <w:tcPr>
            <w:tcW w:w="5265" w:type="dxa"/>
          </w:tcPr>
          <w:p w14:paraId="5BA062EF" w14:textId="55BDF0C2" w:rsidR="00EA351A" w:rsidRPr="002D3A5B" w:rsidRDefault="00F65EFE" w:rsidP="00A159C6">
            <w:pPr>
              <w:spacing w:line="256" w:lineRule="auto"/>
              <w:jc w:val="both"/>
              <w:rPr>
                <w:rFonts w:ascii="Arial" w:hAnsi="Arial" w:cs="Arial"/>
                <w:sz w:val="20"/>
                <w:szCs w:val="20"/>
              </w:rPr>
            </w:pPr>
            <w:r w:rsidRPr="002D3A5B">
              <w:rPr>
                <w:rFonts w:ascii="Arial" w:hAnsi="Arial" w:cs="Arial"/>
                <w:sz w:val="20"/>
                <w:szCs w:val="20"/>
              </w:rPr>
              <w:t>Presencia de chispas.</w:t>
            </w:r>
          </w:p>
        </w:tc>
        <w:tc>
          <w:tcPr>
            <w:tcW w:w="5265" w:type="dxa"/>
          </w:tcPr>
          <w:p w14:paraId="33005E84" w14:textId="7BE52DDD" w:rsidR="00EA351A" w:rsidRPr="002D3A5B" w:rsidRDefault="00F65EFE" w:rsidP="00A159C6">
            <w:pPr>
              <w:spacing w:line="256" w:lineRule="auto"/>
              <w:jc w:val="both"/>
              <w:rPr>
                <w:rFonts w:ascii="Arial" w:hAnsi="Arial" w:cs="Arial"/>
                <w:sz w:val="20"/>
                <w:szCs w:val="20"/>
              </w:rPr>
            </w:pPr>
            <w:r w:rsidRPr="002D3A5B">
              <w:rPr>
                <w:rFonts w:ascii="Arial" w:hAnsi="Arial" w:cs="Arial"/>
                <w:sz w:val="20"/>
                <w:szCs w:val="20"/>
              </w:rPr>
              <w:t>Borneras con falso contacto.</w:t>
            </w:r>
          </w:p>
        </w:tc>
      </w:tr>
      <w:tr w:rsidR="00EA351A" w14:paraId="282F01CB" w14:textId="77777777" w:rsidTr="002C4C4E">
        <w:tc>
          <w:tcPr>
            <w:tcW w:w="5265" w:type="dxa"/>
          </w:tcPr>
          <w:p w14:paraId="3D76ACA1" w14:textId="4F261F89" w:rsidR="00EA351A" w:rsidRPr="002D3A5B" w:rsidRDefault="00DF4DDB" w:rsidP="00A159C6">
            <w:pPr>
              <w:spacing w:line="256" w:lineRule="auto"/>
              <w:jc w:val="both"/>
              <w:rPr>
                <w:rFonts w:ascii="Arial" w:hAnsi="Arial" w:cs="Arial"/>
                <w:sz w:val="20"/>
                <w:szCs w:val="20"/>
              </w:rPr>
            </w:pPr>
            <w:r w:rsidRPr="002D3A5B">
              <w:rPr>
                <w:rFonts w:ascii="Arial" w:hAnsi="Arial" w:cs="Arial"/>
                <w:sz w:val="20"/>
                <w:szCs w:val="20"/>
              </w:rPr>
              <w:t>no muestra datos en display.</w:t>
            </w:r>
          </w:p>
        </w:tc>
        <w:tc>
          <w:tcPr>
            <w:tcW w:w="5265" w:type="dxa"/>
          </w:tcPr>
          <w:p w14:paraId="0CC978E1" w14:textId="74983179" w:rsidR="00EA351A" w:rsidRPr="002D3A5B" w:rsidRDefault="00DF4DDB" w:rsidP="00A159C6">
            <w:pPr>
              <w:spacing w:line="256" w:lineRule="auto"/>
              <w:jc w:val="both"/>
              <w:rPr>
                <w:rFonts w:ascii="Arial" w:hAnsi="Arial" w:cs="Arial"/>
                <w:sz w:val="20"/>
                <w:szCs w:val="20"/>
              </w:rPr>
            </w:pPr>
            <w:r w:rsidRPr="002D3A5B">
              <w:rPr>
                <w:rFonts w:ascii="Arial" w:hAnsi="Arial" w:cs="Arial"/>
                <w:sz w:val="20"/>
                <w:szCs w:val="20"/>
              </w:rPr>
              <w:t>Conexión de display en mal estado.</w:t>
            </w:r>
          </w:p>
        </w:tc>
      </w:tr>
    </w:tbl>
    <w:p w14:paraId="1F0D3BD4" w14:textId="015FB85E" w:rsidR="008B2A7C" w:rsidRDefault="007A3EBC" w:rsidP="00A159C6">
      <w:pPr>
        <w:spacing w:line="256" w:lineRule="auto"/>
        <w:jc w:val="both"/>
        <w:rPr>
          <w:rFonts w:asciiTheme="minorHAnsi" w:hAnsiTheme="minorHAnsi" w:cstheme="minorBidi"/>
          <w:color w:val="auto"/>
          <w:lang w:bidi="ar-SA"/>
        </w:rPr>
      </w:pPr>
      <w:r>
        <w:rPr>
          <w:rFonts w:asciiTheme="minorHAnsi" w:hAnsiTheme="minorHAnsi" w:cstheme="minorBidi"/>
          <w:color w:val="auto"/>
          <w:lang w:bidi="ar-SA"/>
        </w:rPr>
        <w:t xml:space="preserve"> </w:t>
      </w:r>
    </w:p>
    <w:p w14:paraId="7415C208" w14:textId="3B806274" w:rsidR="000A6561" w:rsidRPr="002D3A5B" w:rsidRDefault="00374E60" w:rsidP="00A159C6">
      <w:pPr>
        <w:spacing w:line="256" w:lineRule="auto"/>
        <w:jc w:val="both"/>
        <w:rPr>
          <w:rFonts w:ascii="Arial" w:hAnsi="Arial" w:cs="Arial"/>
          <w:sz w:val="20"/>
          <w:szCs w:val="20"/>
        </w:rPr>
      </w:pPr>
      <w:r>
        <w:rPr>
          <w:rFonts w:ascii="Arial" w:hAnsi="Arial" w:cs="Arial"/>
          <w:sz w:val="20"/>
          <w:szCs w:val="20"/>
        </w:rPr>
        <w:t>S</w:t>
      </w:r>
      <w:r w:rsidRPr="002D3A5B">
        <w:rPr>
          <w:rFonts w:ascii="Arial" w:hAnsi="Arial" w:cs="Arial"/>
          <w:sz w:val="20"/>
          <w:szCs w:val="20"/>
        </w:rPr>
        <w:t xml:space="preserve">e considera un costo en mano de obra similar al del mantenimiento correctivo </w:t>
      </w:r>
      <w:r w:rsidR="00C3286A" w:rsidRPr="002D3A5B">
        <w:rPr>
          <w:rFonts w:ascii="Arial" w:hAnsi="Arial" w:cs="Arial"/>
          <w:sz w:val="20"/>
          <w:szCs w:val="20"/>
        </w:rPr>
        <w:t>agregando</w:t>
      </w:r>
      <w:r w:rsidR="008B6E74" w:rsidRPr="002D3A5B">
        <w:rPr>
          <w:rFonts w:ascii="Arial" w:hAnsi="Arial" w:cs="Arial"/>
          <w:sz w:val="20"/>
          <w:szCs w:val="20"/>
        </w:rPr>
        <w:t xml:space="preserve"> el costo del reemplazo cualquier </w:t>
      </w:r>
      <w:r w:rsidR="00C3286A" w:rsidRPr="002D3A5B">
        <w:rPr>
          <w:rFonts w:ascii="Arial" w:hAnsi="Arial" w:cs="Arial"/>
          <w:sz w:val="20"/>
          <w:szCs w:val="20"/>
        </w:rPr>
        <w:t>componente. El cual no debería superar los 100 mil pesos.</w:t>
      </w:r>
    </w:p>
    <w:p w14:paraId="7AFEA0D0" w14:textId="77777777" w:rsidR="000A6561" w:rsidRPr="002D3A5B" w:rsidRDefault="000A6561" w:rsidP="00A159C6">
      <w:pPr>
        <w:spacing w:line="256" w:lineRule="auto"/>
        <w:jc w:val="both"/>
        <w:rPr>
          <w:rFonts w:ascii="Arial" w:hAnsi="Arial" w:cs="Arial"/>
          <w:sz w:val="20"/>
          <w:szCs w:val="20"/>
        </w:rPr>
      </w:pPr>
    </w:p>
    <w:p w14:paraId="77419FD6" w14:textId="77777777" w:rsidR="000A6561" w:rsidRDefault="000A6561" w:rsidP="00A159C6">
      <w:pPr>
        <w:spacing w:line="256" w:lineRule="auto"/>
        <w:jc w:val="both"/>
        <w:rPr>
          <w:rFonts w:asciiTheme="minorHAnsi" w:hAnsiTheme="minorHAnsi" w:cstheme="minorBidi"/>
          <w:color w:val="auto"/>
          <w:lang w:bidi="ar-SA"/>
        </w:rPr>
      </w:pPr>
    </w:p>
    <w:p w14:paraId="612477E7" w14:textId="77777777" w:rsidR="000A6561" w:rsidRDefault="000A6561" w:rsidP="00A159C6">
      <w:pPr>
        <w:spacing w:line="256" w:lineRule="auto"/>
        <w:jc w:val="both"/>
        <w:rPr>
          <w:rFonts w:asciiTheme="minorHAnsi" w:hAnsiTheme="minorHAnsi" w:cstheme="minorBidi"/>
          <w:color w:val="auto"/>
          <w:lang w:bidi="ar-SA"/>
        </w:rPr>
      </w:pPr>
    </w:p>
    <w:p w14:paraId="04F586F7" w14:textId="77777777" w:rsidR="000A6561" w:rsidRPr="00A159C6" w:rsidRDefault="000A6561" w:rsidP="00A159C6">
      <w:pPr>
        <w:spacing w:line="256" w:lineRule="auto"/>
        <w:jc w:val="both"/>
        <w:rPr>
          <w:rFonts w:asciiTheme="minorHAnsi" w:hAnsiTheme="minorHAnsi" w:cstheme="minorBidi"/>
          <w:color w:val="auto"/>
          <w:lang w:bidi="ar-SA"/>
        </w:rPr>
      </w:pPr>
    </w:p>
    <w:p w14:paraId="4905DF33" w14:textId="77777777" w:rsidR="00A159C6" w:rsidRDefault="00A159C6" w:rsidP="00A60BDC">
      <w:pPr>
        <w:pStyle w:val="Estilo3"/>
        <w:spacing w:line="360" w:lineRule="auto"/>
        <w:rPr>
          <w:rFonts w:ascii="Arial" w:hAnsi="Arial" w:cs="Arial"/>
          <w:color w:val="auto"/>
          <w:sz w:val="22"/>
          <w:szCs w:val="22"/>
          <w:lang w:val="es-ES" w:eastAsia="es-CL"/>
        </w:rPr>
      </w:pPr>
    </w:p>
    <w:p w14:paraId="1996AA60" w14:textId="77777777" w:rsidR="000A6561" w:rsidRDefault="00A159C6" w:rsidP="000F13BA">
      <w:pPr>
        <w:pStyle w:val="Ttulo2"/>
        <w:rPr>
          <w:rFonts w:cs="Arial"/>
          <w:color w:val="auto"/>
          <w:sz w:val="22"/>
          <w:szCs w:val="22"/>
          <w:lang w:val="es-ES" w:eastAsia="es-CL"/>
        </w:rPr>
      </w:pPr>
      <w:bookmarkStart w:id="76" w:name="_Toc154578523"/>
      <w:r>
        <w:rPr>
          <w:lang w:val="es-ES" w:eastAsia="es-CL"/>
        </w:rPr>
        <w:lastRenderedPageBreak/>
        <w:t>D</w:t>
      </w:r>
      <w:r w:rsidR="00310FAF">
        <w:rPr>
          <w:rFonts w:cs="Arial"/>
          <w:color w:val="auto"/>
          <w:sz w:val="22"/>
          <w:szCs w:val="22"/>
          <w:lang w:val="es-ES" w:eastAsia="es-CL"/>
        </w:rPr>
        <w:t>escripción</w:t>
      </w:r>
      <w:r w:rsidR="009535AC">
        <w:rPr>
          <w:rFonts w:cs="Arial"/>
          <w:color w:val="auto"/>
          <w:sz w:val="22"/>
          <w:szCs w:val="22"/>
          <w:lang w:val="es-ES" w:eastAsia="es-CL"/>
        </w:rPr>
        <w:t xml:space="preserve"> de procesos </w:t>
      </w:r>
      <w:r w:rsidR="00E72A6C">
        <w:rPr>
          <w:rFonts w:cs="Arial"/>
          <w:color w:val="auto"/>
          <w:sz w:val="22"/>
          <w:szCs w:val="22"/>
          <w:lang w:val="es-ES" w:eastAsia="es-CL"/>
        </w:rPr>
        <w:t>básicos:</w:t>
      </w:r>
      <w:bookmarkEnd w:id="76"/>
    </w:p>
    <w:p w14:paraId="17935673" w14:textId="5C154057" w:rsidR="00C10560" w:rsidRDefault="0094594F" w:rsidP="000F13BA">
      <w:pPr>
        <w:pStyle w:val="Ttulo2"/>
        <w:rPr>
          <w:szCs w:val="24"/>
        </w:rPr>
      </w:pPr>
      <w:bookmarkStart w:id="77" w:name="_Toc154578524"/>
      <w:r>
        <w:rPr>
          <w:noProof/>
        </w:rPr>
        <mc:AlternateContent>
          <mc:Choice Requires="wps">
            <w:drawing>
              <wp:anchor distT="0" distB="0" distL="114300" distR="114300" simplePos="0" relativeHeight="251658251" behindDoc="0" locked="0" layoutInCell="1" allowOverlap="1" wp14:anchorId="25ABCF53" wp14:editId="25D02CE7">
                <wp:simplePos x="0" y="0"/>
                <wp:positionH relativeFrom="column">
                  <wp:posOffset>948208</wp:posOffset>
                </wp:positionH>
                <wp:positionV relativeFrom="paragraph">
                  <wp:posOffset>3294888</wp:posOffset>
                </wp:positionV>
                <wp:extent cx="4679950" cy="635"/>
                <wp:effectExtent l="0" t="0" r="0" b="0"/>
                <wp:wrapTopAndBottom/>
                <wp:docPr id="1789522966" name="Cuadro de texto 178952296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32A69F9A" w14:textId="22D3CE27" w:rsidR="00234409" w:rsidRDefault="00234409" w:rsidP="002E50E8">
                            <w:pPr>
                              <w:pStyle w:val="Descripcin"/>
                              <w:jc w:val="center"/>
                            </w:pPr>
                            <w:bookmarkStart w:id="78" w:name="_Toc145016139"/>
                            <w:bookmarkStart w:id="79" w:name="_Toc145017603"/>
                            <w:r>
                              <w:t xml:space="preserve">Ilustración </w:t>
                            </w:r>
                            <w:r>
                              <w:fldChar w:fldCharType="begin"/>
                            </w:r>
                            <w:r>
                              <w:instrText xml:space="preserve"> SEQ Ilustración \* ARABIC </w:instrText>
                            </w:r>
                            <w:r>
                              <w:fldChar w:fldCharType="separate"/>
                            </w:r>
                            <w:r w:rsidR="009045ED">
                              <w:rPr>
                                <w:noProof/>
                              </w:rPr>
                              <w:t>12</w:t>
                            </w:r>
                            <w:r>
                              <w:fldChar w:fldCharType="end"/>
                            </w:r>
                            <w:r>
                              <w:t xml:space="preserve"> Diagrama de bloques de proceso</w:t>
                            </w:r>
                            <w:bookmarkEnd w:id="78"/>
                            <w:r>
                              <w:t>.</w:t>
                            </w:r>
                            <w:bookmarkEnd w:id="79"/>
                          </w:p>
                          <w:p w14:paraId="29958935" w14:textId="44BB6D09" w:rsidR="00234409" w:rsidRPr="00272BC3" w:rsidRDefault="00234409" w:rsidP="002E50E8">
                            <w:pPr>
                              <w:pStyle w:val="Descripcin"/>
                              <w:jc w:val="center"/>
                              <w:rPr>
                                <w:rFonts w:ascii="Arial" w:hAnsi="Arial" w:cs="Century Gothic"/>
                                <w:b/>
                                <w:noProof/>
                                <w:color w:val="000000" w:themeColor="text1"/>
                                <w:sz w:val="24"/>
                                <w:szCs w:val="32"/>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CF53" id="Cuadro de texto 1789522966" o:spid="_x0000_s1032" type="#_x0000_t202" style="position:absolute;margin-left:74.65pt;margin-top:259.45pt;width:368.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" stroked="f">
                <v:textbox style="mso-fit-shape-to-text:t" inset="0,0,0,0">
                  <w:txbxContent>
                    <w:p w14:paraId="32A69F9A" w14:textId="22D3CE27" w:rsidR="00234409" w:rsidRDefault="00234409" w:rsidP="002E50E8">
                      <w:pPr>
                        <w:pStyle w:val="Descripcin"/>
                        <w:jc w:val="center"/>
                      </w:pPr>
                      <w:bookmarkStart w:id="80" w:name="_Toc145016139"/>
                      <w:bookmarkStart w:id="81" w:name="_Toc145017603"/>
                      <w:r>
                        <w:t xml:space="preserve">Ilustración </w:t>
                      </w:r>
                      <w:r>
                        <w:fldChar w:fldCharType="begin"/>
                      </w:r>
                      <w:r>
                        <w:instrText xml:space="preserve"> SEQ Ilustración \* ARABIC </w:instrText>
                      </w:r>
                      <w:r>
                        <w:fldChar w:fldCharType="separate"/>
                      </w:r>
                      <w:r w:rsidR="009045ED">
                        <w:rPr>
                          <w:noProof/>
                        </w:rPr>
                        <w:t>12</w:t>
                      </w:r>
                      <w:r>
                        <w:fldChar w:fldCharType="end"/>
                      </w:r>
                      <w:r>
                        <w:t xml:space="preserve"> Diagrama de bloques de proceso</w:t>
                      </w:r>
                      <w:bookmarkEnd w:id="80"/>
                      <w:r>
                        <w:t>.</w:t>
                      </w:r>
                      <w:bookmarkEnd w:id="81"/>
                    </w:p>
                    <w:p w14:paraId="29958935" w14:textId="44BB6D09" w:rsidR="00234409" w:rsidRPr="00272BC3" w:rsidRDefault="00234409" w:rsidP="002E50E8">
                      <w:pPr>
                        <w:pStyle w:val="Descripcin"/>
                        <w:jc w:val="center"/>
                        <w:rPr>
                          <w:rFonts w:ascii="Arial" w:hAnsi="Arial" w:cs="Century Gothic"/>
                          <w:b/>
                          <w:noProof/>
                          <w:color w:val="000000" w:themeColor="text1"/>
                          <w:sz w:val="24"/>
                          <w:szCs w:val="32"/>
                        </w:rPr>
                      </w:pPr>
                      <w:r>
                        <w:t>Fuente: Elaboración propia.</w:t>
                      </w:r>
                    </w:p>
                  </w:txbxContent>
                </v:textbox>
                <w10:wrap type="topAndBottom"/>
              </v:shape>
            </w:pict>
          </mc:Fallback>
        </mc:AlternateContent>
      </w:r>
      <w:r w:rsidR="007E771B">
        <w:rPr>
          <w:noProof/>
        </w:rPr>
        <w:drawing>
          <wp:anchor distT="0" distB="0" distL="114300" distR="114300" simplePos="0" relativeHeight="251658240" behindDoc="0" locked="0" layoutInCell="1" allowOverlap="1" wp14:anchorId="6417E63E" wp14:editId="3B0C4928">
            <wp:simplePos x="0" y="0"/>
            <wp:positionH relativeFrom="column">
              <wp:posOffset>945515</wp:posOffset>
            </wp:positionH>
            <wp:positionV relativeFrom="paragraph">
              <wp:posOffset>322580</wp:posOffset>
            </wp:positionV>
            <wp:extent cx="4679950" cy="2886075"/>
            <wp:effectExtent l="76200" t="76200" r="139700" b="142875"/>
            <wp:wrapTopAndBottom/>
            <wp:docPr id="512211313" name="Imagen 5122113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11313" name="Imagen 512211313"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679950" cy="288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77"/>
    </w:p>
    <w:p w14:paraId="21CBD4F2" w14:textId="229318B0" w:rsidR="007E771B" w:rsidRDefault="007E771B" w:rsidP="00A60BDC">
      <w:pPr>
        <w:pStyle w:val="Estilo3"/>
        <w:spacing w:line="360" w:lineRule="auto"/>
        <w:rPr>
          <w:szCs w:val="24"/>
        </w:rPr>
      </w:pPr>
      <w:r>
        <w:rPr>
          <w:szCs w:val="24"/>
        </w:rPr>
        <w:t xml:space="preserve"> </w:t>
      </w:r>
    </w:p>
    <w:p w14:paraId="3EF15B32" w14:textId="436DB010" w:rsidR="00C10560" w:rsidRPr="00A159C6" w:rsidRDefault="00C10560" w:rsidP="007E771B">
      <w:pPr>
        <w:jc w:val="both"/>
        <w:rPr>
          <w:rFonts w:ascii="Arial" w:hAnsi="Arial" w:cs="Arial"/>
          <w:sz w:val="20"/>
          <w:szCs w:val="20"/>
        </w:rPr>
      </w:pPr>
      <w:r w:rsidRPr="00A159C6">
        <w:rPr>
          <w:rFonts w:ascii="Arial" w:hAnsi="Arial" w:cs="Arial"/>
          <w:sz w:val="20"/>
          <w:szCs w:val="20"/>
        </w:rPr>
        <w:t xml:space="preserve">Este proceso empieza </w:t>
      </w:r>
      <w:r w:rsidR="00A159C6" w:rsidRPr="00A159C6">
        <w:rPr>
          <w:rFonts w:ascii="Arial" w:hAnsi="Arial" w:cs="Arial"/>
          <w:sz w:val="20"/>
          <w:szCs w:val="20"/>
        </w:rPr>
        <w:t>con</w:t>
      </w:r>
      <w:r w:rsidRPr="00A159C6">
        <w:rPr>
          <w:rFonts w:ascii="Arial" w:hAnsi="Arial" w:cs="Arial"/>
          <w:sz w:val="20"/>
          <w:szCs w:val="20"/>
        </w:rPr>
        <w:t xml:space="preserve"> el </w:t>
      </w:r>
      <w:r w:rsidR="00A159C6">
        <w:rPr>
          <w:rFonts w:ascii="Arial" w:hAnsi="Arial" w:cs="Arial"/>
          <w:sz w:val="20"/>
          <w:szCs w:val="20"/>
        </w:rPr>
        <w:t>c</w:t>
      </w:r>
      <w:r w:rsidRPr="00A159C6">
        <w:rPr>
          <w:rFonts w:ascii="Arial" w:hAnsi="Arial" w:cs="Arial"/>
          <w:sz w:val="20"/>
          <w:szCs w:val="20"/>
        </w:rPr>
        <w:t xml:space="preserve">ensado y la toma de muestras tanto de corriente como de voltaje de la red </w:t>
      </w:r>
      <w:r w:rsidR="00A159C6" w:rsidRPr="00A159C6">
        <w:rPr>
          <w:rFonts w:ascii="Arial" w:hAnsi="Arial" w:cs="Arial"/>
          <w:sz w:val="20"/>
          <w:szCs w:val="20"/>
        </w:rPr>
        <w:t>eléctrica,</w:t>
      </w:r>
      <w:r w:rsidRPr="00A159C6">
        <w:rPr>
          <w:rFonts w:ascii="Arial" w:hAnsi="Arial" w:cs="Arial"/>
          <w:sz w:val="20"/>
          <w:szCs w:val="20"/>
        </w:rPr>
        <w:t xml:space="preserve"> esto con el fin de que el controlador lógico interprete los datos obtenidos y calcule el factor de potencia de la </w:t>
      </w:r>
      <w:r w:rsidR="00A159C6" w:rsidRPr="00A159C6">
        <w:rPr>
          <w:rFonts w:ascii="Arial" w:hAnsi="Arial" w:cs="Arial"/>
          <w:sz w:val="20"/>
          <w:szCs w:val="20"/>
        </w:rPr>
        <w:t>planta.</w:t>
      </w:r>
    </w:p>
    <w:p w14:paraId="12182D04" w14:textId="51695373" w:rsidR="00C10560" w:rsidRPr="00A159C6" w:rsidRDefault="00C10560" w:rsidP="007E771B">
      <w:pPr>
        <w:jc w:val="both"/>
        <w:rPr>
          <w:rFonts w:ascii="Arial" w:hAnsi="Arial" w:cs="Arial"/>
          <w:sz w:val="20"/>
          <w:szCs w:val="20"/>
        </w:rPr>
      </w:pPr>
      <w:r w:rsidRPr="00A159C6">
        <w:rPr>
          <w:rFonts w:ascii="Arial" w:hAnsi="Arial" w:cs="Arial"/>
          <w:sz w:val="20"/>
          <w:szCs w:val="20"/>
        </w:rPr>
        <w:t xml:space="preserve">Una vez se obtenga el resultado el dispositivo evaluara y tomara una decisión acorde a lo </w:t>
      </w:r>
      <w:r w:rsidR="00A159C6" w:rsidRPr="00A159C6">
        <w:rPr>
          <w:rFonts w:ascii="Arial" w:hAnsi="Arial" w:cs="Arial"/>
          <w:sz w:val="20"/>
          <w:szCs w:val="20"/>
        </w:rPr>
        <w:t>censado,</w:t>
      </w:r>
      <w:r w:rsidRPr="00A159C6">
        <w:rPr>
          <w:rFonts w:ascii="Arial" w:hAnsi="Arial" w:cs="Arial"/>
          <w:sz w:val="20"/>
          <w:szCs w:val="20"/>
        </w:rPr>
        <w:t xml:space="preserve"> por </w:t>
      </w:r>
      <w:r w:rsidR="00A159C6" w:rsidRPr="00A159C6">
        <w:rPr>
          <w:rFonts w:ascii="Arial" w:hAnsi="Arial" w:cs="Arial"/>
          <w:sz w:val="20"/>
          <w:szCs w:val="20"/>
        </w:rPr>
        <w:t>ejemplo,</w:t>
      </w:r>
      <w:r w:rsidRPr="00A159C6">
        <w:rPr>
          <w:rFonts w:ascii="Arial" w:hAnsi="Arial" w:cs="Arial"/>
          <w:sz w:val="20"/>
          <w:szCs w:val="20"/>
        </w:rPr>
        <w:t xml:space="preserve"> si se determina que el factor de potencia </w:t>
      </w:r>
      <w:r w:rsidR="00A159C6" w:rsidRPr="00A159C6">
        <w:rPr>
          <w:rFonts w:ascii="Arial" w:hAnsi="Arial" w:cs="Arial"/>
          <w:sz w:val="20"/>
          <w:szCs w:val="20"/>
        </w:rPr>
        <w:t>está</w:t>
      </w:r>
      <w:r w:rsidRPr="00A159C6">
        <w:rPr>
          <w:rFonts w:ascii="Arial" w:hAnsi="Arial" w:cs="Arial"/>
          <w:sz w:val="20"/>
          <w:szCs w:val="20"/>
        </w:rPr>
        <w:t xml:space="preserve"> por debajo de lo </w:t>
      </w:r>
      <w:r w:rsidR="00A159C6" w:rsidRPr="00A159C6">
        <w:rPr>
          <w:rFonts w:ascii="Arial" w:hAnsi="Arial" w:cs="Arial"/>
          <w:sz w:val="20"/>
          <w:szCs w:val="20"/>
        </w:rPr>
        <w:t>requerido el</w:t>
      </w:r>
      <w:r w:rsidRPr="00A159C6">
        <w:rPr>
          <w:rFonts w:ascii="Arial" w:hAnsi="Arial" w:cs="Arial"/>
          <w:sz w:val="20"/>
          <w:szCs w:val="20"/>
        </w:rPr>
        <w:t xml:space="preserve"> dispositivo actuara de acorde a ello y actuara sobre los </w:t>
      </w:r>
      <w:r w:rsidR="00A159C6" w:rsidRPr="00A159C6">
        <w:rPr>
          <w:rFonts w:ascii="Arial" w:hAnsi="Arial" w:cs="Arial"/>
          <w:sz w:val="20"/>
          <w:szCs w:val="20"/>
        </w:rPr>
        <w:t>relays de</w:t>
      </w:r>
      <w:r w:rsidRPr="00A159C6">
        <w:rPr>
          <w:rFonts w:ascii="Arial" w:hAnsi="Arial" w:cs="Arial"/>
          <w:sz w:val="20"/>
          <w:szCs w:val="20"/>
        </w:rPr>
        <w:t xml:space="preserve"> los bancos de condensadores activando los necesarios para la </w:t>
      </w:r>
      <w:r w:rsidR="00A159C6" w:rsidRPr="00A159C6">
        <w:rPr>
          <w:rFonts w:ascii="Arial" w:hAnsi="Arial" w:cs="Arial"/>
          <w:sz w:val="20"/>
          <w:szCs w:val="20"/>
        </w:rPr>
        <w:t>compensación</w:t>
      </w:r>
      <w:r w:rsidRPr="00A159C6">
        <w:rPr>
          <w:rFonts w:ascii="Arial" w:hAnsi="Arial" w:cs="Arial"/>
          <w:sz w:val="20"/>
          <w:szCs w:val="20"/>
        </w:rPr>
        <w:t xml:space="preserve"> de este </w:t>
      </w:r>
      <w:r w:rsidR="00A159C6" w:rsidRPr="00A159C6">
        <w:rPr>
          <w:rFonts w:ascii="Arial" w:hAnsi="Arial" w:cs="Arial"/>
          <w:sz w:val="20"/>
          <w:szCs w:val="20"/>
        </w:rPr>
        <w:t>factor.</w:t>
      </w:r>
    </w:p>
    <w:p w14:paraId="6960396F" w14:textId="77777777" w:rsidR="00C10560" w:rsidRPr="00A159C6" w:rsidRDefault="00C10560" w:rsidP="007E771B">
      <w:pPr>
        <w:jc w:val="both"/>
        <w:rPr>
          <w:rFonts w:ascii="Arial" w:hAnsi="Arial" w:cs="Arial"/>
          <w:sz w:val="20"/>
          <w:szCs w:val="20"/>
        </w:rPr>
      </w:pPr>
    </w:p>
    <w:p w14:paraId="254B4D7B" w14:textId="298E7915" w:rsidR="00C10560" w:rsidRPr="00A159C6" w:rsidRDefault="00C10560" w:rsidP="007E771B">
      <w:pPr>
        <w:jc w:val="both"/>
        <w:rPr>
          <w:rFonts w:ascii="Arial" w:hAnsi="Arial" w:cs="Arial"/>
          <w:sz w:val="20"/>
          <w:szCs w:val="20"/>
        </w:rPr>
      </w:pPr>
      <w:r w:rsidRPr="00A159C6">
        <w:rPr>
          <w:rFonts w:ascii="Arial" w:hAnsi="Arial" w:cs="Arial"/>
          <w:sz w:val="20"/>
          <w:szCs w:val="20"/>
        </w:rPr>
        <w:t xml:space="preserve">Una vez realizado esto el dispositivo vuelve a </w:t>
      </w:r>
      <w:r w:rsidR="00A159C6" w:rsidRPr="00A159C6">
        <w:rPr>
          <w:rFonts w:ascii="Arial" w:hAnsi="Arial" w:cs="Arial"/>
          <w:sz w:val="20"/>
          <w:szCs w:val="20"/>
        </w:rPr>
        <w:t>censar</w:t>
      </w:r>
      <w:r w:rsidRPr="00A159C6">
        <w:rPr>
          <w:rFonts w:ascii="Arial" w:hAnsi="Arial" w:cs="Arial"/>
          <w:sz w:val="20"/>
          <w:szCs w:val="20"/>
        </w:rPr>
        <w:t xml:space="preserve"> la red eléctrica para comprobar este nuevo </w:t>
      </w:r>
      <w:r w:rsidR="00A159C6" w:rsidRPr="00A159C6">
        <w:rPr>
          <w:rFonts w:ascii="Arial" w:hAnsi="Arial" w:cs="Arial"/>
          <w:sz w:val="20"/>
          <w:szCs w:val="20"/>
        </w:rPr>
        <w:t>factor,</w:t>
      </w:r>
      <w:r w:rsidRPr="00A159C6">
        <w:rPr>
          <w:rFonts w:ascii="Arial" w:hAnsi="Arial" w:cs="Arial"/>
          <w:sz w:val="20"/>
          <w:szCs w:val="20"/>
        </w:rPr>
        <w:t xml:space="preserve"> mientras todos los datos necesarios serán mostrados a </w:t>
      </w:r>
      <w:r w:rsidR="00A159C6" w:rsidRPr="00A159C6">
        <w:rPr>
          <w:rFonts w:ascii="Arial" w:hAnsi="Arial" w:cs="Arial"/>
          <w:sz w:val="20"/>
          <w:szCs w:val="20"/>
        </w:rPr>
        <w:t>través</w:t>
      </w:r>
      <w:r w:rsidRPr="00A159C6">
        <w:rPr>
          <w:rFonts w:ascii="Arial" w:hAnsi="Arial" w:cs="Arial"/>
          <w:sz w:val="20"/>
          <w:szCs w:val="20"/>
        </w:rPr>
        <w:t xml:space="preserve"> de una interfaz de monitoreo integrada para la comodidad del usuario.</w:t>
      </w:r>
    </w:p>
    <w:p w14:paraId="4918CA56" w14:textId="77777777" w:rsidR="00C10560" w:rsidRPr="00A159C6" w:rsidRDefault="00C10560" w:rsidP="007E771B">
      <w:pPr>
        <w:jc w:val="both"/>
        <w:rPr>
          <w:rFonts w:ascii="Arial" w:hAnsi="Arial" w:cs="Arial"/>
          <w:sz w:val="20"/>
          <w:szCs w:val="20"/>
        </w:rPr>
      </w:pPr>
    </w:p>
    <w:p w14:paraId="0DEEB19F" w14:textId="3C55E5DA" w:rsidR="00310FAF" w:rsidRDefault="00C10560" w:rsidP="007E771B">
      <w:pPr>
        <w:jc w:val="both"/>
        <w:rPr>
          <w:rFonts w:ascii="Arial" w:hAnsi="Arial" w:cs="Arial"/>
          <w:sz w:val="20"/>
          <w:szCs w:val="20"/>
        </w:rPr>
      </w:pPr>
      <w:r w:rsidRPr="00A159C6">
        <w:rPr>
          <w:rFonts w:ascii="Arial" w:hAnsi="Arial" w:cs="Arial"/>
          <w:sz w:val="20"/>
          <w:szCs w:val="20"/>
        </w:rPr>
        <w:t xml:space="preserve">Este dispositivo estará ubicado de forma aparte a los bancos de condensadores en algún lugar que el usuario estime que sea de fácil acceso </w:t>
      </w:r>
      <w:r w:rsidR="00A159C6" w:rsidRPr="00A159C6">
        <w:rPr>
          <w:rFonts w:ascii="Arial" w:hAnsi="Arial" w:cs="Arial"/>
          <w:sz w:val="20"/>
          <w:szCs w:val="20"/>
        </w:rPr>
        <w:t>para su</w:t>
      </w:r>
      <w:r w:rsidRPr="00A159C6">
        <w:rPr>
          <w:rFonts w:ascii="Arial" w:hAnsi="Arial" w:cs="Arial"/>
          <w:sz w:val="20"/>
          <w:szCs w:val="20"/>
        </w:rPr>
        <w:t xml:space="preserve"> </w:t>
      </w:r>
      <w:r w:rsidR="00B356FB" w:rsidRPr="00A159C6">
        <w:rPr>
          <w:rFonts w:ascii="Arial" w:hAnsi="Arial" w:cs="Arial"/>
          <w:sz w:val="20"/>
          <w:szCs w:val="20"/>
        </w:rPr>
        <w:t>monitoreo.</w:t>
      </w:r>
    </w:p>
    <w:p w14:paraId="5FC6353A" w14:textId="77777777" w:rsidR="007E771B" w:rsidRDefault="007E771B" w:rsidP="007E771B">
      <w:pPr>
        <w:jc w:val="both"/>
      </w:pPr>
    </w:p>
    <w:p w14:paraId="1B38DCCF" w14:textId="27102FA1" w:rsidR="00310FAF" w:rsidRPr="00862915" w:rsidRDefault="00C16F80" w:rsidP="007E771B">
      <w:pPr>
        <w:pStyle w:val="Estilo3"/>
        <w:rPr>
          <w:rFonts w:ascii="Arial" w:hAnsi="Arial" w:cs="Arial"/>
          <w:color w:val="000000"/>
          <w:sz w:val="20"/>
          <w:szCs w:val="20"/>
        </w:rPr>
      </w:pPr>
      <w:r w:rsidRPr="00862915">
        <w:rPr>
          <w:rFonts w:ascii="Arial" w:hAnsi="Arial" w:cs="Arial"/>
          <w:color w:val="000000"/>
          <w:sz w:val="20"/>
          <w:szCs w:val="20"/>
        </w:rPr>
        <w:t xml:space="preserve">Las dimensiones </w:t>
      </w:r>
      <w:r w:rsidR="00132D21" w:rsidRPr="00862915">
        <w:rPr>
          <w:rFonts w:ascii="Arial" w:hAnsi="Arial" w:cs="Arial"/>
          <w:color w:val="000000"/>
          <w:sz w:val="20"/>
          <w:szCs w:val="20"/>
        </w:rPr>
        <w:t xml:space="preserve">aproximadas del aparato son de 10 cm de ancho por 15 de </w:t>
      </w:r>
      <w:r w:rsidR="00862915" w:rsidRPr="00862915">
        <w:rPr>
          <w:rFonts w:ascii="Arial" w:hAnsi="Arial" w:cs="Arial"/>
          <w:color w:val="000000"/>
          <w:sz w:val="20"/>
          <w:szCs w:val="20"/>
        </w:rPr>
        <w:t>alto,</w:t>
      </w:r>
      <w:r w:rsidR="007A1B5C" w:rsidRPr="00862915">
        <w:rPr>
          <w:rFonts w:ascii="Arial" w:hAnsi="Arial" w:cs="Arial"/>
          <w:color w:val="000000"/>
          <w:sz w:val="20"/>
          <w:szCs w:val="20"/>
        </w:rPr>
        <w:t xml:space="preserve"> ubicado en una pared</w:t>
      </w:r>
      <w:r w:rsidR="00862915">
        <w:rPr>
          <w:rFonts w:ascii="Arial" w:hAnsi="Arial" w:cs="Arial"/>
          <w:color w:val="000000"/>
          <w:sz w:val="20"/>
          <w:szCs w:val="20"/>
        </w:rPr>
        <w:t>.</w:t>
      </w:r>
    </w:p>
    <w:p w14:paraId="0A4A3FE9" w14:textId="77777777" w:rsidR="00A159C6" w:rsidRDefault="00A159C6" w:rsidP="00A60BDC">
      <w:pPr>
        <w:pStyle w:val="Estilo3"/>
        <w:spacing w:line="360" w:lineRule="auto"/>
        <w:rPr>
          <w:szCs w:val="24"/>
        </w:rPr>
      </w:pPr>
    </w:p>
    <w:p w14:paraId="73D6C5F7" w14:textId="77777777" w:rsidR="00A159C6" w:rsidRDefault="00A159C6" w:rsidP="00A60BDC">
      <w:pPr>
        <w:pStyle w:val="Estilo3"/>
        <w:spacing w:line="360" w:lineRule="auto"/>
        <w:rPr>
          <w:szCs w:val="24"/>
        </w:rPr>
      </w:pPr>
    </w:p>
    <w:p w14:paraId="6358CF2D" w14:textId="77777777" w:rsidR="00A159C6" w:rsidRDefault="00A159C6" w:rsidP="00A60BDC">
      <w:pPr>
        <w:pStyle w:val="Estilo3"/>
        <w:spacing w:line="360" w:lineRule="auto"/>
        <w:rPr>
          <w:szCs w:val="24"/>
        </w:rPr>
      </w:pPr>
    </w:p>
    <w:p w14:paraId="0FCFCFC3" w14:textId="77777777" w:rsidR="00163B33" w:rsidRDefault="00163B33" w:rsidP="00A60BDC">
      <w:pPr>
        <w:pStyle w:val="Estilo3"/>
        <w:spacing w:line="360" w:lineRule="auto"/>
        <w:rPr>
          <w:szCs w:val="24"/>
        </w:rPr>
      </w:pPr>
    </w:p>
    <w:p w14:paraId="39E5CC50" w14:textId="77777777" w:rsidR="007E771B" w:rsidRDefault="007E771B" w:rsidP="007E70A3">
      <w:pPr>
        <w:pStyle w:val="Ttulo2"/>
        <w:rPr>
          <w:szCs w:val="24"/>
        </w:rPr>
      </w:pPr>
    </w:p>
    <w:p w14:paraId="76C6DAF8" w14:textId="77777777" w:rsidR="000A3852" w:rsidRDefault="000A3852" w:rsidP="007E70A3">
      <w:pPr>
        <w:pStyle w:val="Ttulo2"/>
      </w:pPr>
    </w:p>
    <w:p w14:paraId="13191658" w14:textId="77777777" w:rsidR="00CB7081" w:rsidRPr="00CB7081" w:rsidRDefault="00CB7081" w:rsidP="00CB7081"/>
    <w:p w14:paraId="027406CA" w14:textId="4C2A189B" w:rsidR="0074348C" w:rsidRDefault="007E70A3" w:rsidP="007E70A3">
      <w:pPr>
        <w:pStyle w:val="Ttulo2"/>
      </w:pPr>
      <w:bookmarkStart w:id="82" w:name="_Toc154578525"/>
      <w:r>
        <w:lastRenderedPageBreak/>
        <w:t>Servicios auxiliares:</w:t>
      </w:r>
      <w:bookmarkEnd w:id="82"/>
    </w:p>
    <w:p w14:paraId="04996883" w14:textId="77777777" w:rsidR="00120992" w:rsidRPr="00120992" w:rsidRDefault="00120992" w:rsidP="00120992"/>
    <w:p w14:paraId="34188C9D" w14:textId="1E9AC1C8" w:rsidR="0074348C" w:rsidRPr="00231FD4" w:rsidRDefault="000765CB" w:rsidP="00231FD4">
      <w:pPr>
        <w:pStyle w:val="Estilo3"/>
        <w:spacing w:line="360" w:lineRule="auto"/>
        <w:jc w:val="left"/>
        <w:rPr>
          <w:rFonts w:ascii="Arial" w:hAnsi="Arial" w:cs="Arial"/>
          <w:color w:val="auto"/>
          <w:sz w:val="20"/>
          <w:szCs w:val="20"/>
        </w:rPr>
      </w:pPr>
      <w:r w:rsidRPr="00231FD4">
        <w:rPr>
          <w:rFonts w:ascii="Arial" w:hAnsi="Arial" w:cs="Arial"/>
          <w:color w:val="auto"/>
          <w:sz w:val="20"/>
          <w:szCs w:val="20"/>
        </w:rPr>
        <w:t xml:space="preserve">Para una correcta ejecución y elaboración de este </w:t>
      </w:r>
      <w:r w:rsidR="0062198F" w:rsidRPr="00231FD4">
        <w:rPr>
          <w:rFonts w:ascii="Arial" w:hAnsi="Arial" w:cs="Arial"/>
          <w:color w:val="auto"/>
          <w:sz w:val="20"/>
          <w:szCs w:val="20"/>
        </w:rPr>
        <w:t>proyecto</w:t>
      </w:r>
      <w:r w:rsidRPr="00231FD4">
        <w:rPr>
          <w:rFonts w:ascii="Arial" w:hAnsi="Arial" w:cs="Arial"/>
          <w:color w:val="auto"/>
          <w:sz w:val="20"/>
          <w:szCs w:val="20"/>
        </w:rPr>
        <w:t xml:space="preserve"> son requeridos ciertos </w:t>
      </w:r>
      <w:r w:rsidR="0062198F" w:rsidRPr="00231FD4">
        <w:rPr>
          <w:rFonts w:ascii="Arial" w:hAnsi="Arial" w:cs="Arial"/>
          <w:color w:val="auto"/>
          <w:sz w:val="20"/>
          <w:szCs w:val="20"/>
        </w:rPr>
        <w:t>servicios</w:t>
      </w:r>
      <w:r w:rsidR="00C62D34" w:rsidRPr="00231FD4">
        <w:rPr>
          <w:rFonts w:ascii="Arial" w:hAnsi="Arial" w:cs="Arial"/>
          <w:color w:val="auto"/>
          <w:sz w:val="20"/>
          <w:szCs w:val="20"/>
        </w:rPr>
        <w:t xml:space="preserve"> tales como:</w:t>
      </w:r>
    </w:p>
    <w:p w14:paraId="0E90D7CC" w14:textId="63349EA0" w:rsidR="00C62D34" w:rsidRPr="00231FD4" w:rsidRDefault="00C62D34" w:rsidP="00231FD4">
      <w:pPr>
        <w:pStyle w:val="Estilo3"/>
        <w:spacing w:line="360" w:lineRule="auto"/>
        <w:jc w:val="left"/>
        <w:rPr>
          <w:rFonts w:ascii="Arial" w:hAnsi="Arial" w:cs="Arial"/>
          <w:color w:val="auto"/>
          <w:sz w:val="20"/>
          <w:szCs w:val="20"/>
        </w:rPr>
      </w:pPr>
    </w:p>
    <w:p w14:paraId="37203535" w14:textId="6A710BDD" w:rsidR="00546708" w:rsidRPr="00231FD4" w:rsidRDefault="00556A17" w:rsidP="008236B2">
      <w:pPr>
        <w:pStyle w:val="Estilo3"/>
        <w:numPr>
          <w:ilvl w:val="0"/>
          <w:numId w:val="6"/>
        </w:numPr>
        <w:jc w:val="left"/>
        <w:rPr>
          <w:rFonts w:ascii="Arial" w:hAnsi="Arial" w:cs="Arial"/>
          <w:color w:val="auto"/>
          <w:sz w:val="20"/>
          <w:szCs w:val="20"/>
        </w:rPr>
      </w:pPr>
      <w:r>
        <w:rPr>
          <w:rFonts w:ascii="Arial" w:hAnsi="Arial" w:cs="Arial"/>
          <w:color w:val="auto"/>
          <w:sz w:val="20"/>
          <w:szCs w:val="20"/>
        </w:rPr>
        <w:t xml:space="preserve">Servicio de </w:t>
      </w:r>
      <w:r w:rsidR="00F76C05">
        <w:rPr>
          <w:rFonts w:ascii="Arial" w:hAnsi="Arial" w:cs="Arial"/>
          <w:color w:val="auto"/>
          <w:sz w:val="20"/>
          <w:szCs w:val="20"/>
        </w:rPr>
        <w:t>en</w:t>
      </w:r>
      <w:r w:rsidR="00546708" w:rsidRPr="00231FD4">
        <w:rPr>
          <w:rFonts w:ascii="Arial" w:hAnsi="Arial" w:cs="Arial"/>
          <w:color w:val="auto"/>
          <w:sz w:val="20"/>
          <w:szCs w:val="20"/>
        </w:rPr>
        <w:t>ergía eléctrica</w:t>
      </w:r>
      <w:r w:rsidR="00F76C05">
        <w:rPr>
          <w:rFonts w:ascii="Arial" w:hAnsi="Arial" w:cs="Arial"/>
          <w:color w:val="auto"/>
          <w:sz w:val="20"/>
          <w:szCs w:val="20"/>
        </w:rPr>
        <w:t>.</w:t>
      </w:r>
    </w:p>
    <w:p w14:paraId="3F9179B2" w14:textId="677107ED" w:rsidR="0065706D" w:rsidRPr="00231FD4" w:rsidRDefault="00F76C05" w:rsidP="008236B2">
      <w:pPr>
        <w:pStyle w:val="Estilo3"/>
        <w:numPr>
          <w:ilvl w:val="0"/>
          <w:numId w:val="6"/>
        </w:numPr>
        <w:jc w:val="left"/>
        <w:rPr>
          <w:rFonts w:ascii="Arial" w:hAnsi="Arial" w:cs="Arial"/>
          <w:color w:val="auto"/>
          <w:sz w:val="20"/>
          <w:szCs w:val="20"/>
        </w:rPr>
      </w:pPr>
      <w:r>
        <w:rPr>
          <w:rFonts w:ascii="Arial" w:hAnsi="Arial" w:cs="Arial"/>
          <w:color w:val="auto"/>
          <w:sz w:val="20"/>
          <w:szCs w:val="20"/>
        </w:rPr>
        <w:t xml:space="preserve">Servicio de </w:t>
      </w:r>
      <w:r w:rsidR="0065706D" w:rsidRPr="00231FD4">
        <w:rPr>
          <w:rFonts w:ascii="Arial" w:hAnsi="Arial" w:cs="Arial"/>
          <w:color w:val="auto"/>
          <w:sz w:val="20"/>
          <w:szCs w:val="20"/>
        </w:rPr>
        <w:t>Conexión a inter</w:t>
      </w:r>
      <w:r w:rsidR="009D1B68" w:rsidRPr="00231FD4">
        <w:rPr>
          <w:rFonts w:ascii="Arial" w:hAnsi="Arial" w:cs="Arial"/>
          <w:color w:val="auto"/>
          <w:sz w:val="20"/>
          <w:szCs w:val="20"/>
        </w:rPr>
        <w:t>net</w:t>
      </w:r>
      <w:r>
        <w:rPr>
          <w:rFonts w:ascii="Arial" w:hAnsi="Arial" w:cs="Arial"/>
          <w:color w:val="auto"/>
          <w:sz w:val="20"/>
          <w:szCs w:val="20"/>
        </w:rPr>
        <w:t>.</w:t>
      </w:r>
    </w:p>
    <w:p w14:paraId="73DA6206" w14:textId="3AA1ACDA" w:rsidR="009D1B68" w:rsidRPr="00231FD4" w:rsidRDefault="00293A80" w:rsidP="008236B2">
      <w:pPr>
        <w:pStyle w:val="Estilo3"/>
        <w:numPr>
          <w:ilvl w:val="0"/>
          <w:numId w:val="6"/>
        </w:numPr>
        <w:jc w:val="left"/>
        <w:rPr>
          <w:rFonts w:ascii="Arial" w:hAnsi="Arial" w:cs="Arial"/>
          <w:color w:val="auto"/>
          <w:sz w:val="20"/>
          <w:szCs w:val="20"/>
        </w:rPr>
      </w:pPr>
      <w:r w:rsidRPr="00231FD4">
        <w:rPr>
          <w:rFonts w:ascii="Arial" w:hAnsi="Arial" w:cs="Arial"/>
          <w:color w:val="auto"/>
          <w:sz w:val="20"/>
          <w:szCs w:val="20"/>
        </w:rPr>
        <w:t>Software</w:t>
      </w:r>
      <w:r w:rsidR="0069705F" w:rsidRPr="00231FD4">
        <w:rPr>
          <w:rFonts w:ascii="Arial" w:hAnsi="Arial" w:cs="Arial"/>
          <w:color w:val="auto"/>
          <w:sz w:val="20"/>
          <w:szCs w:val="20"/>
        </w:rPr>
        <w:t xml:space="preserve"> de </w:t>
      </w:r>
      <w:r w:rsidR="0062198F" w:rsidRPr="00231FD4">
        <w:rPr>
          <w:rFonts w:ascii="Arial" w:hAnsi="Arial" w:cs="Arial"/>
          <w:color w:val="auto"/>
          <w:sz w:val="20"/>
          <w:szCs w:val="20"/>
        </w:rPr>
        <w:t>ofimática</w:t>
      </w:r>
      <w:r w:rsidR="0069705F" w:rsidRPr="00231FD4">
        <w:rPr>
          <w:rFonts w:ascii="Arial" w:hAnsi="Arial" w:cs="Arial"/>
          <w:color w:val="auto"/>
          <w:sz w:val="20"/>
          <w:szCs w:val="20"/>
        </w:rPr>
        <w:t xml:space="preserve"> </w:t>
      </w:r>
      <w:r w:rsidR="0010315D" w:rsidRPr="00231FD4">
        <w:rPr>
          <w:rFonts w:ascii="Arial" w:hAnsi="Arial" w:cs="Arial"/>
          <w:color w:val="auto"/>
          <w:sz w:val="20"/>
          <w:szCs w:val="20"/>
        </w:rPr>
        <w:t>(Office)</w:t>
      </w:r>
      <w:r w:rsidR="00F76C05">
        <w:rPr>
          <w:rFonts w:ascii="Arial" w:hAnsi="Arial" w:cs="Arial"/>
          <w:color w:val="auto"/>
          <w:sz w:val="20"/>
          <w:szCs w:val="20"/>
        </w:rPr>
        <w:t>.</w:t>
      </w:r>
    </w:p>
    <w:p w14:paraId="73442E09" w14:textId="04667FAC" w:rsidR="0097186F" w:rsidRPr="00231FD4" w:rsidRDefault="00F043E2" w:rsidP="008236B2">
      <w:pPr>
        <w:pStyle w:val="Estilo3"/>
        <w:numPr>
          <w:ilvl w:val="0"/>
          <w:numId w:val="6"/>
        </w:numPr>
        <w:jc w:val="left"/>
        <w:rPr>
          <w:color w:val="auto"/>
          <w:szCs w:val="24"/>
        </w:rPr>
      </w:pPr>
      <w:r w:rsidRPr="00231FD4">
        <w:rPr>
          <w:rFonts w:ascii="Arial" w:hAnsi="Arial" w:cs="Arial"/>
          <w:color w:val="auto"/>
          <w:sz w:val="20"/>
          <w:szCs w:val="20"/>
        </w:rPr>
        <w:t xml:space="preserve">Logística </w:t>
      </w:r>
      <w:r w:rsidR="00861705" w:rsidRPr="00231FD4">
        <w:rPr>
          <w:rFonts w:ascii="Arial" w:hAnsi="Arial" w:cs="Arial"/>
          <w:color w:val="auto"/>
          <w:sz w:val="20"/>
          <w:szCs w:val="20"/>
        </w:rPr>
        <w:t xml:space="preserve">de transporte de </w:t>
      </w:r>
      <w:r w:rsidR="0097186F" w:rsidRPr="00231FD4">
        <w:rPr>
          <w:rFonts w:ascii="Arial" w:hAnsi="Arial" w:cs="Arial"/>
          <w:color w:val="auto"/>
          <w:sz w:val="20"/>
          <w:szCs w:val="20"/>
        </w:rPr>
        <w:t>materiales y herramientas.</w:t>
      </w:r>
    </w:p>
    <w:p w14:paraId="101C1282" w14:textId="77777777" w:rsidR="0097186F" w:rsidRPr="0097186F" w:rsidRDefault="0097186F" w:rsidP="0097186F">
      <w:pPr>
        <w:pStyle w:val="Estilo3"/>
        <w:spacing w:line="360" w:lineRule="auto"/>
        <w:ind w:left="720"/>
        <w:rPr>
          <w:szCs w:val="24"/>
        </w:rPr>
      </w:pPr>
    </w:p>
    <w:p w14:paraId="4F0585EA" w14:textId="40E91FED" w:rsidR="0074348C" w:rsidRPr="00861705" w:rsidRDefault="0074348C" w:rsidP="0097186F">
      <w:pPr>
        <w:pStyle w:val="Estilo2"/>
      </w:pPr>
      <w:bookmarkStart w:id="83" w:name="_Toc154578526"/>
      <w:r w:rsidRPr="00240E0A">
        <w:t>Productos y capacidad de producción</w:t>
      </w:r>
      <w:bookmarkEnd w:id="83"/>
    </w:p>
    <w:p w14:paraId="1AF30BDA" w14:textId="77777777" w:rsidR="0074348C" w:rsidRDefault="0074348C" w:rsidP="00A60BDC">
      <w:pPr>
        <w:pStyle w:val="Estilo3"/>
        <w:spacing w:line="360" w:lineRule="auto"/>
        <w:rPr>
          <w:szCs w:val="24"/>
        </w:rPr>
      </w:pPr>
    </w:p>
    <w:p w14:paraId="18998ACB" w14:textId="557EBF12" w:rsidR="00CA04AC" w:rsidRPr="007E5BB0" w:rsidRDefault="00AF122E" w:rsidP="007E5BB0">
      <w:pPr>
        <w:pStyle w:val="Estilo3"/>
        <w:ind w:left="360"/>
        <w:rPr>
          <w:rFonts w:ascii="Arial" w:hAnsi="Arial" w:cs="Arial"/>
          <w:color w:val="auto"/>
          <w:sz w:val="20"/>
          <w:szCs w:val="20"/>
        </w:rPr>
      </w:pPr>
      <w:r w:rsidRPr="007E5BB0">
        <w:rPr>
          <w:rFonts w:ascii="Arial" w:hAnsi="Arial" w:cs="Arial"/>
          <w:color w:val="auto"/>
          <w:sz w:val="20"/>
          <w:szCs w:val="20"/>
        </w:rPr>
        <w:t xml:space="preserve">En </w:t>
      </w:r>
      <w:r w:rsidR="005F4F23" w:rsidRPr="007E5BB0">
        <w:rPr>
          <w:rFonts w:ascii="Arial" w:hAnsi="Arial" w:cs="Arial"/>
          <w:color w:val="auto"/>
          <w:sz w:val="20"/>
          <w:szCs w:val="20"/>
        </w:rPr>
        <w:t>esta</w:t>
      </w:r>
      <w:r w:rsidRPr="007E5BB0">
        <w:rPr>
          <w:rFonts w:ascii="Arial" w:hAnsi="Arial" w:cs="Arial"/>
          <w:color w:val="auto"/>
          <w:sz w:val="20"/>
          <w:szCs w:val="20"/>
        </w:rPr>
        <w:t xml:space="preserve"> etapa del proyecto </w:t>
      </w:r>
      <w:r w:rsidR="00DE1053" w:rsidRPr="007E5BB0">
        <w:rPr>
          <w:rFonts w:ascii="Arial" w:hAnsi="Arial" w:cs="Arial"/>
          <w:color w:val="auto"/>
          <w:sz w:val="20"/>
          <w:szCs w:val="20"/>
        </w:rPr>
        <w:t>en base a la ingeniería conceptual</w:t>
      </w:r>
      <w:r w:rsidR="00AD796B" w:rsidRPr="007E5BB0">
        <w:rPr>
          <w:rFonts w:ascii="Arial" w:hAnsi="Arial" w:cs="Arial"/>
          <w:color w:val="auto"/>
          <w:sz w:val="20"/>
          <w:szCs w:val="20"/>
        </w:rPr>
        <w:t xml:space="preserve"> </w:t>
      </w:r>
      <w:r w:rsidR="00666406" w:rsidRPr="007E5BB0">
        <w:rPr>
          <w:rFonts w:ascii="Arial" w:hAnsi="Arial" w:cs="Arial"/>
          <w:color w:val="auto"/>
          <w:sz w:val="20"/>
          <w:szCs w:val="20"/>
        </w:rPr>
        <w:t xml:space="preserve">se consideran </w:t>
      </w:r>
      <w:r w:rsidR="00BF5099" w:rsidRPr="007E5BB0">
        <w:rPr>
          <w:rFonts w:ascii="Arial" w:hAnsi="Arial" w:cs="Arial"/>
          <w:color w:val="auto"/>
          <w:sz w:val="20"/>
          <w:szCs w:val="20"/>
        </w:rPr>
        <w:t xml:space="preserve">los insumos, dispositivos y componentes </w:t>
      </w:r>
      <w:r w:rsidR="00645BAC" w:rsidRPr="007E5BB0">
        <w:rPr>
          <w:rFonts w:ascii="Arial" w:hAnsi="Arial" w:cs="Arial"/>
          <w:color w:val="auto"/>
          <w:sz w:val="20"/>
          <w:szCs w:val="20"/>
        </w:rPr>
        <w:t>de forma tentativa</w:t>
      </w:r>
      <w:r w:rsidR="003A4D36" w:rsidRPr="007E5BB0">
        <w:rPr>
          <w:rFonts w:ascii="Arial" w:hAnsi="Arial" w:cs="Arial"/>
          <w:color w:val="auto"/>
          <w:sz w:val="20"/>
          <w:szCs w:val="20"/>
        </w:rPr>
        <w:t xml:space="preserve"> con lo</w:t>
      </w:r>
      <w:r w:rsidR="00383178" w:rsidRPr="007E5BB0">
        <w:rPr>
          <w:rFonts w:ascii="Arial" w:hAnsi="Arial" w:cs="Arial"/>
          <w:color w:val="auto"/>
          <w:sz w:val="20"/>
          <w:szCs w:val="20"/>
        </w:rPr>
        <w:t>s</w:t>
      </w:r>
      <w:r w:rsidR="003A4D36" w:rsidRPr="007E5BB0">
        <w:rPr>
          <w:rFonts w:ascii="Arial" w:hAnsi="Arial" w:cs="Arial"/>
          <w:color w:val="auto"/>
          <w:sz w:val="20"/>
          <w:szCs w:val="20"/>
        </w:rPr>
        <w:t xml:space="preserve"> que </w:t>
      </w:r>
      <w:r w:rsidR="005F4A12" w:rsidRPr="007E5BB0">
        <w:rPr>
          <w:rFonts w:ascii="Arial" w:hAnsi="Arial" w:cs="Arial"/>
          <w:color w:val="auto"/>
          <w:sz w:val="20"/>
          <w:szCs w:val="20"/>
        </w:rPr>
        <w:t>en etapas posteriores</w:t>
      </w:r>
      <w:r w:rsidR="00CA04AC" w:rsidRPr="007E5BB0">
        <w:rPr>
          <w:rFonts w:ascii="Arial" w:hAnsi="Arial" w:cs="Arial"/>
          <w:color w:val="auto"/>
          <w:sz w:val="20"/>
          <w:szCs w:val="20"/>
        </w:rPr>
        <w:t xml:space="preserve"> </w:t>
      </w:r>
      <w:r w:rsidR="00383178" w:rsidRPr="007E5BB0">
        <w:rPr>
          <w:rFonts w:ascii="Arial" w:hAnsi="Arial" w:cs="Arial"/>
          <w:color w:val="auto"/>
          <w:sz w:val="20"/>
          <w:szCs w:val="20"/>
        </w:rPr>
        <w:t xml:space="preserve">llegar </w:t>
      </w:r>
      <w:r w:rsidR="007E5BB0" w:rsidRPr="007E5BB0">
        <w:rPr>
          <w:rFonts w:ascii="Arial" w:hAnsi="Arial" w:cs="Arial"/>
          <w:color w:val="auto"/>
          <w:sz w:val="20"/>
          <w:szCs w:val="20"/>
        </w:rPr>
        <w:t>a</w:t>
      </w:r>
      <w:r w:rsidR="00161F66" w:rsidRPr="007E5BB0">
        <w:rPr>
          <w:rFonts w:ascii="Arial" w:hAnsi="Arial" w:cs="Arial"/>
          <w:color w:val="auto"/>
          <w:sz w:val="20"/>
          <w:szCs w:val="20"/>
        </w:rPr>
        <w:t xml:space="preserve"> producir</w:t>
      </w:r>
      <w:r w:rsidR="00CA04AC" w:rsidRPr="007E5BB0">
        <w:rPr>
          <w:rFonts w:ascii="Arial" w:hAnsi="Arial" w:cs="Arial"/>
          <w:color w:val="auto"/>
          <w:sz w:val="20"/>
          <w:szCs w:val="20"/>
        </w:rPr>
        <w:t xml:space="preserve"> un prototipo funcional</w:t>
      </w:r>
      <w:r w:rsidR="00880740" w:rsidRPr="007E5BB0">
        <w:rPr>
          <w:rFonts w:ascii="Arial" w:hAnsi="Arial" w:cs="Arial"/>
          <w:color w:val="auto"/>
          <w:sz w:val="20"/>
          <w:szCs w:val="20"/>
        </w:rPr>
        <w:t xml:space="preserve"> el cual se puede implementar una red eléctrica, así también </w:t>
      </w:r>
      <w:r w:rsidR="00F82216" w:rsidRPr="007E5BB0">
        <w:rPr>
          <w:rFonts w:ascii="Arial" w:hAnsi="Arial" w:cs="Arial"/>
          <w:color w:val="auto"/>
          <w:sz w:val="20"/>
          <w:szCs w:val="20"/>
        </w:rPr>
        <w:t>al concebirse como un proyecto escalable</w:t>
      </w:r>
      <w:r w:rsidR="009D3C95" w:rsidRPr="007E5BB0">
        <w:rPr>
          <w:rFonts w:ascii="Arial" w:hAnsi="Arial" w:cs="Arial"/>
          <w:color w:val="auto"/>
          <w:sz w:val="20"/>
          <w:szCs w:val="20"/>
        </w:rPr>
        <w:t xml:space="preserve"> </w:t>
      </w:r>
      <w:r w:rsidR="00772AA0" w:rsidRPr="007E5BB0">
        <w:rPr>
          <w:rFonts w:ascii="Arial" w:hAnsi="Arial" w:cs="Arial"/>
          <w:color w:val="auto"/>
          <w:sz w:val="20"/>
          <w:szCs w:val="20"/>
        </w:rPr>
        <w:t>llegar a obtener un diseño que pueda ser comercializable.</w:t>
      </w:r>
    </w:p>
    <w:p w14:paraId="0EFD2D2A" w14:textId="12B2EB9C" w:rsidR="007474F2" w:rsidRPr="007E5BB0" w:rsidRDefault="007474F2" w:rsidP="007E5BB0">
      <w:pPr>
        <w:pStyle w:val="Estilo3"/>
        <w:ind w:left="360"/>
        <w:rPr>
          <w:rFonts w:ascii="Arial" w:hAnsi="Arial" w:cs="Arial"/>
          <w:color w:val="auto"/>
          <w:sz w:val="20"/>
          <w:szCs w:val="20"/>
        </w:rPr>
      </w:pPr>
      <w:r w:rsidRPr="007E5BB0">
        <w:rPr>
          <w:rFonts w:ascii="Arial" w:hAnsi="Arial" w:cs="Arial"/>
          <w:color w:val="auto"/>
          <w:sz w:val="20"/>
          <w:szCs w:val="20"/>
        </w:rPr>
        <w:t xml:space="preserve">Para las distintas fases de producción se considera </w:t>
      </w:r>
      <w:r w:rsidR="00375BB2" w:rsidRPr="007E5BB0">
        <w:rPr>
          <w:rFonts w:ascii="Arial" w:hAnsi="Arial" w:cs="Arial"/>
          <w:color w:val="auto"/>
          <w:sz w:val="20"/>
          <w:szCs w:val="20"/>
        </w:rPr>
        <w:t xml:space="preserve">el empleo de </w:t>
      </w:r>
      <w:r w:rsidR="00FB75B9" w:rsidRPr="007E5BB0">
        <w:rPr>
          <w:rFonts w:ascii="Arial" w:hAnsi="Arial" w:cs="Arial"/>
          <w:color w:val="auto"/>
          <w:sz w:val="20"/>
          <w:szCs w:val="20"/>
        </w:rPr>
        <w:t xml:space="preserve">las instalaciones </w:t>
      </w:r>
      <w:r w:rsidR="000C34B1" w:rsidRPr="007E5BB0">
        <w:rPr>
          <w:rFonts w:ascii="Arial" w:hAnsi="Arial" w:cs="Arial"/>
          <w:color w:val="auto"/>
          <w:sz w:val="20"/>
          <w:szCs w:val="20"/>
        </w:rPr>
        <w:t xml:space="preserve">de Inacap </w:t>
      </w:r>
      <w:r w:rsidR="00CF5A0B" w:rsidRPr="007E5BB0">
        <w:rPr>
          <w:rFonts w:ascii="Arial" w:hAnsi="Arial" w:cs="Arial"/>
          <w:color w:val="auto"/>
          <w:sz w:val="20"/>
          <w:szCs w:val="20"/>
        </w:rPr>
        <w:t xml:space="preserve">en </w:t>
      </w:r>
      <w:r w:rsidR="00161F66" w:rsidRPr="007E5BB0">
        <w:rPr>
          <w:rFonts w:ascii="Arial" w:hAnsi="Arial" w:cs="Arial"/>
          <w:color w:val="auto"/>
          <w:sz w:val="20"/>
          <w:szCs w:val="20"/>
        </w:rPr>
        <w:t>específico</w:t>
      </w:r>
      <w:r w:rsidR="00CF5A0B" w:rsidRPr="007E5BB0">
        <w:rPr>
          <w:rFonts w:ascii="Arial" w:hAnsi="Arial" w:cs="Arial"/>
          <w:color w:val="auto"/>
          <w:sz w:val="20"/>
          <w:szCs w:val="20"/>
        </w:rPr>
        <w:t xml:space="preserve"> </w:t>
      </w:r>
      <w:r w:rsidR="00521858" w:rsidRPr="007E5BB0">
        <w:rPr>
          <w:rFonts w:ascii="Arial" w:hAnsi="Arial" w:cs="Arial"/>
          <w:color w:val="auto"/>
          <w:sz w:val="20"/>
          <w:szCs w:val="20"/>
        </w:rPr>
        <w:t>el FABLAB.</w:t>
      </w:r>
    </w:p>
    <w:p w14:paraId="2D4A2FF9" w14:textId="7F64FD18" w:rsidR="000D1D9B" w:rsidRPr="007E5BB0" w:rsidRDefault="00002A90" w:rsidP="007E5BB0">
      <w:pPr>
        <w:pStyle w:val="Estilo3"/>
        <w:ind w:left="360"/>
        <w:rPr>
          <w:rFonts w:ascii="Arial" w:hAnsi="Arial" w:cs="Arial"/>
          <w:color w:val="auto"/>
          <w:sz w:val="20"/>
          <w:szCs w:val="20"/>
        </w:rPr>
      </w:pPr>
      <w:r w:rsidRPr="007E5BB0">
        <w:rPr>
          <w:rFonts w:ascii="Arial" w:hAnsi="Arial" w:cs="Arial"/>
          <w:color w:val="auto"/>
          <w:sz w:val="20"/>
          <w:szCs w:val="20"/>
        </w:rPr>
        <w:t xml:space="preserve">Se considera también </w:t>
      </w:r>
      <w:r w:rsidR="00955ADE" w:rsidRPr="007E5BB0">
        <w:rPr>
          <w:rFonts w:ascii="Arial" w:hAnsi="Arial" w:cs="Arial"/>
          <w:color w:val="auto"/>
          <w:sz w:val="20"/>
          <w:szCs w:val="20"/>
        </w:rPr>
        <w:t xml:space="preserve">obtención de materiales fungibles </w:t>
      </w:r>
      <w:r w:rsidR="00C854EB" w:rsidRPr="007E5BB0">
        <w:rPr>
          <w:rFonts w:ascii="Arial" w:hAnsi="Arial" w:cs="Arial"/>
          <w:color w:val="auto"/>
          <w:sz w:val="20"/>
          <w:szCs w:val="20"/>
        </w:rPr>
        <w:t>de parte del pañol de INACAP</w:t>
      </w:r>
      <w:r w:rsidR="007E5BB0" w:rsidRPr="007E5BB0">
        <w:rPr>
          <w:rFonts w:ascii="Arial" w:hAnsi="Arial" w:cs="Arial"/>
          <w:color w:val="auto"/>
          <w:sz w:val="20"/>
          <w:szCs w:val="20"/>
        </w:rPr>
        <w:t>.</w:t>
      </w:r>
    </w:p>
    <w:p w14:paraId="24718076" w14:textId="77777777" w:rsidR="00240E0A" w:rsidRPr="007E5BB0" w:rsidRDefault="00240E0A" w:rsidP="007E5BB0">
      <w:pPr>
        <w:pStyle w:val="Estilo3"/>
        <w:ind w:left="360"/>
        <w:rPr>
          <w:rFonts w:ascii="Arial" w:hAnsi="Arial" w:cs="Arial"/>
          <w:color w:val="auto"/>
          <w:sz w:val="20"/>
          <w:szCs w:val="20"/>
        </w:rPr>
      </w:pPr>
    </w:p>
    <w:p w14:paraId="01670BCD" w14:textId="77777777" w:rsidR="00240E0A" w:rsidRDefault="00240E0A" w:rsidP="00A60BDC">
      <w:pPr>
        <w:pStyle w:val="Estilo3"/>
        <w:spacing w:line="360" w:lineRule="auto"/>
        <w:rPr>
          <w:szCs w:val="24"/>
        </w:rPr>
      </w:pPr>
    </w:p>
    <w:p w14:paraId="1D18DC14" w14:textId="77290BC3" w:rsidR="0074348C" w:rsidRDefault="0074348C" w:rsidP="007E70A3">
      <w:pPr>
        <w:pStyle w:val="Ttulo2"/>
      </w:pPr>
      <w:bookmarkStart w:id="84" w:name="_Toc154578527"/>
      <w:r w:rsidRPr="00B356FB">
        <w:t>Distribución de áreas de trabajo</w:t>
      </w:r>
      <w:r w:rsidR="007E70A3">
        <w:t>:</w:t>
      </w:r>
      <w:bookmarkEnd w:id="84"/>
    </w:p>
    <w:p w14:paraId="05AF06F2" w14:textId="77290BC3" w:rsidR="007E70A3" w:rsidRPr="007E70A3" w:rsidRDefault="007E70A3" w:rsidP="00E1597E"/>
    <w:p w14:paraId="6C30ED91" w14:textId="7DB5D50E" w:rsidR="00EF7E24" w:rsidRPr="00231FD4" w:rsidRDefault="00064480" w:rsidP="008236B2">
      <w:pPr>
        <w:pStyle w:val="Estilo3"/>
        <w:numPr>
          <w:ilvl w:val="0"/>
          <w:numId w:val="11"/>
        </w:numPr>
        <w:rPr>
          <w:rFonts w:ascii="Arial" w:hAnsi="Arial" w:cs="Arial"/>
          <w:color w:val="auto"/>
          <w:sz w:val="20"/>
          <w:szCs w:val="20"/>
        </w:rPr>
      </w:pPr>
      <w:r w:rsidRPr="00231FD4">
        <w:rPr>
          <w:rFonts w:ascii="Arial" w:hAnsi="Arial" w:cs="Arial"/>
          <w:color w:val="auto"/>
          <w:sz w:val="20"/>
          <w:szCs w:val="20"/>
        </w:rPr>
        <w:t>Las actividades</w:t>
      </w:r>
      <w:r w:rsidR="00B20951" w:rsidRPr="00231FD4">
        <w:rPr>
          <w:rFonts w:ascii="Arial" w:hAnsi="Arial" w:cs="Arial"/>
          <w:color w:val="auto"/>
          <w:sz w:val="20"/>
          <w:szCs w:val="20"/>
        </w:rPr>
        <w:t xml:space="preserve"> </w:t>
      </w:r>
      <w:r w:rsidR="00474732" w:rsidRPr="00231FD4">
        <w:rPr>
          <w:rFonts w:ascii="Arial" w:hAnsi="Arial" w:cs="Arial"/>
          <w:color w:val="auto"/>
          <w:sz w:val="20"/>
          <w:szCs w:val="20"/>
        </w:rPr>
        <w:t>re</w:t>
      </w:r>
      <w:r w:rsidR="00A13FB2" w:rsidRPr="00231FD4">
        <w:rPr>
          <w:rFonts w:ascii="Arial" w:hAnsi="Arial" w:cs="Arial"/>
          <w:color w:val="auto"/>
          <w:sz w:val="20"/>
          <w:szCs w:val="20"/>
        </w:rPr>
        <w:t xml:space="preserve">lacionadas a la </w:t>
      </w:r>
      <w:r w:rsidR="00FF666F" w:rsidRPr="00231FD4">
        <w:rPr>
          <w:rFonts w:ascii="Arial" w:hAnsi="Arial" w:cs="Arial"/>
          <w:color w:val="auto"/>
          <w:sz w:val="20"/>
          <w:szCs w:val="20"/>
        </w:rPr>
        <w:t>investigación</w:t>
      </w:r>
      <w:r w:rsidR="00780772" w:rsidRPr="00231FD4">
        <w:rPr>
          <w:rFonts w:ascii="Arial" w:hAnsi="Arial" w:cs="Arial"/>
          <w:color w:val="auto"/>
          <w:sz w:val="20"/>
          <w:szCs w:val="20"/>
        </w:rPr>
        <w:t xml:space="preserve">, </w:t>
      </w:r>
      <w:r w:rsidR="00A13FB2" w:rsidRPr="00231FD4">
        <w:rPr>
          <w:rFonts w:ascii="Arial" w:hAnsi="Arial" w:cs="Arial"/>
          <w:color w:val="auto"/>
          <w:sz w:val="20"/>
          <w:szCs w:val="20"/>
        </w:rPr>
        <w:t xml:space="preserve">elaboración del </w:t>
      </w:r>
      <w:r w:rsidRPr="00231FD4">
        <w:rPr>
          <w:rFonts w:ascii="Arial" w:hAnsi="Arial" w:cs="Arial"/>
          <w:color w:val="auto"/>
          <w:sz w:val="20"/>
          <w:szCs w:val="20"/>
        </w:rPr>
        <w:t>informe,</w:t>
      </w:r>
      <w:r w:rsidR="00A13FB2" w:rsidRPr="00231FD4">
        <w:rPr>
          <w:rFonts w:ascii="Arial" w:hAnsi="Arial" w:cs="Arial"/>
          <w:color w:val="auto"/>
          <w:sz w:val="20"/>
          <w:szCs w:val="20"/>
        </w:rPr>
        <w:t xml:space="preserve"> diseño y programación</w:t>
      </w:r>
      <w:r w:rsidR="00A47ACF" w:rsidRPr="00231FD4">
        <w:rPr>
          <w:rFonts w:ascii="Arial" w:hAnsi="Arial" w:cs="Arial"/>
          <w:color w:val="auto"/>
          <w:sz w:val="20"/>
          <w:szCs w:val="20"/>
        </w:rPr>
        <w:t xml:space="preserve"> serán </w:t>
      </w:r>
      <w:r w:rsidRPr="00231FD4">
        <w:rPr>
          <w:rFonts w:ascii="Arial" w:hAnsi="Arial" w:cs="Arial"/>
          <w:color w:val="auto"/>
          <w:sz w:val="20"/>
          <w:szCs w:val="20"/>
        </w:rPr>
        <w:t>efectuadas tanto</w:t>
      </w:r>
      <w:r w:rsidR="003245FA" w:rsidRPr="00231FD4">
        <w:rPr>
          <w:rFonts w:ascii="Arial" w:hAnsi="Arial" w:cs="Arial"/>
          <w:color w:val="auto"/>
          <w:sz w:val="20"/>
          <w:szCs w:val="20"/>
        </w:rPr>
        <w:t xml:space="preserve"> en la sala de clase como </w:t>
      </w:r>
      <w:r w:rsidR="00EF7E24" w:rsidRPr="00231FD4">
        <w:rPr>
          <w:rFonts w:ascii="Arial" w:hAnsi="Arial" w:cs="Arial"/>
          <w:color w:val="auto"/>
          <w:sz w:val="20"/>
          <w:szCs w:val="20"/>
        </w:rPr>
        <w:t xml:space="preserve">estudios propios de los </w:t>
      </w:r>
      <w:r w:rsidR="00782D44" w:rsidRPr="00231FD4">
        <w:rPr>
          <w:rFonts w:ascii="Arial" w:hAnsi="Arial" w:cs="Arial"/>
          <w:color w:val="auto"/>
          <w:sz w:val="20"/>
          <w:szCs w:val="20"/>
        </w:rPr>
        <w:t>integrantes de</w:t>
      </w:r>
      <w:r w:rsidR="00EF7E24" w:rsidRPr="00231FD4">
        <w:rPr>
          <w:rFonts w:ascii="Arial" w:hAnsi="Arial" w:cs="Arial"/>
          <w:color w:val="auto"/>
          <w:sz w:val="20"/>
          <w:szCs w:val="20"/>
        </w:rPr>
        <w:t xml:space="preserve"> este </w:t>
      </w:r>
      <w:r w:rsidR="00782D44" w:rsidRPr="00231FD4">
        <w:rPr>
          <w:rFonts w:ascii="Arial" w:hAnsi="Arial" w:cs="Arial"/>
          <w:color w:val="auto"/>
          <w:sz w:val="20"/>
          <w:szCs w:val="20"/>
        </w:rPr>
        <w:t>proyecto.</w:t>
      </w:r>
    </w:p>
    <w:p w14:paraId="4B1025CF" w14:textId="77777777" w:rsidR="00782D44" w:rsidRPr="00231FD4" w:rsidRDefault="00782D44" w:rsidP="00E1597E">
      <w:pPr>
        <w:pStyle w:val="Estilo3"/>
        <w:rPr>
          <w:rFonts w:ascii="Arial" w:hAnsi="Arial" w:cs="Arial"/>
          <w:color w:val="auto"/>
          <w:sz w:val="20"/>
          <w:szCs w:val="20"/>
        </w:rPr>
      </w:pPr>
    </w:p>
    <w:p w14:paraId="280E6D92" w14:textId="113C1664" w:rsidR="00322CDC" w:rsidRPr="00231FD4" w:rsidRDefault="00EF7E24" w:rsidP="008236B2">
      <w:pPr>
        <w:pStyle w:val="Estilo3"/>
        <w:numPr>
          <w:ilvl w:val="0"/>
          <w:numId w:val="11"/>
        </w:numPr>
        <w:rPr>
          <w:rFonts w:ascii="Arial" w:hAnsi="Arial" w:cs="Arial"/>
          <w:color w:val="auto"/>
          <w:sz w:val="18"/>
          <w:szCs w:val="18"/>
          <w:lang w:val="es-ES" w:eastAsia="es-CL"/>
        </w:rPr>
      </w:pPr>
      <w:r w:rsidRPr="00231FD4">
        <w:rPr>
          <w:rFonts w:ascii="Arial" w:hAnsi="Arial" w:cs="Arial"/>
          <w:color w:val="auto"/>
          <w:sz w:val="20"/>
          <w:szCs w:val="20"/>
        </w:rPr>
        <w:t xml:space="preserve">La </w:t>
      </w:r>
      <w:r w:rsidR="00064480" w:rsidRPr="00231FD4">
        <w:rPr>
          <w:rFonts w:ascii="Arial" w:hAnsi="Arial" w:cs="Arial"/>
          <w:color w:val="auto"/>
          <w:sz w:val="20"/>
          <w:szCs w:val="20"/>
        </w:rPr>
        <w:t>implementación,</w:t>
      </w:r>
      <w:r w:rsidRPr="00231FD4">
        <w:rPr>
          <w:rFonts w:ascii="Arial" w:hAnsi="Arial" w:cs="Arial"/>
          <w:color w:val="auto"/>
          <w:sz w:val="20"/>
          <w:szCs w:val="20"/>
        </w:rPr>
        <w:t xml:space="preserve"> </w:t>
      </w:r>
      <w:r w:rsidR="00064480" w:rsidRPr="00231FD4">
        <w:rPr>
          <w:rFonts w:ascii="Arial" w:hAnsi="Arial" w:cs="Arial"/>
          <w:color w:val="auto"/>
          <w:sz w:val="20"/>
          <w:szCs w:val="20"/>
        </w:rPr>
        <w:t>testeo,</w:t>
      </w:r>
      <w:r w:rsidRPr="00231FD4">
        <w:rPr>
          <w:rFonts w:ascii="Arial" w:hAnsi="Arial" w:cs="Arial"/>
          <w:color w:val="auto"/>
          <w:sz w:val="20"/>
          <w:szCs w:val="20"/>
        </w:rPr>
        <w:t xml:space="preserve"> y elaboración practica </w:t>
      </w:r>
      <w:r w:rsidR="0094798C" w:rsidRPr="00231FD4">
        <w:rPr>
          <w:rFonts w:ascii="Arial" w:hAnsi="Arial" w:cs="Arial"/>
          <w:color w:val="auto"/>
          <w:sz w:val="20"/>
          <w:szCs w:val="20"/>
        </w:rPr>
        <w:t xml:space="preserve">será realizada en los </w:t>
      </w:r>
      <w:r w:rsidR="00064480" w:rsidRPr="00231FD4">
        <w:rPr>
          <w:rFonts w:ascii="Arial" w:hAnsi="Arial" w:cs="Arial"/>
          <w:color w:val="auto"/>
          <w:sz w:val="20"/>
          <w:szCs w:val="20"/>
        </w:rPr>
        <w:t>laboratorios y</w:t>
      </w:r>
      <w:r w:rsidR="00DF71DA" w:rsidRPr="00231FD4">
        <w:rPr>
          <w:rFonts w:ascii="Arial" w:hAnsi="Arial" w:cs="Arial"/>
          <w:color w:val="auto"/>
          <w:sz w:val="20"/>
          <w:szCs w:val="20"/>
        </w:rPr>
        <w:t xml:space="preserve"> </w:t>
      </w:r>
      <w:r w:rsidR="00064480" w:rsidRPr="00231FD4">
        <w:rPr>
          <w:rFonts w:ascii="Arial" w:hAnsi="Arial" w:cs="Arial"/>
          <w:color w:val="auto"/>
          <w:sz w:val="20"/>
          <w:szCs w:val="20"/>
        </w:rPr>
        <w:t>FABLAB de</w:t>
      </w:r>
      <w:r w:rsidR="0094798C" w:rsidRPr="00231FD4">
        <w:rPr>
          <w:rFonts w:ascii="Arial" w:hAnsi="Arial" w:cs="Arial"/>
          <w:color w:val="auto"/>
          <w:sz w:val="20"/>
          <w:szCs w:val="20"/>
        </w:rPr>
        <w:t xml:space="preserve"> </w:t>
      </w:r>
      <w:r w:rsidR="00064480" w:rsidRPr="00231FD4">
        <w:rPr>
          <w:rFonts w:ascii="Arial" w:hAnsi="Arial" w:cs="Arial"/>
          <w:color w:val="auto"/>
          <w:sz w:val="20"/>
          <w:szCs w:val="20"/>
        </w:rPr>
        <w:t>INACAP.</w:t>
      </w:r>
    </w:p>
    <w:p w14:paraId="4B30EE87" w14:textId="77777777" w:rsidR="005459E7" w:rsidRDefault="005459E7" w:rsidP="005459E7">
      <w:pPr>
        <w:pStyle w:val="Prrafodelista"/>
        <w:rPr>
          <w:rFonts w:ascii="Arial" w:hAnsi="Arial" w:cs="Arial"/>
          <w:color w:val="auto"/>
          <w:sz w:val="22"/>
          <w:szCs w:val="22"/>
          <w:lang w:val="es-ES" w:eastAsia="es-CL"/>
        </w:rPr>
      </w:pPr>
    </w:p>
    <w:p w14:paraId="791C3BD9" w14:textId="77777777" w:rsidR="005459E7" w:rsidRDefault="005459E7" w:rsidP="005459E7">
      <w:pPr>
        <w:pStyle w:val="Estilo3"/>
        <w:spacing w:line="360" w:lineRule="auto"/>
        <w:rPr>
          <w:rFonts w:ascii="Arial" w:hAnsi="Arial" w:cs="Arial"/>
          <w:color w:val="auto"/>
          <w:sz w:val="22"/>
          <w:szCs w:val="22"/>
          <w:lang w:val="es-ES" w:eastAsia="es-CL"/>
        </w:rPr>
      </w:pPr>
    </w:p>
    <w:p w14:paraId="08229054" w14:textId="77777777" w:rsidR="005459E7" w:rsidRPr="003F0B58" w:rsidRDefault="005459E7" w:rsidP="005459E7">
      <w:pPr>
        <w:pStyle w:val="Estilo3"/>
        <w:spacing w:line="360" w:lineRule="auto"/>
        <w:rPr>
          <w:rFonts w:ascii="Arial" w:hAnsi="Arial" w:cs="Arial"/>
          <w:color w:val="auto"/>
          <w:sz w:val="22"/>
          <w:szCs w:val="22"/>
          <w:lang w:val="es-ES" w:eastAsia="es-CL"/>
        </w:rPr>
      </w:pPr>
    </w:p>
    <w:p w14:paraId="09C77572" w14:textId="77777777" w:rsidR="000A6561" w:rsidRDefault="000A6561" w:rsidP="00322CDC"/>
    <w:p w14:paraId="3698FC0F" w14:textId="77777777" w:rsidR="000A6561" w:rsidRDefault="000A6561" w:rsidP="00322CDC"/>
    <w:p w14:paraId="060FEC13" w14:textId="77777777" w:rsidR="00240E0A" w:rsidRDefault="00240E0A" w:rsidP="00322CDC"/>
    <w:p w14:paraId="08D7E3CD" w14:textId="77777777" w:rsidR="00240E0A" w:rsidRDefault="00240E0A" w:rsidP="00322CDC"/>
    <w:p w14:paraId="2004F284" w14:textId="77777777" w:rsidR="00240E0A" w:rsidRDefault="00240E0A" w:rsidP="00322CDC"/>
    <w:p w14:paraId="23E859E8" w14:textId="77777777" w:rsidR="00240E0A" w:rsidRDefault="00240E0A" w:rsidP="00322CDC"/>
    <w:p w14:paraId="2BFDE014" w14:textId="77777777" w:rsidR="00240E0A" w:rsidRDefault="00240E0A" w:rsidP="00322CDC"/>
    <w:p w14:paraId="5EFD7DAC" w14:textId="77777777" w:rsidR="00240E0A" w:rsidRDefault="00240E0A" w:rsidP="00322CDC"/>
    <w:p w14:paraId="362DCD68" w14:textId="77777777" w:rsidR="00240E0A" w:rsidRDefault="00240E0A" w:rsidP="00322CDC"/>
    <w:p w14:paraId="76315C3F" w14:textId="77777777" w:rsidR="00240E0A" w:rsidRDefault="00240E0A" w:rsidP="00322CDC"/>
    <w:p w14:paraId="7F73A4A7" w14:textId="77777777" w:rsidR="00240E0A" w:rsidRDefault="00240E0A" w:rsidP="00322CDC"/>
    <w:p w14:paraId="161CC01E" w14:textId="77777777" w:rsidR="00240E0A" w:rsidRDefault="00240E0A" w:rsidP="00322CDC"/>
    <w:p w14:paraId="0AD0F41D" w14:textId="77777777" w:rsidR="00C57D92" w:rsidRDefault="00C57D92" w:rsidP="00322CDC"/>
    <w:p w14:paraId="68650DDE" w14:textId="77777777" w:rsidR="004A7D02" w:rsidRDefault="004A7D02" w:rsidP="00322CDC"/>
    <w:p w14:paraId="2082455E" w14:textId="770F7770" w:rsidR="00831925" w:rsidRDefault="00E1597E" w:rsidP="00831925">
      <w:pPr>
        <w:pStyle w:val="Ttulo3"/>
      </w:pPr>
      <w:bookmarkStart w:id="85" w:name="_Toc154578528"/>
      <w:r>
        <w:lastRenderedPageBreak/>
        <w:t>Ingeniería Básica</w:t>
      </w:r>
      <w:bookmarkEnd w:id="85"/>
    </w:p>
    <w:p w14:paraId="3598993E" w14:textId="77777777" w:rsidR="00890910" w:rsidRPr="00890910" w:rsidRDefault="00890910" w:rsidP="00890910"/>
    <w:p w14:paraId="448CF124" w14:textId="6DB2DDCF" w:rsidR="009665D5" w:rsidRDefault="004C5C3D" w:rsidP="009665D5">
      <w:pPr>
        <w:pStyle w:val="Ttulo2"/>
        <w:rPr>
          <w:rFonts w:eastAsiaTheme="minorHAnsi"/>
          <w:lang w:eastAsia="en-US" w:bidi="ar-SA"/>
        </w:rPr>
      </w:pPr>
      <w:bookmarkStart w:id="86" w:name="_Toc154578529"/>
      <w:r w:rsidRPr="00890910">
        <w:rPr>
          <w:rFonts w:eastAsiaTheme="minorHAnsi"/>
          <w:lang w:eastAsia="en-US" w:bidi="ar-SA"/>
        </w:rPr>
        <w:t>Alcance del proyecto.</w:t>
      </w:r>
      <w:bookmarkEnd w:id="86"/>
    </w:p>
    <w:p w14:paraId="7CD7D42F" w14:textId="77777777" w:rsidR="009665D5" w:rsidRDefault="009665D5" w:rsidP="00FA4F5A">
      <w:pPr>
        <w:jc w:val="both"/>
        <w:rPr>
          <w:rFonts w:eastAsiaTheme="minorHAnsi"/>
          <w:lang w:eastAsia="en-US" w:bidi="ar-SA"/>
        </w:rPr>
      </w:pPr>
    </w:p>
    <w:p w14:paraId="741D66FC" w14:textId="7667ABDA" w:rsidR="009665D5" w:rsidRDefault="00E76BC8" w:rsidP="00FA4F5A">
      <w:pPr>
        <w:jc w:val="both"/>
        <w:rPr>
          <w:rFonts w:ascii="Arial" w:eastAsiaTheme="minorHAnsi" w:hAnsi="Arial" w:cs="Arial"/>
          <w:sz w:val="20"/>
          <w:szCs w:val="20"/>
          <w:lang w:eastAsia="en-US" w:bidi="ar-SA"/>
        </w:rPr>
      </w:pPr>
      <w:r w:rsidRPr="00FA4F5A">
        <w:rPr>
          <w:rFonts w:ascii="Arial" w:eastAsiaTheme="minorHAnsi" w:hAnsi="Arial" w:cs="Arial"/>
          <w:sz w:val="20"/>
          <w:szCs w:val="20"/>
          <w:lang w:eastAsia="en-US" w:bidi="ar-SA"/>
        </w:rPr>
        <w:t xml:space="preserve">El proyecto consiste en </w:t>
      </w:r>
      <w:r w:rsidR="00D52EFB" w:rsidRPr="00FA4F5A">
        <w:rPr>
          <w:rFonts w:ascii="Arial" w:eastAsiaTheme="minorHAnsi" w:hAnsi="Arial" w:cs="Arial"/>
          <w:sz w:val="20"/>
          <w:szCs w:val="20"/>
          <w:lang w:eastAsia="en-US" w:bidi="ar-SA"/>
        </w:rPr>
        <w:t>diseñar,</w:t>
      </w:r>
      <w:r w:rsidRPr="00FA4F5A">
        <w:rPr>
          <w:rFonts w:ascii="Arial" w:eastAsiaTheme="minorHAnsi" w:hAnsi="Arial" w:cs="Arial"/>
          <w:sz w:val="20"/>
          <w:szCs w:val="20"/>
          <w:lang w:eastAsia="en-US" w:bidi="ar-SA"/>
        </w:rPr>
        <w:t xml:space="preserve"> desarrollar e implementar un sistema </w:t>
      </w:r>
      <w:r w:rsidR="00B92DA9" w:rsidRPr="00FA4F5A">
        <w:rPr>
          <w:rFonts w:ascii="Arial" w:eastAsiaTheme="minorHAnsi" w:hAnsi="Arial" w:cs="Arial"/>
          <w:sz w:val="20"/>
          <w:szCs w:val="20"/>
          <w:lang w:eastAsia="en-US" w:bidi="ar-SA"/>
        </w:rPr>
        <w:t xml:space="preserve">de corrección del factor de potencia utilizando lógica </w:t>
      </w:r>
      <w:r w:rsidR="00D52EFB" w:rsidRPr="00FA4F5A">
        <w:rPr>
          <w:rFonts w:ascii="Arial" w:eastAsiaTheme="minorHAnsi" w:hAnsi="Arial" w:cs="Arial"/>
          <w:sz w:val="20"/>
          <w:szCs w:val="20"/>
          <w:lang w:eastAsia="en-US" w:bidi="ar-SA"/>
        </w:rPr>
        <w:t>difusa,</w:t>
      </w:r>
      <w:r w:rsidR="00B92DA9" w:rsidRPr="00FA4F5A">
        <w:rPr>
          <w:rFonts w:ascii="Arial" w:eastAsiaTheme="minorHAnsi" w:hAnsi="Arial" w:cs="Arial"/>
          <w:sz w:val="20"/>
          <w:szCs w:val="20"/>
          <w:lang w:eastAsia="en-US" w:bidi="ar-SA"/>
        </w:rPr>
        <w:t xml:space="preserve"> utilizando un microcontrolador pic</w:t>
      </w:r>
      <w:r w:rsidR="00A84712" w:rsidRPr="00FA4F5A">
        <w:rPr>
          <w:rFonts w:ascii="Arial" w:eastAsiaTheme="minorHAnsi" w:hAnsi="Arial" w:cs="Arial"/>
          <w:sz w:val="20"/>
          <w:szCs w:val="20"/>
          <w:lang w:eastAsia="en-US" w:bidi="ar-SA"/>
        </w:rPr>
        <w:t xml:space="preserve">18f4550 en una red eléctrica </w:t>
      </w:r>
      <w:r w:rsidR="00671DF1" w:rsidRPr="00FA4F5A">
        <w:rPr>
          <w:rFonts w:ascii="Arial" w:eastAsiaTheme="minorHAnsi" w:hAnsi="Arial" w:cs="Arial"/>
          <w:sz w:val="20"/>
          <w:szCs w:val="20"/>
          <w:lang w:eastAsia="en-US" w:bidi="ar-SA"/>
        </w:rPr>
        <w:t xml:space="preserve">(monofásica /trifásica), de uso </w:t>
      </w:r>
      <w:r w:rsidR="00250B1C" w:rsidRPr="00FA4F5A">
        <w:rPr>
          <w:rFonts w:ascii="Arial" w:eastAsiaTheme="minorHAnsi" w:hAnsi="Arial" w:cs="Arial"/>
          <w:sz w:val="20"/>
          <w:szCs w:val="20"/>
          <w:lang w:eastAsia="en-US" w:bidi="ar-SA"/>
        </w:rPr>
        <w:t>general,</w:t>
      </w:r>
      <w:r w:rsidR="00152434" w:rsidRPr="00FA4F5A">
        <w:rPr>
          <w:rFonts w:ascii="Arial" w:eastAsiaTheme="minorHAnsi" w:hAnsi="Arial" w:cs="Arial"/>
          <w:sz w:val="20"/>
          <w:szCs w:val="20"/>
          <w:lang w:eastAsia="en-US" w:bidi="ar-SA"/>
        </w:rPr>
        <w:t xml:space="preserve"> </w:t>
      </w:r>
      <w:r w:rsidR="00B61B0F" w:rsidRPr="00FA4F5A">
        <w:rPr>
          <w:rFonts w:ascii="Arial" w:eastAsiaTheme="minorHAnsi" w:hAnsi="Arial" w:cs="Arial"/>
          <w:sz w:val="20"/>
          <w:szCs w:val="20"/>
          <w:lang w:eastAsia="en-US" w:bidi="ar-SA"/>
        </w:rPr>
        <w:t>mejorando la eficiencia e</w:t>
      </w:r>
      <w:r w:rsidR="00DF2589" w:rsidRPr="00FA4F5A">
        <w:rPr>
          <w:rFonts w:ascii="Arial" w:eastAsiaTheme="minorHAnsi" w:hAnsi="Arial" w:cs="Arial"/>
          <w:sz w:val="20"/>
          <w:szCs w:val="20"/>
          <w:lang w:eastAsia="en-US" w:bidi="ar-SA"/>
        </w:rPr>
        <w:t xml:space="preserve">n la transferencia de energía </w:t>
      </w:r>
      <w:r w:rsidR="00032222" w:rsidRPr="00FA4F5A">
        <w:rPr>
          <w:rFonts w:ascii="Arial" w:eastAsiaTheme="minorHAnsi" w:hAnsi="Arial" w:cs="Arial"/>
          <w:sz w:val="20"/>
          <w:szCs w:val="20"/>
          <w:lang w:eastAsia="en-US" w:bidi="ar-SA"/>
        </w:rPr>
        <w:t>eléctrica,</w:t>
      </w:r>
      <w:r w:rsidR="00DF2589" w:rsidRPr="00FA4F5A">
        <w:rPr>
          <w:rFonts w:ascii="Arial" w:eastAsiaTheme="minorHAnsi" w:hAnsi="Arial" w:cs="Arial"/>
          <w:sz w:val="20"/>
          <w:szCs w:val="20"/>
          <w:lang w:eastAsia="en-US" w:bidi="ar-SA"/>
        </w:rPr>
        <w:t xml:space="preserve"> reduciendo la cantidad de potencia </w:t>
      </w:r>
      <w:r w:rsidR="00F14052" w:rsidRPr="00FA4F5A">
        <w:rPr>
          <w:rFonts w:ascii="Arial" w:eastAsiaTheme="minorHAnsi" w:hAnsi="Arial" w:cs="Arial"/>
          <w:sz w:val="20"/>
          <w:szCs w:val="20"/>
          <w:lang w:eastAsia="en-US" w:bidi="ar-SA"/>
        </w:rPr>
        <w:t xml:space="preserve">reactiva y </w:t>
      </w:r>
      <w:r w:rsidR="00001316">
        <w:rPr>
          <w:rFonts w:ascii="Arial" w:eastAsiaTheme="minorHAnsi" w:hAnsi="Arial" w:cs="Arial"/>
          <w:sz w:val="20"/>
          <w:szCs w:val="20"/>
          <w:lang w:eastAsia="en-US" w:bidi="ar-SA"/>
        </w:rPr>
        <w:t>corrigiendo</w:t>
      </w:r>
      <w:r w:rsidR="00B623A6">
        <w:rPr>
          <w:rFonts w:ascii="Arial" w:eastAsiaTheme="minorHAnsi" w:hAnsi="Arial" w:cs="Arial"/>
          <w:sz w:val="20"/>
          <w:szCs w:val="20"/>
          <w:lang w:eastAsia="en-US" w:bidi="ar-SA"/>
        </w:rPr>
        <w:t xml:space="preserve"> </w:t>
      </w:r>
      <w:r w:rsidR="00F14052" w:rsidRPr="00FA4F5A">
        <w:rPr>
          <w:rFonts w:ascii="Arial" w:eastAsiaTheme="minorHAnsi" w:hAnsi="Arial" w:cs="Arial"/>
          <w:sz w:val="20"/>
          <w:szCs w:val="20"/>
          <w:lang w:eastAsia="en-US" w:bidi="ar-SA"/>
        </w:rPr>
        <w:t>el factor de potencia al nivel deseado.</w:t>
      </w:r>
    </w:p>
    <w:p w14:paraId="414E0FB6" w14:textId="77777777" w:rsidR="00B623A6" w:rsidRDefault="00B623A6" w:rsidP="00FA4F5A">
      <w:pPr>
        <w:jc w:val="both"/>
        <w:rPr>
          <w:rFonts w:ascii="Arial" w:eastAsiaTheme="minorHAnsi" w:hAnsi="Arial" w:cs="Arial"/>
          <w:sz w:val="20"/>
          <w:szCs w:val="20"/>
          <w:lang w:eastAsia="en-US" w:bidi="ar-SA"/>
        </w:rPr>
      </w:pPr>
    </w:p>
    <w:p w14:paraId="0320B0AF" w14:textId="0758F389" w:rsidR="00B623A6" w:rsidRDefault="00B623A6" w:rsidP="00FA4F5A">
      <w:pPr>
        <w:jc w:val="both"/>
        <w:rPr>
          <w:rFonts w:ascii="Arial" w:eastAsiaTheme="minorHAnsi" w:hAnsi="Arial" w:cs="Arial"/>
          <w:sz w:val="20"/>
          <w:szCs w:val="20"/>
          <w:lang w:eastAsia="en-US" w:bidi="ar-SA"/>
        </w:rPr>
      </w:pPr>
    </w:p>
    <w:p w14:paraId="7636FD13" w14:textId="77777777" w:rsidR="00BF0232" w:rsidRPr="00BF0232" w:rsidRDefault="00BF0232" w:rsidP="00E61FA1">
      <w:pPr>
        <w:pStyle w:val="Prrafodelista"/>
        <w:numPr>
          <w:ilvl w:val="0"/>
          <w:numId w:val="14"/>
        </w:numPr>
        <w:jc w:val="both"/>
        <w:rPr>
          <w:rFonts w:ascii="Arial" w:eastAsiaTheme="minorHAnsi" w:hAnsi="Arial" w:cs="Arial"/>
          <w:sz w:val="20"/>
          <w:szCs w:val="20"/>
          <w:lang w:eastAsia="en-US" w:bidi="ar-SA"/>
        </w:rPr>
      </w:pPr>
      <w:r w:rsidRPr="00BF0232">
        <w:rPr>
          <w:rFonts w:ascii="Arial" w:eastAsiaTheme="minorHAnsi" w:hAnsi="Arial" w:cs="Arial"/>
          <w:sz w:val="20"/>
          <w:szCs w:val="20"/>
          <w:lang w:eastAsia="en-US" w:bidi="ar-SA"/>
        </w:rPr>
        <w:t>El sistema de corrección del factor de potencia operara de forma continua y automatizada, monitoreando constantemente la red eléctrica y realizando ajustes según sea necesario, garantizando una corrección constante y eficiente del factor de potencia.</w:t>
      </w:r>
    </w:p>
    <w:p w14:paraId="3697A748" w14:textId="77777777" w:rsidR="00BF0232" w:rsidRDefault="00BF0232" w:rsidP="00BF0232">
      <w:pPr>
        <w:jc w:val="both"/>
        <w:rPr>
          <w:rFonts w:ascii="Arial" w:eastAsiaTheme="minorHAnsi" w:hAnsi="Arial" w:cs="Arial"/>
          <w:sz w:val="20"/>
          <w:szCs w:val="20"/>
          <w:lang w:eastAsia="en-US" w:bidi="ar-SA"/>
        </w:rPr>
      </w:pPr>
    </w:p>
    <w:p w14:paraId="72F945DA" w14:textId="77777777" w:rsidR="00BF0232" w:rsidRPr="00BF0232" w:rsidRDefault="00BF0232" w:rsidP="00E61FA1">
      <w:pPr>
        <w:pStyle w:val="Prrafodelista"/>
        <w:numPr>
          <w:ilvl w:val="0"/>
          <w:numId w:val="14"/>
        </w:numPr>
        <w:jc w:val="both"/>
        <w:rPr>
          <w:rFonts w:ascii="Arial" w:eastAsiaTheme="minorHAnsi" w:hAnsi="Arial" w:cs="Arial"/>
          <w:sz w:val="20"/>
          <w:szCs w:val="20"/>
          <w:lang w:eastAsia="en-US" w:bidi="ar-SA"/>
        </w:rPr>
      </w:pPr>
      <w:r w:rsidRPr="00BF0232">
        <w:rPr>
          <w:rFonts w:ascii="Arial" w:eastAsiaTheme="minorHAnsi" w:hAnsi="Arial" w:cs="Arial"/>
          <w:sz w:val="20"/>
          <w:szCs w:val="20"/>
          <w:lang w:eastAsia="en-US" w:bidi="ar-SA"/>
        </w:rPr>
        <w:t>Midiendo en tiempo real la corriente y el voltaje para calcular el factor de potencia actual. Estos datos se actualizan periódicamente para tener una evaluación precisa de la red eléctrica.</w:t>
      </w:r>
    </w:p>
    <w:p w14:paraId="5FF9AE16" w14:textId="77777777" w:rsidR="00BF0232" w:rsidRDefault="00BF0232" w:rsidP="00BF0232">
      <w:pPr>
        <w:jc w:val="both"/>
        <w:rPr>
          <w:rFonts w:ascii="Arial" w:eastAsiaTheme="minorHAnsi" w:hAnsi="Arial" w:cs="Arial"/>
          <w:sz w:val="20"/>
          <w:szCs w:val="20"/>
          <w:lang w:eastAsia="en-US" w:bidi="ar-SA"/>
        </w:rPr>
      </w:pPr>
    </w:p>
    <w:p w14:paraId="08985F6E" w14:textId="77777777" w:rsidR="00BF0232" w:rsidRPr="00BF0232" w:rsidRDefault="00BF0232" w:rsidP="00E61FA1">
      <w:pPr>
        <w:pStyle w:val="Prrafodelista"/>
        <w:numPr>
          <w:ilvl w:val="0"/>
          <w:numId w:val="14"/>
        </w:numPr>
        <w:jc w:val="both"/>
        <w:rPr>
          <w:rFonts w:ascii="Arial" w:eastAsiaTheme="minorHAnsi" w:hAnsi="Arial" w:cs="Arial"/>
          <w:sz w:val="20"/>
          <w:szCs w:val="20"/>
          <w:lang w:eastAsia="en-US" w:bidi="ar-SA"/>
        </w:rPr>
      </w:pPr>
      <w:r w:rsidRPr="00BF0232">
        <w:rPr>
          <w:rFonts w:ascii="Arial" w:eastAsiaTheme="minorHAnsi" w:hAnsi="Arial" w:cs="Arial"/>
          <w:sz w:val="20"/>
          <w:szCs w:val="20"/>
          <w:lang w:eastAsia="en-US" w:bidi="ar-SA"/>
        </w:rPr>
        <w:t xml:space="preserve">Utilizando lógica difusa para calcular la cantidad de corrección necesaria, esta lógica se adapta a condiciones cambiantes de la carga eléctrica que permitirá ajustes graduales para evitar sobre correcciones </w:t>
      </w:r>
    </w:p>
    <w:p w14:paraId="41A76F8A" w14:textId="77777777" w:rsidR="00D52EFB" w:rsidRDefault="00D52EFB" w:rsidP="00FA4F5A">
      <w:pPr>
        <w:jc w:val="both"/>
        <w:rPr>
          <w:rFonts w:ascii="Arial" w:eastAsiaTheme="minorHAnsi" w:hAnsi="Arial" w:cs="Arial"/>
          <w:sz w:val="20"/>
          <w:szCs w:val="20"/>
          <w:lang w:eastAsia="en-US" w:bidi="ar-SA"/>
        </w:rPr>
      </w:pPr>
    </w:p>
    <w:p w14:paraId="3C941AA0" w14:textId="77777777" w:rsidR="0081707D" w:rsidRDefault="0081707D" w:rsidP="0081707D">
      <w:pPr>
        <w:rPr>
          <w:rFonts w:ascii="Arial" w:hAnsi="Arial" w:cs="Arial"/>
          <w:sz w:val="20"/>
          <w:szCs w:val="20"/>
        </w:rPr>
      </w:pPr>
      <w:r w:rsidRPr="0081707D">
        <w:rPr>
          <w:rFonts w:ascii="Arial" w:hAnsi="Arial" w:cs="Arial"/>
          <w:sz w:val="20"/>
          <w:szCs w:val="20"/>
        </w:rPr>
        <w:t>Para implementar y desarrollar esta idea, en una primera instancia, el proyecto se llevará a cabo a escala con el propósito de su desarrollo y testeo. Por esta razón, se realizarán algunas modificaciones en los componentes mencionados a continuación:</w:t>
      </w:r>
    </w:p>
    <w:p w14:paraId="3BB8B151" w14:textId="77777777" w:rsidR="0081707D" w:rsidRPr="0081707D" w:rsidRDefault="0081707D" w:rsidP="0081707D">
      <w:pPr>
        <w:rPr>
          <w:rFonts w:ascii="Arial" w:hAnsi="Arial" w:cs="Arial"/>
          <w:sz w:val="20"/>
          <w:szCs w:val="20"/>
        </w:rPr>
      </w:pPr>
    </w:p>
    <w:p w14:paraId="18CE36AE" w14:textId="77777777" w:rsidR="0081707D" w:rsidRPr="0081707D" w:rsidRDefault="0081707D" w:rsidP="0081707D">
      <w:pPr>
        <w:pStyle w:val="Prrafodelista"/>
        <w:numPr>
          <w:ilvl w:val="0"/>
          <w:numId w:val="23"/>
        </w:numPr>
        <w:rPr>
          <w:rFonts w:ascii="Arial" w:hAnsi="Arial" w:cs="Arial"/>
          <w:sz w:val="20"/>
          <w:szCs w:val="20"/>
        </w:rPr>
      </w:pPr>
      <w:r w:rsidRPr="0081707D">
        <w:rPr>
          <w:rFonts w:ascii="Arial" w:hAnsi="Arial" w:cs="Arial"/>
          <w:sz w:val="20"/>
          <w:szCs w:val="20"/>
        </w:rPr>
        <w:t>Reemplazaremos los contactores por relés.</w:t>
      </w:r>
    </w:p>
    <w:p w14:paraId="3A1480C9" w14:textId="77777777" w:rsidR="0081707D" w:rsidRPr="0081707D" w:rsidRDefault="0081707D" w:rsidP="0081707D">
      <w:pPr>
        <w:pStyle w:val="Prrafodelista"/>
        <w:numPr>
          <w:ilvl w:val="0"/>
          <w:numId w:val="23"/>
        </w:numPr>
        <w:rPr>
          <w:rFonts w:ascii="Arial" w:hAnsi="Arial" w:cs="Arial"/>
          <w:sz w:val="20"/>
          <w:szCs w:val="20"/>
        </w:rPr>
      </w:pPr>
      <w:r w:rsidRPr="0081707D">
        <w:rPr>
          <w:rFonts w:ascii="Arial" w:hAnsi="Arial" w:cs="Arial"/>
          <w:sz w:val="20"/>
          <w:szCs w:val="20"/>
        </w:rPr>
        <w:t>Sustituiremos el banco de capacitores por capacitores de 250V de alto voltaje.</w:t>
      </w:r>
    </w:p>
    <w:p w14:paraId="766BC43E" w14:textId="77777777" w:rsidR="0081707D" w:rsidRPr="0081707D" w:rsidRDefault="0081707D" w:rsidP="0081707D">
      <w:pPr>
        <w:rPr>
          <w:rFonts w:ascii="Arial" w:hAnsi="Arial" w:cs="Arial"/>
          <w:sz w:val="20"/>
          <w:szCs w:val="20"/>
        </w:rPr>
      </w:pPr>
    </w:p>
    <w:p w14:paraId="3F9D751D" w14:textId="77777777" w:rsidR="0081707D" w:rsidRDefault="0081707D" w:rsidP="0081707D">
      <w:pPr>
        <w:rPr>
          <w:rFonts w:ascii="Arial" w:hAnsi="Arial" w:cs="Arial"/>
          <w:sz w:val="20"/>
          <w:szCs w:val="20"/>
        </w:rPr>
      </w:pPr>
      <w:r w:rsidRPr="0081707D">
        <w:rPr>
          <w:rFonts w:ascii="Arial" w:hAnsi="Arial" w:cs="Arial"/>
          <w:sz w:val="20"/>
          <w:szCs w:val="20"/>
        </w:rPr>
        <w:t>El prototipo del proyecto estará compuesto por una etapa de censado de voltaje, corriente y el cálculo del factor de potencia. En esta etapa inicial, el enfoque estará en una red monofásica. Sin embargo, se contempla la posibilidad de escalar el proyecto a una red trifásica en etapas posteriores.</w:t>
      </w:r>
    </w:p>
    <w:p w14:paraId="7885B8A8" w14:textId="77777777" w:rsidR="0081707D" w:rsidRPr="0081707D" w:rsidRDefault="0081707D" w:rsidP="0081707D">
      <w:pPr>
        <w:rPr>
          <w:rFonts w:ascii="Arial" w:hAnsi="Arial" w:cs="Arial"/>
          <w:sz w:val="20"/>
          <w:szCs w:val="20"/>
        </w:rPr>
      </w:pPr>
    </w:p>
    <w:p w14:paraId="6DE45E9F" w14:textId="5669531E" w:rsidR="00564D2A" w:rsidRDefault="0081707D" w:rsidP="0081707D">
      <w:pPr>
        <w:rPr>
          <w:rFonts w:ascii="Arial" w:hAnsi="Arial" w:cs="Arial"/>
          <w:sz w:val="20"/>
          <w:szCs w:val="20"/>
        </w:rPr>
      </w:pPr>
      <w:r w:rsidRPr="0081707D">
        <w:rPr>
          <w:rFonts w:ascii="Arial" w:hAnsi="Arial" w:cs="Arial"/>
          <w:sz w:val="20"/>
          <w:szCs w:val="20"/>
        </w:rPr>
        <w:t>Como parte de futuras mejoras, se planea implementar la capacidad de almacenar los datos obtenidos en una base de datos, lo que permitirá un registro rápido y accesible en cualquier momento a través de la interfaz del dispositivo.</w:t>
      </w:r>
    </w:p>
    <w:p w14:paraId="15817A05" w14:textId="2332C60B" w:rsidR="00564D2A" w:rsidRDefault="0081707D" w:rsidP="0081707D">
      <w:pPr>
        <w:rPr>
          <w:rFonts w:ascii="Arial" w:hAnsi="Arial" w:cs="Arial"/>
          <w:sz w:val="20"/>
          <w:szCs w:val="20"/>
        </w:rPr>
      </w:pPr>
      <w:r w:rsidRPr="0081707D">
        <w:rPr>
          <w:rFonts w:ascii="Arial" w:hAnsi="Arial" w:cs="Arial"/>
          <w:sz w:val="20"/>
          <w:szCs w:val="20"/>
        </w:rPr>
        <w:t xml:space="preserve">. </w:t>
      </w:r>
    </w:p>
    <w:p w14:paraId="16A2A810" w14:textId="16F02328" w:rsidR="0081707D" w:rsidRPr="0081707D" w:rsidRDefault="0081707D" w:rsidP="0081707D">
      <w:pPr>
        <w:rPr>
          <w:rFonts w:ascii="Arial" w:hAnsi="Arial" w:cs="Arial"/>
          <w:sz w:val="20"/>
          <w:szCs w:val="20"/>
        </w:rPr>
      </w:pPr>
      <w:r w:rsidRPr="0081707D">
        <w:rPr>
          <w:rFonts w:ascii="Arial" w:hAnsi="Arial" w:cs="Arial"/>
          <w:sz w:val="20"/>
          <w:szCs w:val="20"/>
        </w:rPr>
        <w:t>Esta adición representa un avance significativo en la funcionalidad del proyecto, brindando una solución más completa y versátil para la monitorización y el análisis de datos en sistemas eléctricos.</w:t>
      </w:r>
    </w:p>
    <w:p w14:paraId="1192E38B" w14:textId="77777777" w:rsidR="002023D7" w:rsidRDefault="002023D7" w:rsidP="00FA4F5A">
      <w:pPr>
        <w:jc w:val="both"/>
        <w:rPr>
          <w:rFonts w:ascii="Arial" w:eastAsiaTheme="minorHAnsi" w:hAnsi="Arial" w:cs="Arial"/>
          <w:sz w:val="20"/>
          <w:szCs w:val="20"/>
          <w:lang w:eastAsia="en-US" w:bidi="ar-SA"/>
        </w:rPr>
      </w:pPr>
    </w:p>
    <w:p w14:paraId="0E54E59A" w14:textId="77777777" w:rsidR="002023D7" w:rsidRDefault="002023D7" w:rsidP="00FA4F5A">
      <w:pPr>
        <w:jc w:val="both"/>
        <w:rPr>
          <w:rFonts w:ascii="Arial" w:eastAsiaTheme="minorHAnsi" w:hAnsi="Arial" w:cs="Arial"/>
          <w:sz w:val="20"/>
          <w:szCs w:val="20"/>
          <w:lang w:eastAsia="en-US" w:bidi="ar-SA"/>
        </w:rPr>
      </w:pPr>
    </w:p>
    <w:p w14:paraId="0B7F4756" w14:textId="77777777" w:rsidR="00DD7320" w:rsidRDefault="00DD7320" w:rsidP="00FA4F5A">
      <w:pPr>
        <w:jc w:val="both"/>
        <w:rPr>
          <w:rFonts w:ascii="Arial" w:eastAsiaTheme="minorHAnsi" w:hAnsi="Arial" w:cs="Arial"/>
          <w:sz w:val="20"/>
          <w:szCs w:val="20"/>
          <w:lang w:eastAsia="en-US" w:bidi="ar-SA"/>
        </w:rPr>
      </w:pPr>
    </w:p>
    <w:p w14:paraId="3700624B" w14:textId="77777777" w:rsidR="00DD7320" w:rsidRDefault="00DD7320" w:rsidP="00FA4F5A">
      <w:pPr>
        <w:jc w:val="both"/>
        <w:rPr>
          <w:rFonts w:ascii="Arial" w:eastAsiaTheme="minorHAnsi" w:hAnsi="Arial" w:cs="Arial"/>
          <w:sz w:val="20"/>
          <w:szCs w:val="20"/>
          <w:lang w:eastAsia="en-US" w:bidi="ar-SA"/>
        </w:rPr>
      </w:pPr>
    </w:p>
    <w:p w14:paraId="19C502FB" w14:textId="77777777" w:rsidR="00DD7320" w:rsidRDefault="00DD7320" w:rsidP="00FA4F5A">
      <w:pPr>
        <w:jc w:val="both"/>
        <w:rPr>
          <w:rFonts w:ascii="Arial" w:eastAsiaTheme="minorHAnsi" w:hAnsi="Arial" w:cs="Arial"/>
          <w:sz w:val="20"/>
          <w:szCs w:val="20"/>
          <w:lang w:eastAsia="en-US" w:bidi="ar-SA"/>
        </w:rPr>
      </w:pPr>
    </w:p>
    <w:p w14:paraId="2183FAE9" w14:textId="77777777" w:rsidR="00DD7320" w:rsidRDefault="00DD7320" w:rsidP="00FA4F5A">
      <w:pPr>
        <w:jc w:val="both"/>
        <w:rPr>
          <w:rFonts w:ascii="Arial" w:eastAsiaTheme="minorHAnsi" w:hAnsi="Arial" w:cs="Arial"/>
          <w:sz w:val="20"/>
          <w:szCs w:val="20"/>
          <w:lang w:eastAsia="en-US" w:bidi="ar-SA"/>
        </w:rPr>
      </w:pPr>
    </w:p>
    <w:p w14:paraId="5821EBF6" w14:textId="77777777" w:rsidR="00DD7320" w:rsidRDefault="00DD7320" w:rsidP="00FA4F5A">
      <w:pPr>
        <w:jc w:val="both"/>
        <w:rPr>
          <w:rFonts w:ascii="Arial" w:eastAsiaTheme="minorHAnsi" w:hAnsi="Arial" w:cs="Arial"/>
          <w:sz w:val="20"/>
          <w:szCs w:val="20"/>
          <w:lang w:eastAsia="en-US" w:bidi="ar-SA"/>
        </w:rPr>
      </w:pPr>
    </w:p>
    <w:p w14:paraId="6F7480AA" w14:textId="77777777" w:rsidR="00DD7320" w:rsidRDefault="00DD7320" w:rsidP="00FA4F5A">
      <w:pPr>
        <w:jc w:val="both"/>
        <w:rPr>
          <w:rFonts w:ascii="Arial" w:eastAsiaTheme="minorHAnsi" w:hAnsi="Arial" w:cs="Arial"/>
          <w:sz w:val="20"/>
          <w:szCs w:val="20"/>
          <w:lang w:eastAsia="en-US" w:bidi="ar-SA"/>
        </w:rPr>
      </w:pPr>
    </w:p>
    <w:p w14:paraId="31CCB31E" w14:textId="77777777" w:rsidR="00DD7320" w:rsidRDefault="00DD7320" w:rsidP="00FA4F5A">
      <w:pPr>
        <w:jc w:val="both"/>
        <w:rPr>
          <w:rFonts w:ascii="Arial" w:eastAsiaTheme="minorHAnsi" w:hAnsi="Arial" w:cs="Arial"/>
          <w:sz w:val="20"/>
          <w:szCs w:val="20"/>
          <w:lang w:eastAsia="en-US" w:bidi="ar-SA"/>
        </w:rPr>
      </w:pPr>
    </w:p>
    <w:p w14:paraId="48465FC6" w14:textId="77777777" w:rsidR="00DD7320" w:rsidRDefault="00DD7320" w:rsidP="00FA4F5A">
      <w:pPr>
        <w:jc w:val="both"/>
        <w:rPr>
          <w:rFonts w:ascii="Arial" w:eastAsiaTheme="minorHAnsi" w:hAnsi="Arial" w:cs="Arial"/>
          <w:sz w:val="20"/>
          <w:szCs w:val="20"/>
          <w:lang w:eastAsia="en-US" w:bidi="ar-SA"/>
        </w:rPr>
      </w:pPr>
    </w:p>
    <w:p w14:paraId="5F6A8BF8" w14:textId="77777777" w:rsidR="00DD7320" w:rsidRDefault="00DD7320" w:rsidP="00FA4F5A">
      <w:pPr>
        <w:jc w:val="both"/>
        <w:rPr>
          <w:rFonts w:ascii="Arial" w:eastAsiaTheme="minorHAnsi" w:hAnsi="Arial" w:cs="Arial"/>
          <w:sz w:val="20"/>
          <w:szCs w:val="20"/>
          <w:lang w:eastAsia="en-US" w:bidi="ar-SA"/>
        </w:rPr>
      </w:pPr>
    </w:p>
    <w:p w14:paraId="30F9FDA9" w14:textId="77777777" w:rsidR="00DD7320" w:rsidRDefault="00DD7320" w:rsidP="00FA4F5A">
      <w:pPr>
        <w:jc w:val="both"/>
        <w:rPr>
          <w:rFonts w:ascii="Arial" w:eastAsiaTheme="minorHAnsi" w:hAnsi="Arial" w:cs="Arial"/>
          <w:sz w:val="20"/>
          <w:szCs w:val="20"/>
          <w:lang w:eastAsia="en-US" w:bidi="ar-SA"/>
        </w:rPr>
      </w:pPr>
    </w:p>
    <w:p w14:paraId="6970B071" w14:textId="77777777" w:rsidR="00DD7320" w:rsidRDefault="00DD7320" w:rsidP="00FA4F5A">
      <w:pPr>
        <w:jc w:val="both"/>
        <w:rPr>
          <w:rFonts w:ascii="Arial" w:eastAsiaTheme="minorHAnsi" w:hAnsi="Arial" w:cs="Arial"/>
          <w:sz w:val="20"/>
          <w:szCs w:val="20"/>
          <w:lang w:eastAsia="en-US" w:bidi="ar-SA"/>
        </w:rPr>
      </w:pPr>
    </w:p>
    <w:p w14:paraId="2EBE6193" w14:textId="77777777" w:rsidR="00DD7320" w:rsidRDefault="00DD7320" w:rsidP="00FA4F5A">
      <w:pPr>
        <w:jc w:val="both"/>
        <w:rPr>
          <w:rFonts w:ascii="Arial" w:eastAsiaTheme="minorHAnsi" w:hAnsi="Arial" w:cs="Arial"/>
          <w:sz w:val="20"/>
          <w:szCs w:val="20"/>
          <w:lang w:eastAsia="en-US" w:bidi="ar-SA"/>
        </w:rPr>
      </w:pPr>
    </w:p>
    <w:p w14:paraId="4192E0FA" w14:textId="77777777" w:rsidR="00DD7320" w:rsidRDefault="00DD7320" w:rsidP="00FA4F5A">
      <w:pPr>
        <w:jc w:val="both"/>
        <w:rPr>
          <w:rFonts w:ascii="Arial" w:eastAsiaTheme="minorHAnsi" w:hAnsi="Arial" w:cs="Arial"/>
          <w:sz w:val="20"/>
          <w:szCs w:val="20"/>
          <w:lang w:eastAsia="en-US" w:bidi="ar-SA"/>
        </w:rPr>
      </w:pPr>
    </w:p>
    <w:p w14:paraId="092803D6" w14:textId="4A70E519" w:rsidR="009545B5" w:rsidRDefault="009545B5" w:rsidP="00FA4F5A">
      <w:pPr>
        <w:jc w:val="both"/>
        <w:rPr>
          <w:rFonts w:ascii="Arial" w:eastAsiaTheme="minorHAnsi" w:hAnsi="Arial" w:cs="Arial"/>
          <w:sz w:val="20"/>
          <w:szCs w:val="20"/>
          <w:lang w:eastAsia="en-US" w:bidi="ar-SA"/>
        </w:rPr>
      </w:pPr>
    </w:p>
    <w:p w14:paraId="6CA7DF0C" w14:textId="77777777" w:rsidR="00D52EFB" w:rsidRPr="00FA4F5A" w:rsidRDefault="00D52EFB" w:rsidP="00FA4F5A">
      <w:pPr>
        <w:jc w:val="both"/>
        <w:rPr>
          <w:rFonts w:ascii="Arial" w:eastAsiaTheme="minorHAnsi" w:hAnsi="Arial" w:cs="Arial"/>
          <w:sz w:val="20"/>
          <w:szCs w:val="20"/>
          <w:lang w:eastAsia="en-US" w:bidi="ar-SA"/>
        </w:rPr>
      </w:pPr>
    </w:p>
    <w:p w14:paraId="59055BD2" w14:textId="611C5CB4" w:rsidR="006F06A7" w:rsidRDefault="004C5C3D" w:rsidP="00AA0E89">
      <w:pPr>
        <w:pStyle w:val="Ttulo2"/>
        <w:rPr>
          <w:rFonts w:eastAsiaTheme="minorHAnsi"/>
          <w:lang w:eastAsia="en-US" w:bidi="ar-SA"/>
        </w:rPr>
      </w:pPr>
      <w:bookmarkStart w:id="87" w:name="_Toc154578530"/>
      <w:r w:rsidRPr="00890910">
        <w:rPr>
          <w:rFonts w:eastAsiaTheme="minorHAnsi"/>
          <w:lang w:eastAsia="en-US" w:bidi="ar-SA"/>
        </w:rPr>
        <w:lastRenderedPageBreak/>
        <w:t>Establecer las capacidades y características de los productos y servicios del proyecto.</w:t>
      </w:r>
      <w:bookmarkEnd w:id="87"/>
    </w:p>
    <w:p w14:paraId="1F7DFC19" w14:textId="77777777" w:rsidR="00AA0E89" w:rsidRDefault="00AA0E89" w:rsidP="00AA0E89">
      <w:pPr>
        <w:rPr>
          <w:rFonts w:eastAsiaTheme="minorHAnsi"/>
          <w:lang w:eastAsia="en-US" w:bidi="ar-SA"/>
        </w:rPr>
      </w:pPr>
    </w:p>
    <w:p w14:paraId="11FD11EA" w14:textId="40000B67" w:rsidR="0074127A" w:rsidRPr="00FA4F5A" w:rsidRDefault="0074127A" w:rsidP="00FA4F5A">
      <w:pPr>
        <w:jc w:val="both"/>
        <w:rPr>
          <w:rFonts w:ascii="Arial" w:eastAsiaTheme="minorHAnsi" w:hAnsi="Arial" w:cs="Arial"/>
          <w:sz w:val="20"/>
          <w:szCs w:val="20"/>
          <w:lang w:eastAsia="en-US" w:bidi="ar-SA"/>
        </w:rPr>
      </w:pPr>
      <w:r w:rsidRPr="00FA4F5A">
        <w:rPr>
          <w:rFonts w:ascii="Arial" w:eastAsiaTheme="minorHAnsi" w:hAnsi="Arial" w:cs="Arial"/>
          <w:sz w:val="20"/>
          <w:szCs w:val="20"/>
          <w:lang w:eastAsia="en-US" w:bidi="ar-SA"/>
        </w:rPr>
        <w:t xml:space="preserve">EL producto será </w:t>
      </w:r>
      <w:r w:rsidR="00D52EFB" w:rsidRPr="00FA4F5A">
        <w:rPr>
          <w:rFonts w:ascii="Arial" w:eastAsiaTheme="minorHAnsi" w:hAnsi="Arial" w:cs="Arial"/>
          <w:sz w:val="20"/>
          <w:szCs w:val="20"/>
          <w:lang w:eastAsia="en-US" w:bidi="ar-SA"/>
        </w:rPr>
        <w:t>capaz</w:t>
      </w:r>
      <w:r w:rsidRPr="00FA4F5A">
        <w:rPr>
          <w:rFonts w:ascii="Arial" w:eastAsiaTheme="minorHAnsi" w:hAnsi="Arial" w:cs="Arial"/>
          <w:sz w:val="20"/>
          <w:szCs w:val="20"/>
          <w:lang w:eastAsia="en-US" w:bidi="ar-SA"/>
        </w:rPr>
        <w:t xml:space="preserve"> de </w:t>
      </w:r>
      <w:r w:rsidR="00FA4F5A" w:rsidRPr="00FA4F5A">
        <w:rPr>
          <w:rFonts w:ascii="Arial" w:eastAsiaTheme="minorHAnsi" w:hAnsi="Arial" w:cs="Arial"/>
          <w:sz w:val="20"/>
          <w:szCs w:val="20"/>
          <w:lang w:eastAsia="en-US" w:bidi="ar-SA"/>
        </w:rPr>
        <w:t>censar</w:t>
      </w:r>
      <w:r w:rsidRPr="00FA4F5A">
        <w:rPr>
          <w:rFonts w:ascii="Arial" w:eastAsiaTheme="minorHAnsi" w:hAnsi="Arial" w:cs="Arial"/>
          <w:sz w:val="20"/>
          <w:szCs w:val="20"/>
          <w:lang w:eastAsia="en-US" w:bidi="ar-SA"/>
        </w:rPr>
        <w:t xml:space="preserve"> corriente y voltaje mediante </w:t>
      </w:r>
      <w:r w:rsidR="00F22566" w:rsidRPr="00FA4F5A">
        <w:rPr>
          <w:rFonts w:ascii="Arial" w:eastAsiaTheme="minorHAnsi" w:hAnsi="Arial" w:cs="Arial"/>
          <w:sz w:val="20"/>
          <w:szCs w:val="20"/>
          <w:lang w:eastAsia="en-US" w:bidi="ar-SA"/>
        </w:rPr>
        <w:t xml:space="preserve">los </w:t>
      </w:r>
      <w:r w:rsidR="00D52EFB" w:rsidRPr="00FA4F5A">
        <w:rPr>
          <w:rFonts w:ascii="Arial" w:eastAsiaTheme="minorHAnsi" w:hAnsi="Arial" w:cs="Arial"/>
          <w:sz w:val="20"/>
          <w:szCs w:val="20"/>
          <w:lang w:eastAsia="en-US" w:bidi="ar-SA"/>
        </w:rPr>
        <w:t>sensores,</w:t>
      </w:r>
      <w:r w:rsidR="00F22566" w:rsidRPr="00FA4F5A">
        <w:rPr>
          <w:rFonts w:ascii="Arial" w:eastAsiaTheme="minorHAnsi" w:hAnsi="Arial" w:cs="Arial"/>
          <w:sz w:val="20"/>
          <w:szCs w:val="20"/>
          <w:lang w:eastAsia="en-US" w:bidi="ar-SA"/>
        </w:rPr>
        <w:t xml:space="preserve"> para posteriormente calcular el factor de potencia de la red </w:t>
      </w:r>
      <w:r w:rsidR="00D52EFB" w:rsidRPr="00FA4F5A">
        <w:rPr>
          <w:rFonts w:ascii="Arial" w:eastAsiaTheme="minorHAnsi" w:hAnsi="Arial" w:cs="Arial"/>
          <w:sz w:val="20"/>
          <w:szCs w:val="20"/>
          <w:lang w:eastAsia="en-US" w:bidi="ar-SA"/>
        </w:rPr>
        <w:t>censada con</w:t>
      </w:r>
      <w:r w:rsidR="00F22566" w:rsidRPr="00FA4F5A">
        <w:rPr>
          <w:rFonts w:ascii="Arial" w:eastAsiaTheme="minorHAnsi" w:hAnsi="Arial" w:cs="Arial"/>
          <w:sz w:val="20"/>
          <w:szCs w:val="20"/>
          <w:lang w:eastAsia="en-US" w:bidi="ar-SA"/>
        </w:rPr>
        <w:t xml:space="preserve"> la finalidad de compensar este factor </w:t>
      </w:r>
      <w:r w:rsidR="0080630F" w:rsidRPr="00FA4F5A">
        <w:rPr>
          <w:rFonts w:ascii="Arial" w:eastAsiaTheme="minorHAnsi" w:hAnsi="Arial" w:cs="Arial"/>
          <w:sz w:val="20"/>
          <w:szCs w:val="20"/>
          <w:lang w:eastAsia="en-US" w:bidi="ar-SA"/>
        </w:rPr>
        <w:t xml:space="preserve">mediante lógica </w:t>
      </w:r>
      <w:r w:rsidR="00D52EFB" w:rsidRPr="00FA4F5A">
        <w:rPr>
          <w:rFonts w:ascii="Arial" w:eastAsiaTheme="minorHAnsi" w:hAnsi="Arial" w:cs="Arial"/>
          <w:sz w:val="20"/>
          <w:szCs w:val="20"/>
          <w:lang w:eastAsia="en-US" w:bidi="ar-SA"/>
        </w:rPr>
        <w:t>difusa alternando</w:t>
      </w:r>
      <w:r w:rsidR="0080630F" w:rsidRPr="00FA4F5A">
        <w:rPr>
          <w:rFonts w:ascii="Arial" w:eastAsiaTheme="minorHAnsi" w:hAnsi="Arial" w:cs="Arial"/>
          <w:sz w:val="20"/>
          <w:szCs w:val="20"/>
          <w:lang w:eastAsia="en-US" w:bidi="ar-SA"/>
        </w:rPr>
        <w:t xml:space="preserve"> un banco de capacitores según se </w:t>
      </w:r>
      <w:r w:rsidR="00032222" w:rsidRPr="00FA4F5A">
        <w:rPr>
          <w:rFonts w:ascii="Arial" w:eastAsiaTheme="minorHAnsi" w:hAnsi="Arial" w:cs="Arial"/>
          <w:sz w:val="20"/>
          <w:szCs w:val="20"/>
          <w:lang w:eastAsia="en-US" w:bidi="ar-SA"/>
        </w:rPr>
        <w:t>requiera,</w:t>
      </w:r>
      <w:r w:rsidR="003C178B" w:rsidRPr="00FA4F5A">
        <w:rPr>
          <w:rFonts w:ascii="Arial" w:eastAsiaTheme="minorHAnsi" w:hAnsi="Arial" w:cs="Arial"/>
          <w:sz w:val="20"/>
          <w:szCs w:val="20"/>
          <w:lang w:eastAsia="en-US" w:bidi="ar-SA"/>
        </w:rPr>
        <w:t xml:space="preserve"> todo esto reflejado en una </w:t>
      </w:r>
      <w:r w:rsidR="00032222" w:rsidRPr="00FA4F5A">
        <w:rPr>
          <w:rFonts w:ascii="Arial" w:eastAsiaTheme="minorHAnsi" w:hAnsi="Arial" w:cs="Arial"/>
          <w:sz w:val="20"/>
          <w:szCs w:val="20"/>
          <w:lang w:eastAsia="en-US" w:bidi="ar-SA"/>
        </w:rPr>
        <w:t>interfaz intuitiva</w:t>
      </w:r>
      <w:r w:rsidR="00305D5D" w:rsidRPr="00FA4F5A">
        <w:rPr>
          <w:rFonts w:ascii="Arial" w:eastAsiaTheme="minorHAnsi" w:hAnsi="Arial" w:cs="Arial"/>
          <w:sz w:val="20"/>
          <w:szCs w:val="20"/>
          <w:lang w:eastAsia="en-US" w:bidi="ar-SA"/>
        </w:rPr>
        <w:t>.</w:t>
      </w:r>
    </w:p>
    <w:p w14:paraId="336F9300" w14:textId="77777777" w:rsidR="006F06A7" w:rsidRPr="00FA4F5A" w:rsidRDefault="006F06A7" w:rsidP="00FA4F5A">
      <w:pPr>
        <w:jc w:val="both"/>
        <w:rPr>
          <w:rFonts w:ascii="Arial" w:eastAsiaTheme="minorHAnsi" w:hAnsi="Arial" w:cs="Arial"/>
          <w:sz w:val="20"/>
          <w:szCs w:val="20"/>
          <w:lang w:eastAsia="en-US" w:bidi="ar-SA"/>
        </w:rPr>
      </w:pPr>
    </w:p>
    <w:p w14:paraId="0DB30E70" w14:textId="092F49FF" w:rsidR="00EC01E1" w:rsidRPr="00FA4F5A" w:rsidRDefault="00FA4F5A" w:rsidP="008236B2">
      <w:pPr>
        <w:pStyle w:val="Prrafodelista"/>
        <w:numPr>
          <w:ilvl w:val="0"/>
          <w:numId w:val="13"/>
        </w:numPr>
        <w:jc w:val="both"/>
        <w:rPr>
          <w:rFonts w:ascii="Arial" w:eastAsiaTheme="minorHAnsi" w:hAnsi="Arial" w:cs="Arial"/>
          <w:sz w:val="20"/>
          <w:szCs w:val="20"/>
          <w:lang w:eastAsia="en-US" w:bidi="ar-SA"/>
        </w:rPr>
      </w:pPr>
      <w:r w:rsidRPr="00FA4F5A">
        <w:rPr>
          <w:rFonts w:ascii="Arial" w:eastAsiaTheme="minorHAnsi" w:hAnsi="Arial" w:cs="Arial"/>
          <w:b/>
          <w:bCs/>
          <w:sz w:val="20"/>
          <w:szCs w:val="20"/>
          <w:lang w:eastAsia="en-US" w:bidi="ar-SA"/>
        </w:rPr>
        <w:t>calibración</w:t>
      </w:r>
      <w:r w:rsidR="00EC01E1" w:rsidRPr="00FA4F5A">
        <w:rPr>
          <w:rFonts w:ascii="Arial" w:eastAsiaTheme="minorHAnsi" w:hAnsi="Arial" w:cs="Arial"/>
          <w:b/>
          <w:bCs/>
          <w:sz w:val="20"/>
          <w:szCs w:val="20"/>
          <w:lang w:eastAsia="en-US" w:bidi="ar-SA"/>
        </w:rPr>
        <w:t xml:space="preserve"> y ajuste personalizado:</w:t>
      </w:r>
      <w:r w:rsidR="001F6C9C" w:rsidRPr="00FA4F5A">
        <w:rPr>
          <w:rFonts w:ascii="Arial" w:eastAsiaTheme="minorHAnsi" w:hAnsi="Arial" w:cs="Arial"/>
          <w:sz w:val="20"/>
          <w:szCs w:val="20"/>
          <w:lang w:eastAsia="en-US" w:bidi="ar-SA"/>
        </w:rPr>
        <w:t xml:space="preserve"> </w:t>
      </w:r>
      <w:r w:rsidR="009F14CB" w:rsidRPr="00FA4F5A">
        <w:rPr>
          <w:rFonts w:ascii="Arial" w:eastAsiaTheme="minorHAnsi" w:hAnsi="Arial" w:cs="Arial"/>
          <w:sz w:val="20"/>
          <w:szCs w:val="20"/>
          <w:lang w:eastAsia="en-US" w:bidi="ar-SA"/>
        </w:rPr>
        <w:t xml:space="preserve">Se permitirá el ajuste y calibración </w:t>
      </w:r>
      <w:r w:rsidR="00D52EFB" w:rsidRPr="00FA4F5A">
        <w:rPr>
          <w:rFonts w:ascii="Arial" w:eastAsiaTheme="minorHAnsi" w:hAnsi="Arial" w:cs="Arial"/>
          <w:sz w:val="20"/>
          <w:szCs w:val="20"/>
          <w:lang w:eastAsia="en-US" w:bidi="ar-SA"/>
        </w:rPr>
        <w:t>personalizada</w:t>
      </w:r>
      <w:r w:rsidR="009F14CB" w:rsidRPr="00FA4F5A">
        <w:rPr>
          <w:rFonts w:ascii="Arial" w:eastAsiaTheme="minorHAnsi" w:hAnsi="Arial" w:cs="Arial"/>
          <w:sz w:val="20"/>
          <w:szCs w:val="20"/>
          <w:lang w:eastAsia="en-US" w:bidi="ar-SA"/>
        </w:rPr>
        <w:t xml:space="preserve"> para adaptarse a las necesidades </w:t>
      </w:r>
      <w:r w:rsidRPr="00FA4F5A">
        <w:rPr>
          <w:rFonts w:ascii="Arial" w:eastAsiaTheme="minorHAnsi" w:hAnsi="Arial" w:cs="Arial"/>
          <w:sz w:val="20"/>
          <w:szCs w:val="20"/>
          <w:lang w:eastAsia="en-US" w:bidi="ar-SA"/>
        </w:rPr>
        <w:t>específicas</w:t>
      </w:r>
      <w:r w:rsidR="00E47A76" w:rsidRPr="00FA4F5A">
        <w:rPr>
          <w:rFonts w:ascii="Arial" w:eastAsiaTheme="minorHAnsi" w:hAnsi="Arial" w:cs="Arial"/>
          <w:sz w:val="20"/>
          <w:szCs w:val="20"/>
          <w:lang w:eastAsia="en-US" w:bidi="ar-SA"/>
        </w:rPr>
        <w:t xml:space="preserve"> del cliente/ usuario.</w:t>
      </w:r>
    </w:p>
    <w:p w14:paraId="3E309F21" w14:textId="06240896" w:rsidR="00EC01E1" w:rsidRPr="00FA4F5A" w:rsidRDefault="00EC01E1" w:rsidP="00FA4F5A">
      <w:pPr>
        <w:jc w:val="both"/>
        <w:rPr>
          <w:rFonts w:ascii="Arial" w:eastAsiaTheme="minorHAnsi" w:hAnsi="Arial" w:cs="Arial"/>
          <w:sz w:val="20"/>
          <w:szCs w:val="20"/>
          <w:lang w:eastAsia="en-US" w:bidi="ar-SA"/>
        </w:rPr>
      </w:pPr>
    </w:p>
    <w:p w14:paraId="522B2963" w14:textId="36426C0A" w:rsidR="00EC01E1" w:rsidRPr="00FA4F5A" w:rsidRDefault="00EC01E1" w:rsidP="008236B2">
      <w:pPr>
        <w:pStyle w:val="Prrafodelista"/>
        <w:numPr>
          <w:ilvl w:val="0"/>
          <w:numId w:val="13"/>
        </w:numPr>
        <w:jc w:val="both"/>
        <w:rPr>
          <w:rFonts w:ascii="Arial" w:eastAsiaTheme="minorHAnsi" w:hAnsi="Arial" w:cs="Arial"/>
          <w:sz w:val="20"/>
          <w:szCs w:val="20"/>
          <w:lang w:eastAsia="en-US" w:bidi="ar-SA"/>
        </w:rPr>
      </w:pPr>
      <w:r w:rsidRPr="00FA4F5A">
        <w:rPr>
          <w:rFonts w:ascii="Arial" w:eastAsiaTheme="minorHAnsi" w:hAnsi="Arial" w:cs="Arial"/>
          <w:b/>
          <w:bCs/>
          <w:sz w:val="20"/>
          <w:szCs w:val="20"/>
          <w:lang w:eastAsia="en-US" w:bidi="ar-SA"/>
        </w:rPr>
        <w:t>Información de estado</w:t>
      </w:r>
      <w:r w:rsidRPr="00FA4F5A">
        <w:rPr>
          <w:rFonts w:ascii="Arial" w:eastAsiaTheme="minorHAnsi" w:hAnsi="Arial" w:cs="Arial"/>
          <w:sz w:val="20"/>
          <w:szCs w:val="20"/>
          <w:lang w:eastAsia="en-US" w:bidi="ar-SA"/>
        </w:rPr>
        <w:t>:</w:t>
      </w:r>
      <w:r w:rsidR="00E47A76" w:rsidRPr="00FA4F5A">
        <w:rPr>
          <w:rFonts w:ascii="Arial" w:eastAsiaTheme="minorHAnsi" w:hAnsi="Arial" w:cs="Arial"/>
          <w:sz w:val="20"/>
          <w:szCs w:val="20"/>
          <w:lang w:eastAsia="en-US" w:bidi="ar-SA"/>
        </w:rPr>
        <w:t xml:space="preserve"> </w:t>
      </w:r>
      <w:r w:rsidR="00F5256E" w:rsidRPr="00FA4F5A">
        <w:rPr>
          <w:rFonts w:ascii="Arial" w:eastAsiaTheme="minorHAnsi" w:hAnsi="Arial" w:cs="Arial"/>
          <w:sz w:val="20"/>
          <w:szCs w:val="20"/>
          <w:lang w:eastAsia="en-US" w:bidi="ar-SA"/>
        </w:rPr>
        <w:t xml:space="preserve">La información </w:t>
      </w:r>
      <w:r w:rsidR="00FA4F5A" w:rsidRPr="00FA4F5A">
        <w:rPr>
          <w:rFonts w:ascii="Arial" w:eastAsiaTheme="minorHAnsi" w:hAnsi="Arial" w:cs="Arial"/>
          <w:sz w:val="20"/>
          <w:szCs w:val="20"/>
          <w:lang w:eastAsia="en-US" w:bidi="ar-SA"/>
        </w:rPr>
        <w:t>censada</w:t>
      </w:r>
      <w:r w:rsidR="00F5256E" w:rsidRPr="00FA4F5A">
        <w:rPr>
          <w:rFonts w:ascii="Arial" w:eastAsiaTheme="minorHAnsi" w:hAnsi="Arial" w:cs="Arial"/>
          <w:sz w:val="20"/>
          <w:szCs w:val="20"/>
          <w:lang w:eastAsia="en-US" w:bidi="ar-SA"/>
        </w:rPr>
        <w:t xml:space="preserve"> por el dispositivo será reflejado por una pantalla además de </w:t>
      </w:r>
      <w:r w:rsidR="00625534" w:rsidRPr="00FA4F5A">
        <w:rPr>
          <w:rFonts w:ascii="Arial" w:eastAsiaTheme="minorHAnsi" w:hAnsi="Arial" w:cs="Arial"/>
          <w:sz w:val="20"/>
          <w:szCs w:val="20"/>
          <w:lang w:eastAsia="en-US" w:bidi="ar-SA"/>
        </w:rPr>
        <w:t>una visualización por software.</w:t>
      </w:r>
    </w:p>
    <w:p w14:paraId="45ED361E" w14:textId="77777777" w:rsidR="00EC01E1" w:rsidRPr="00FA4F5A" w:rsidRDefault="00EC01E1" w:rsidP="00FA4F5A">
      <w:pPr>
        <w:jc w:val="both"/>
        <w:rPr>
          <w:rFonts w:ascii="Arial" w:eastAsiaTheme="minorHAnsi" w:hAnsi="Arial" w:cs="Arial"/>
          <w:sz w:val="20"/>
          <w:szCs w:val="20"/>
          <w:lang w:eastAsia="en-US" w:bidi="ar-SA"/>
        </w:rPr>
      </w:pPr>
    </w:p>
    <w:p w14:paraId="56553CAA" w14:textId="5D161103" w:rsidR="001F6C9C" w:rsidRDefault="001F6C9C" w:rsidP="008236B2">
      <w:pPr>
        <w:pStyle w:val="Prrafodelista"/>
        <w:numPr>
          <w:ilvl w:val="0"/>
          <w:numId w:val="13"/>
        </w:numPr>
        <w:jc w:val="both"/>
        <w:rPr>
          <w:rFonts w:ascii="Arial" w:eastAsiaTheme="minorHAnsi" w:hAnsi="Arial" w:cs="Arial"/>
          <w:sz w:val="20"/>
          <w:szCs w:val="20"/>
          <w:lang w:eastAsia="en-US" w:bidi="ar-SA"/>
        </w:rPr>
      </w:pPr>
      <w:r w:rsidRPr="00FA4F5A">
        <w:rPr>
          <w:rFonts w:ascii="Arial" w:eastAsiaTheme="minorHAnsi" w:hAnsi="Arial" w:cs="Arial"/>
          <w:b/>
          <w:bCs/>
          <w:sz w:val="20"/>
          <w:szCs w:val="20"/>
          <w:lang w:eastAsia="en-US" w:bidi="ar-SA"/>
        </w:rPr>
        <w:t>Soporte técnico</w:t>
      </w:r>
      <w:r w:rsidRPr="00FA4F5A">
        <w:rPr>
          <w:rFonts w:ascii="Arial" w:eastAsiaTheme="minorHAnsi" w:hAnsi="Arial" w:cs="Arial"/>
          <w:sz w:val="20"/>
          <w:szCs w:val="20"/>
          <w:lang w:eastAsia="en-US" w:bidi="ar-SA"/>
        </w:rPr>
        <w:t>:</w:t>
      </w:r>
      <w:r w:rsidR="00625534" w:rsidRPr="00FA4F5A">
        <w:rPr>
          <w:rFonts w:ascii="Arial" w:eastAsiaTheme="minorHAnsi" w:hAnsi="Arial" w:cs="Arial"/>
          <w:sz w:val="20"/>
          <w:szCs w:val="20"/>
          <w:lang w:eastAsia="en-US" w:bidi="ar-SA"/>
        </w:rPr>
        <w:t xml:space="preserve"> se ofrecerá </w:t>
      </w:r>
      <w:r w:rsidR="004038A5" w:rsidRPr="00FA4F5A">
        <w:rPr>
          <w:rFonts w:ascii="Arial" w:eastAsiaTheme="minorHAnsi" w:hAnsi="Arial" w:cs="Arial"/>
          <w:sz w:val="20"/>
          <w:szCs w:val="20"/>
          <w:lang w:eastAsia="en-US" w:bidi="ar-SA"/>
        </w:rPr>
        <w:t xml:space="preserve">soporte técnico para la </w:t>
      </w:r>
      <w:r w:rsidR="00FA4F5A" w:rsidRPr="00FA4F5A">
        <w:rPr>
          <w:rFonts w:ascii="Arial" w:eastAsiaTheme="minorHAnsi" w:hAnsi="Arial" w:cs="Arial"/>
          <w:sz w:val="20"/>
          <w:szCs w:val="20"/>
          <w:lang w:eastAsia="en-US" w:bidi="ar-SA"/>
        </w:rPr>
        <w:t>instalación,</w:t>
      </w:r>
      <w:r w:rsidR="004038A5" w:rsidRPr="00FA4F5A">
        <w:rPr>
          <w:rFonts w:ascii="Arial" w:eastAsiaTheme="minorHAnsi" w:hAnsi="Arial" w:cs="Arial"/>
          <w:sz w:val="20"/>
          <w:szCs w:val="20"/>
          <w:lang w:eastAsia="en-US" w:bidi="ar-SA"/>
        </w:rPr>
        <w:t xml:space="preserve"> configuración y </w:t>
      </w:r>
      <w:r w:rsidR="00D52EFB" w:rsidRPr="00FA4F5A">
        <w:rPr>
          <w:rFonts w:ascii="Arial" w:eastAsiaTheme="minorHAnsi" w:hAnsi="Arial" w:cs="Arial"/>
          <w:sz w:val="20"/>
          <w:szCs w:val="20"/>
          <w:lang w:eastAsia="en-US" w:bidi="ar-SA"/>
        </w:rPr>
        <w:t>resolución</w:t>
      </w:r>
      <w:r w:rsidR="004038A5" w:rsidRPr="00FA4F5A">
        <w:rPr>
          <w:rFonts w:ascii="Arial" w:eastAsiaTheme="minorHAnsi" w:hAnsi="Arial" w:cs="Arial"/>
          <w:sz w:val="20"/>
          <w:szCs w:val="20"/>
          <w:lang w:eastAsia="en-US" w:bidi="ar-SA"/>
        </w:rPr>
        <w:t xml:space="preserve"> de </w:t>
      </w:r>
      <w:r w:rsidR="00D52EFB" w:rsidRPr="00FA4F5A">
        <w:rPr>
          <w:rFonts w:ascii="Arial" w:eastAsiaTheme="minorHAnsi" w:hAnsi="Arial" w:cs="Arial"/>
          <w:sz w:val="20"/>
          <w:szCs w:val="20"/>
          <w:lang w:eastAsia="en-US" w:bidi="ar-SA"/>
        </w:rPr>
        <w:t>problemas, asegurando</w:t>
      </w:r>
      <w:r w:rsidR="00381618" w:rsidRPr="00FA4F5A">
        <w:rPr>
          <w:rFonts w:ascii="Arial" w:eastAsiaTheme="minorHAnsi" w:hAnsi="Arial" w:cs="Arial"/>
          <w:sz w:val="20"/>
          <w:szCs w:val="20"/>
          <w:lang w:eastAsia="en-US" w:bidi="ar-SA"/>
        </w:rPr>
        <w:t xml:space="preserve"> un funcionamiento continuo y confiable.</w:t>
      </w:r>
    </w:p>
    <w:p w14:paraId="578FCF4F" w14:textId="77777777" w:rsidR="000318D1" w:rsidRPr="000318D1" w:rsidRDefault="000318D1" w:rsidP="000318D1">
      <w:pPr>
        <w:pStyle w:val="Prrafodelista"/>
        <w:rPr>
          <w:rFonts w:ascii="Arial" w:eastAsiaTheme="minorHAnsi" w:hAnsi="Arial" w:cs="Arial"/>
          <w:sz w:val="20"/>
          <w:szCs w:val="20"/>
          <w:lang w:eastAsia="en-US" w:bidi="ar-SA"/>
        </w:rPr>
      </w:pPr>
    </w:p>
    <w:p w14:paraId="780B633C" w14:textId="7EB9D6A0" w:rsidR="000318D1" w:rsidRDefault="000318D1">
      <w:pPr>
        <w:pStyle w:val="Prrafodelista"/>
        <w:numPr>
          <w:ilvl w:val="0"/>
          <w:numId w:val="13"/>
        </w:numPr>
        <w:jc w:val="both"/>
        <w:rPr>
          <w:rFonts w:ascii="Arial" w:eastAsiaTheme="minorHAnsi" w:hAnsi="Arial" w:cs="Arial"/>
          <w:sz w:val="20"/>
          <w:szCs w:val="20"/>
          <w:lang w:eastAsia="en-US" w:bidi="ar-SA"/>
        </w:rPr>
      </w:pPr>
      <w:r w:rsidRPr="007630FB">
        <w:rPr>
          <w:rFonts w:ascii="Arial" w:eastAsiaTheme="minorHAnsi" w:hAnsi="Arial" w:cs="Arial"/>
          <w:b/>
          <w:bCs/>
          <w:sz w:val="20"/>
          <w:szCs w:val="20"/>
          <w:lang w:eastAsia="en-US" w:bidi="ar-SA"/>
        </w:rPr>
        <w:t xml:space="preserve">Interfaz de usuario </w:t>
      </w:r>
      <w:r w:rsidR="003762C4" w:rsidRPr="007630FB">
        <w:rPr>
          <w:rFonts w:ascii="Arial" w:eastAsiaTheme="minorHAnsi" w:hAnsi="Arial" w:cs="Arial"/>
          <w:b/>
          <w:bCs/>
          <w:sz w:val="20"/>
          <w:szCs w:val="20"/>
          <w:lang w:eastAsia="en-US" w:bidi="ar-SA"/>
        </w:rPr>
        <w:t>intuitiva</w:t>
      </w:r>
      <w:r w:rsidRPr="007630FB">
        <w:rPr>
          <w:rFonts w:ascii="Arial" w:eastAsiaTheme="minorHAnsi" w:hAnsi="Arial" w:cs="Arial"/>
          <w:b/>
          <w:bCs/>
          <w:sz w:val="20"/>
          <w:szCs w:val="20"/>
          <w:lang w:eastAsia="en-US" w:bidi="ar-SA"/>
        </w:rPr>
        <w:t>:</w:t>
      </w:r>
      <w:r w:rsidR="00660E8C">
        <w:rPr>
          <w:rFonts w:ascii="Arial" w:eastAsiaTheme="minorHAnsi" w:hAnsi="Arial" w:cs="Arial"/>
          <w:b/>
          <w:bCs/>
          <w:sz w:val="20"/>
          <w:szCs w:val="20"/>
          <w:lang w:eastAsia="en-US" w:bidi="ar-SA"/>
        </w:rPr>
        <w:t xml:space="preserve"> </w:t>
      </w:r>
      <w:r w:rsidR="00660E8C">
        <w:rPr>
          <w:rFonts w:ascii="Arial" w:eastAsiaTheme="minorHAnsi" w:hAnsi="Arial" w:cs="Arial"/>
          <w:sz w:val="20"/>
          <w:szCs w:val="20"/>
          <w:lang w:eastAsia="en-US" w:bidi="ar-SA"/>
        </w:rPr>
        <w:t xml:space="preserve">El sistema </w:t>
      </w:r>
      <w:r w:rsidR="00250B1C">
        <w:rPr>
          <w:rFonts w:ascii="Arial" w:eastAsiaTheme="minorHAnsi" w:hAnsi="Arial" w:cs="Arial"/>
          <w:sz w:val="20"/>
          <w:szCs w:val="20"/>
          <w:lang w:eastAsia="en-US" w:bidi="ar-SA"/>
        </w:rPr>
        <w:t>contará</w:t>
      </w:r>
      <w:r w:rsidR="00C269AE">
        <w:rPr>
          <w:rFonts w:ascii="Arial" w:eastAsiaTheme="minorHAnsi" w:hAnsi="Arial" w:cs="Arial"/>
          <w:sz w:val="20"/>
          <w:szCs w:val="20"/>
          <w:lang w:eastAsia="en-US" w:bidi="ar-SA"/>
        </w:rPr>
        <w:t xml:space="preserve"> con una interfaz que permitirá </w:t>
      </w:r>
      <w:r w:rsidR="00150925">
        <w:rPr>
          <w:rFonts w:ascii="Arial" w:eastAsiaTheme="minorHAnsi" w:hAnsi="Arial" w:cs="Arial"/>
          <w:sz w:val="20"/>
          <w:szCs w:val="20"/>
          <w:lang w:eastAsia="en-US" w:bidi="ar-SA"/>
        </w:rPr>
        <w:t>a los</w:t>
      </w:r>
      <w:r w:rsidR="00C269AE">
        <w:rPr>
          <w:rFonts w:ascii="Arial" w:eastAsiaTheme="minorHAnsi" w:hAnsi="Arial" w:cs="Arial"/>
          <w:sz w:val="20"/>
          <w:szCs w:val="20"/>
          <w:lang w:eastAsia="en-US" w:bidi="ar-SA"/>
        </w:rPr>
        <w:t xml:space="preserve"> usuarios </w:t>
      </w:r>
      <w:r w:rsidR="00AF7160">
        <w:rPr>
          <w:rFonts w:ascii="Arial" w:eastAsiaTheme="minorHAnsi" w:hAnsi="Arial" w:cs="Arial"/>
          <w:sz w:val="20"/>
          <w:szCs w:val="20"/>
          <w:lang w:eastAsia="en-US" w:bidi="ar-SA"/>
        </w:rPr>
        <w:t>supervisar el sistema de manera efect</w:t>
      </w:r>
      <w:r w:rsidR="00C51E56">
        <w:rPr>
          <w:rFonts w:ascii="Arial" w:eastAsiaTheme="minorHAnsi" w:hAnsi="Arial" w:cs="Arial"/>
          <w:sz w:val="20"/>
          <w:szCs w:val="20"/>
          <w:lang w:eastAsia="en-US" w:bidi="ar-SA"/>
        </w:rPr>
        <w:t>iva.</w:t>
      </w:r>
    </w:p>
    <w:p w14:paraId="14B1A465" w14:textId="77777777" w:rsidR="007D47EB" w:rsidRDefault="007D47EB" w:rsidP="003762C4">
      <w:pPr>
        <w:pStyle w:val="Prrafodelista"/>
        <w:jc w:val="both"/>
        <w:rPr>
          <w:rFonts w:ascii="Arial" w:eastAsiaTheme="minorHAnsi" w:hAnsi="Arial" w:cs="Arial"/>
          <w:sz w:val="20"/>
          <w:szCs w:val="20"/>
          <w:lang w:eastAsia="en-US" w:bidi="ar-SA"/>
        </w:rPr>
      </w:pPr>
    </w:p>
    <w:p w14:paraId="5833FD46" w14:textId="77777777" w:rsidR="007D47EB" w:rsidRDefault="007D47EB" w:rsidP="003762C4">
      <w:pPr>
        <w:pStyle w:val="Prrafodelista"/>
        <w:jc w:val="both"/>
        <w:rPr>
          <w:rFonts w:ascii="Arial" w:eastAsiaTheme="minorHAnsi" w:hAnsi="Arial" w:cs="Arial"/>
          <w:sz w:val="20"/>
          <w:szCs w:val="20"/>
          <w:lang w:eastAsia="en-US" w:bidi="ar-SA"/>
        </w:rPr>
      </w:pPr>
    </w:p>
    <w:p w14:paraId="5E0797CD" w14:textId="72F5F6E9" w:rsidR="000F70F5" w:rsidRDefault="004C5C3D" w:rsidP="00B576A0">
      <w:pPr>
        <w:pStyle w:val="Estilo2"/>
        <w:rPr>
          <w:rFonts w:eastAsiaTheme="minorHAnsi"/>
          <w:lang w:eastAsia="en-US" w:bidi="ar-SA"/>
        </w:rPr>
      </w:pPr>
      <w:bookmarkStart w:id="88" w:name="_Toc154578531"/>
      <w:r w:rsidRPr="0055060B">
        <w:rPr>
          <w:rFonts w:eastAsiaTheme="minorHAnsi"/>
          <w:lang w:eastAsia="en-US" w:bidi="ar-SA"/>
        </w:rPr>
        <w:t>Aspectos normativos en medioambiente y seguridad.</w:t>
      </w:r>
      <w:bookmarkEnd w:id="88"/>
      <w:r w:rsidR="00045A73">
        <w:rPr>
          <w:rFonts w:eastAsiaTheme="minorHAnsi"/>
          <w:lang w:eastAsia="en-US" w:bidi="ar-SA"/>
        </w:rPr>
        <w:t xml:space="preserve"> </w:t>
      </w:r>
    </w:p>
    <w:p w14:paraId="685DA124" w14:textId="77777777" w:rsidR="004418ED" w:rsidRDefault="004418ED" w:rsidP="00F1473D">
      <w:pPr>
        <w:jc w:val="both"/>
        <w:rPr>
          <w:rFonts w:eastAsiaTheme="minorHAnsi"/>
          <w:lang w:eastAsia="en-US" w:bidi="ar-SA"/>
        </w:rPr>
      </w:pPr>
    </w:p>
    <w:p w14:paraId="598F9392" w14:textId="7A7270FF" w:rsidR="004418ED" w:rsidRPr="0055060B" w:rsidRDefault="004418ED" w:rsidP="00F1473D">
      <w:pPr>
        <w:jc w:val="both"/>
        <w:rPr>
          <w:rFonts w:ascii="Arial" w:eastAsiaTheme="minorHAnsi" w:hAnsi="Arial" w:cs="Arial"/>
          <w:sz w:val="20"/>
          <w:szCs w:val="20"/>
          <w:lang w:eastAsia="en-US" w:bidi="ar-SA"/>
        </w:rPr>
      </w:pPr>
      <w:r w:rsidRPr="0055060B">
        <w:rPr>
          <w:rFonts w:ascii="Arial" w:eastAsiaTheme="minorHAnsi" w:hAnsi="Arial" w:cs="Arial"/>
          <w:sz w:val="20"/>
          <w:szCs w:val="20"/>
          <w:lang w:eastAsia="en-US" w:bidi="ar-SA"/>
        </w:rPr>
        <w:t>En base a investigación se han encontrado una serie de normas</w:t>
      </w:r>
      <w:r w:rsidR="00B674B2" w:rsidRPr="0055060B">
        <w:rPr>
          <w:rFonts w:ascii="Arial" w:eastAsiaTheme="minorHAnsi" w:hAnsi="Arial" w:cs="Arial"/>
          <w:sz w:val="20"/>
          <w:szCs w:val="20"/>
          <w:lang w:eastAsia="en-US" w:bidi="ar-SA"/>
        </w:rPr>
        <w:t xml:space="preserve"> a las cuales se deben regir los aparatos electrónicos en el territorio </w:t>
      </w:r>
      <w:r w:rsidR="000206E6" w:rsidRPr="0055060B">
        <w:rPr>
          <w:rFonts w:ascii="Arial" w:eastAsiaTheme="minorHAnsi" w:hAnsi="Arial" w:cs="Arial"/>
          <w:sz w:val="20"/>
          <w:szCs w:val="20"/>
          <w:lang w:eastAsia="en-US" w:bidi="ar-SA"/>
        </w:rPr>
        <w:t>nacional, de</w:t>
      </w:r>
      <w:r w:rsidR="00523583" w:rsidRPr="0055060B">
        <w:rPr>
          <w:rFonts w:ascii="Arial" w:eastAsiaTheme="minorHAnsi" w:hAnsi="Arial" w:cs="Arial"/>
          <w:sz w:val="20"/>
          <w:szCs w:val="20"/>
          <w:lang w:eastAsia="en-US" w:bidi="ar-SA"/>
        </w:rPr>
        <w:t xml:space="preserve"> esta forma analizar </w:t>
      </w:r>
      <w:r w:rsidR="0055060B" w:rsidRPr="0055060B">
        <w:rPr>
          <w:rFonts w:ascii="Arial" w:eastAsiaTheme="minorHAnsi" w:hAnsi="Arial" w:cs="Arial"/>
          <w:sz w:val="20"/>
          <w:szCs w:val="20"/>
          <w:lang w:eastAsia="en-US" w:bidi="ar-SA"/>
        </w:rPr>
        <w:t>qué</w:t>
      </w:r>
      <w:r w:rsidR="0008272B" w:rsidRPr="0055060B">
        <w:rPr>
          <w:rFonts w:ascii="Arial" w:eastAsiaTheme="minorHAnsi" w:hAnsi="Arial" w:cs="Arial"/>
          <w:sz w:val="20"/>
          <w:szCs w:val="20"/>
          <w:lang w:eastAsia="en-US" w:bidi="ar-SA"/>
        </w:rPr>
        <w:t xml:space="preserve"> a que normativas se debe adecuar el</w:t>
      </w:r>
      <w:r w:rsidR="006B60E2" w:rsidRPr="0055060B">
        <w:rPr>
          <w:rFonts w:ascii="Arial" w:eastAsiaTheme="minorHAnsi" w:hAnsi="Arial" w:cs="Arial"/>
          <w:sz w:val="20"/>
          <w:szCs w:val="20"/>
          <w:lang w:eastAsia="en-US" w:bidi="ar-SA"/>
        </w:rPr>
        <w:t xml:space="preserve"> proyecto.</w:t>
      </w:r>
    </w:p>
    <w:p w14:paraId="01627139" w14:textId="77777777" w:rsidR="000206E6" w:rsidRPr="0055060B" w:rsidRDefault="000206E6" w:rsidP="004418ED">
      <w:pPr>
        <w:rPr>
          <w:rFonts w:ascii="Arial" w:eastAsiaTheme="minorHAnsi" w:hAnsi="Arial" w:cs="Arial"/>
          <w:sz w:val="20"/>
          <w:szCs w:val="20"/>
          <w:lang w:eastAsia="en-US" w:bidi="ar-SA"/>
        </w:rPr>
      </w:pPr>
    </w:p>
    <w:p w14:paraId="6CBD9066" w14:textId="23D6A52C" w:rsidR="006D1D1A" w:rsidRPr="00F1473D" w:rsidRDefault="006D1D1A" w:rsidP="00F1473D">
      <w:pPr>
        <w:jc w:val="both"/>
        <w:rPr>
          <w:rFonts w:ascii="Arial" w:eastAsiaTheme="minorHAnsi" w:hAnsi="Arial" w:cs="Arial"/>
          <w:b/>
          <w:sz w:val="20"/>
          <w:szCs w:val="20"/>
          <w:lang w:eastAsia="en-US" w:bidi="ar-SA"/>
        </w:rPr>
      </w:pPr>
      <w:r w:rsidRPr="00F1473D">
        <w:rPr>
          <w:rFonts w:ascii="Arial" w:eastAsiaTheme="minorHAnsi" w:hAnsi="Arial" w:cs="Arial"/>
          <w:b/>
          <w:sz w:val="20"/>
          <w:szCs w:val="20"/>
          <w:lang w:eastAsia="en-US" w:bidi="ar-SA"/>
        </w:rPr>
        <w:t>Ley REP:</w:t>
      </w:r>
    </w:p>
    <w:p w14:paraId="1C807B01" w14:textId="77777777" w:rsidR="00F1473D" w:rsidRPr="0055060B" w:rsidRDefault="00F1473D" w:rsidP="004418ED">
      <w:pPr>
        <w:rPr>
          <w:rFonts w:ascii="Arial" w:eastAsiaTheme="minorHAnsi" w:hAnsi="Arial" w:cs="Arial"/>
          <w:sz w:val="20"/>
          <w:szCs w:val="20"/>
          <w:lang w:eastAsia="en-US" w:bidi="ar-SA"/>
        </w:rPr>
      </w:pPr>
    </w:p>
    <w:p w14:paraId="3453D2F0" w14:textId="5BFAA0F3" w:rsidR="00261761" w:rsidRPr="0055060B" w:rsidRDefault="00A16825" w:rsidP="00F1473D">
      <w:pPr>
        <w:jc w:val="both"/>
        <w:rPr>
          <w:rFonts w:ascii="Arial" w:eastAsiaTheme="minorHAnsi" w:hAnsi="Arial" w:cs="Arial"/>
          <w:sz w:val="20"/>
          <w:szCs w:val="20"/>
          <w:lang w:eastAsia="en-US" w:bidi="ar-SA"/>
        </w:rPr>
      </w:pPr>
      <w:r w:rsidRPr="0055060B">
        <w:rPr>
          <w:rFonts w:ascii="Arial" w:eastAsiaTheme="minorHAnsi" w:hAnsi="Arial" w:cs="Arial"/>
          <w:sz w:val="20"/>
          <w:szCs w:val="20"/>
          <w:lang w:eastAsia="en-US" w:bidi="ar-SA"/>
        </w:rPr>
        <w:t>“</w:t>
      </w:r>
      <w:r w:rsidR="007806A9" w:rsidRPr="0055060B">
        <w:rPr>
          <w:rFonts w:ascii="Arial" w:eastAsiaTheme="minorHAnsi" w:hAnsi="Arial" w:cs="Arial"/>
          <w:i/>
          <w:sz w:val="20"/>
          <w:szCs w:val="20"/>
          <w:lang w:eastAsia="en-US" w:bidi="ar-SA"/>
        </w:rPr>
        <w:t>La Ley 20.920 tiene como principal instrumento la Responsabilidad Extendida del Productor (REP), un mecanismo en virtud del que los productores de productos prioritarios son responsables de la organización y financiamiento de la gestión de los residuos derivados de la comercialización de sus productos en el país.</w:t>
      </w:r>
      <w:r w:rsidR="007806A9" w:rsidRPr="0055060B">
        <w:rPr>
          <w:rFonts w:ascii="Arial" w:eastAsiaTheme="minorHAnsi" w:hAnsi="Arial" w:cs="Arial"/>
          <w:sz w:val="20"/>
          <w:szCs w:val="20"/>
          <w:lang w:eastAsia="en-US" w:bidi="ar-SA"/>
        </w:rPr>
        <w:t> </w:t>
      </w:r>
      <w:r w:rsidRPr="0055060B">
        <w:rPr>
          <w:rFonts w:ascii="Arial" w:eastAsiaTheme="minorHAnsi" w:hAnsi="Arial" w:cs="Arial"/>
          <w:sz w:val="20"/>
          <w:szCs w:val="20"/>
          <w:lang w:eastAsia="en-US" w:bidi="ar-SA"/>
        </w:rPr>
        <w:t>“</w:t>
      </w:r>
    </w:p>
    <w:p w14:paraId="065C687E" w14:textId="77777777" w:rsidR="00E763F5" w:rsidRPr="0055060B" w:rsidRDefault="00E763F5" w:rsidP="00261761">
      <w:pPr>
        <w:rPr>
          <w:rFonts w:ascii="Arial" w:eastAsiaTheme="minorHAnsi" w:hAnsi="Arial" w:cs="Arial"/>
          <w:sz w:val="20"/>
          <w:szCs w:val="20"/>
          <w:lang w:eastAsia="en-US" w:bidi="ar-SA"/>
        </w:rPr>
      </w:pPr>
    </w:p>
    <w:p w14:paraId="73CF9FC2" w14:textId="7279BC5A" w:rsidR="00E763F5" w:rsidRPr="0055060B" w:rsidRDefault="00AF0335" w:rsidP="00F1473D">
      <w:pPr>
        <w:jc w:val="both"/>
        <w:rPr>
          <w:rFonts w:ascii="Arial" w:eastAsiaTheme="minorHAnsi" w:hAnsi="Arial" w:cs="Arial"/>
          <w:sz w:val="20"/>
          <w:szCs w:val="20"/>
          <w:lang w:eastAsia="en-US" w:bidi="ar-SA"/>
        </w:rPr>
      </w:pPr>
      <w:sdt>
        <w:sdtPr>
          <w:rPr>
            <w:rFonts w:ascii="Arial" w:eastAsiaTheme="minorHAnsi" w:hAnsi="Arial" w:cs="Arial"/>
            <w:sz w:val="20"/>
            <w:szCs w:val="20"/>
            <w:lang w:eastAsia="en-US" w:bidi="ar-SA"/>
          </w:rPr>
          <w:id w:val="481659671"/>
          <w:citation/>
        </w:sdtPr>
        <w:sdtEndPr/>
        <w:sdtContent>
          <w:r w:rsidR="00A16825" w:rsidRPr="0055060B">
            <w:rPr>
              <w:rFonts w:ascii="Arial" w:eastAsiaTheme="minorHAnsi" w:hAnsi="Arial" w:cs="Arial"/>
              <w:sz w:val="20"/>
              <w:szCs w:val="20"/>
              <w:lang w:eastAsia="en-US" w:bidi="ar-SA"/>
            </w:rPr>
            <w:fldChar w:fldCharType="begin"/>
          </w:r>
          <w:r w:rsidR="00A16825" w:rsidRPr="0055060B">
            <w:rPr>
              <w:rFonts w:ascii="Arial" w:eastAsiaTheme="minorHAnsi" w:hAnsi="Arial" w:cs="Arial"/>
              <w:sz w:val="20"/>
              <w:szCs w:val="20"/>
              <w:lang w:val="es-MX" w:eastAsia="en-US" w:bidi="ar-SA"/>
            </w:rPr>
            <w:instrText xml:space="preserve"> CITATION Min \l 2058 </w:instrText>
          </w:r>
          <w:r w:rsidR="00A16825" w:rsidRPr="0055060B">
            <w:rPr>
              <w:rFonts w:ascii="Arial" w:eastAsiaTheme="minorHAnsi" w:hAnsi="Arial" w:cs="Arial"/>
              <w:sz w:val="20"/>
              <w:szCs w:val="20"/>
              <w:lang w:eastAsia="en-US" w:bidi="ar-SA"/>
            </w:rPr>
            <w:fldChar w:fldCharType="separate"/>
          </w:r>
          <w:r w:rsidR="003A56E2" w:rsidRPr="003A56E2">
            <w:rPr>
              <w:rFonts w:ascii="Arial" w:eastAsiaTheme="minorHAnsi" w:hAnsi="Arial" w:cs="Arial"/>
              <w:noProof/>
              <w:sz w:val="20"/>
              <w:szCs w:val="20"/>
              <w:lang w:val="es-MX" w:eastAsia="en-US" w:bidi="ar-SA"/>
            </w:rPr>
            <w:t>(Ministerio de medio ambiente, 2023)</w:t>
          </w:r>
          <w:r w:rsidR="00A16825" w:rsidRPr="0055060B">
            <w:rPr>
              <w:rFonts w:ascii="Arial" w:eastAsiaTheme="minorHAnsi" w:hAnsi="Arial" w:cs="Arial"/>
              <w:sz w:val="20"/>
              <w:szCs w:val="20"/>
              <w:lang w:eastAsia="en-US" w:bidi="ar-SA"/>
            </w:rPr>
            <w:fldChar w:fldCharType="end"/>
          </w:r>
        </w:sdtContent>
      </w:sdt>
    </w:p>
    <w:p w14:paraId="2BBF81A5" w14:textId="77777777" w:rsidR="00A16825" w:rsidRPr="0055060B" w:rsidRDefault="00A16825" w:rsidP="00F1473D">
      <w:pPr>
        <w:jc w:val="both"/>
        <w:rPr>
          <w:rFonts w:ascii="Arial" w:eastAsiaTheme="minorHAnsi" w:hAnsi="Arial" w:cs="Arial"/>
          <w:sz w:val="20"/>
          <w:szCs w:val="20"/>
          <w:lang w:eastAsia="en-US" w:bidi="ar-SA"/>
        </w:rPr>
      </w:pPr>
    </w:p>
    <w:p w14:paraId="1B28F552" w14:textId="78B8E72D" w:rsidR="00FB17CB" w:rsidRPr="0055060B" w:rsidRDefault="00FB17CB" w:rsidP="00F1473D">
      <w:pPr>
        <w:jc w:val="both"/>
        <w:rPr>
          <w:rFonts w:ascii="Arial" w:eastAsiaTheme="minorHAnsi" w:hAnsi="Arial" w:cs="Arial"/>
          <w:sz w:val="20"/>
          <w:szCs w:val="20"/>
          <w:lang w:eastAsia="en-US" w:bidi="ar-SA"/>
        </w:rPr>
      </w:pPr>
      <w:r w:rsidRPr="0055060B">
        <w:rPr>
          <w:rFonts w:ascii="Arial" w:eastAsiaTheme="minorHAnsi" w:hAnsi="Arial" w:cs="Arial"/>
          <w:sz w:val="20"/>
          <w:szCs w:val="20"/>
          <w:lang w:eastAsia="en-US" w:bidi="ar-SA"/>
        </w:rPr>
        <w:t>En base a la siguiente cita</w:t>
      </w:r>
      <w:r w:rsidR="00BC3E2A" w:rsidRPr="0055060B">
        <w:rPr>
          <w:rFonts w:ascii="Arial" w:eastAsiaTheme="minorHAnsi" w:hAnsi="Arial" w:cs="Arial"/>
          <w:sz w:val="20"/>
          <w:szCs w:val="20"/>
          <w:lang w:eastAsia="en-US" w:bidi="ar-SA"/>
        </w:rPr>
        <w:t xml:space="preserve">ndo la resolución </w:t>
      </w:r>
      <w:r w:rsidR="00360338" w:rsidRPr="0055060B">
        <w:rPr>
          <w:rFonts w:ascii="Arial" w:eastAsiaTheme="minorHAnsi" w:hAnsi="Arial" w:cs="Arial"/>
          <w:sz w:val="20"/>
          <w:szCs w:val="20"/>
          <w:lang w:eastAsia="en-US" w:bidi="ar-SA"/>
        </w:rPr>
        <w:t>número</w:t>
      </w:r>
      <w:r w:rsidR="00BC3E2A" w:rsidRPr="0055060B">
        <w:rPr>
          <w:rFonts w:ascii="Arial" w:eastAsiaTheme="minorHAnsi" w:hAnsi="Arial" w:cs="Arial"/>
          <w:sz w:val="20"/>
          <w:szCs w:val="20"/>
          <w:lang w:eastAsia="en-US" w:bidi="ar-SA"/>
        </w:rPr>
        <w:t xml:space="preserve"> 4 </w:t>
      </w:r>
      <w:r w:rsidR="001F21FB" w:rsidRPr="0055060B">
        <w:rPr>
          <w:rFonts w:ascii="Arial" w:eastAsiaTheme="minorHAnsi" w:hAnsi="Arial" w:cs="Arial"/>
          <w:sz w:val="20"/>
          <w:szCs w:val="20"/>
          <w:lang w:eastAsia="en-US" w:bidi="ar-SA"/>
        </w:rPr>
        <w:t xml:space="preserve">del diario oficial de la </w:t>
      </w:r>
      <w:r w:rsidR="00360338" w:rsidRPr="0055060B">
        <w:rPr>
          <w:rFonts w:ascii="Arial" w:eastAsiaTheme="minorHAnsi" w:hAnsi="Arial" w:cs="Arial"/>
          <w:sz w:val="20"/>
          <w:szCs w:val="20"/>
          <w:lang w:eastAsia="en-US" w:bidi="ar-SA"/>
        </w:rPr>
        <w:t>república</w:t>
      </w:r>
      <w:r w:rsidR="001F21FB" w:rsidRPr="0055060B">
        <w:rPr>
          <w:rFonts w:ascii="Arial" w:eastAsiaTheme="minorHAnsi" w:hAnsi="Arial" w:cs="Arial"/>
          <w:sz w:val="20"/>
          <w:szCs w:val="20"/>
          <w:lang w:eastAsia="en-US" w:bidi="ar-SA"/>
        </w:rPr>
        <w:t xml:space="preserve"> </w:t>
      </w:r>
      <w:r w:rsidR="0000286D" w:rsidRPr="0055060B">
        <w:rPr>
          <w:rFonts w:ascii="Arial" w:eastAsiaTheme="minorHAnsi" w:hAnsi="Arial" w:cs="Arial"/>
          <w:sz w:val="20"/>
          <w:szCs w:val="20"/>
          <w:lang w:eastAsia="en-US" w:bidi="ar-SA"/>
        </w:rPr>
        <w:t xml:space="preserve">de Chile, se destacan los criterios que enmarcan a un aparato electrónico </w:t>
      </w:r>
      <w:r w:rsidR="00E61FA1" w:rsidRPr="0055060B">
        <w:rPr>
          <w:rFonts w:ascii="Arial" w:eastAsiaTheme="minorHAnsi" w:hAnsi="Arial" w:cs="Arial"/>
          <w:sz w:val="20"/>
          <w:szCs w:val="20"/>
          <w:lang w:eastAsia="en-US" w:bidi="ar-SA"/>
        </w:rPr>
        <w:t>y obligan a apegarse a esta normativa.</w:t>
      </w:r>
    </w:p>
    <w:p w14:paraId="30E89482" w14:textId="77777777" w:rsidR="00F44609" w:rsidRPr="0055060B" w:rsidRDefault="00F44609" w:rsidP="00F1473D">
      <w:pPr>
        <w:jc w:val="both"/>
        <w:rPr>
          <w:rFonts w:ascii="Arial" w:eastAsiaTheme="minorHAnsi" w:hAnsi="Arial" w:cs="Arial"/>
          <w:sz w:val="20"/>
          <w:szCs w:val="20"/>
          <w:lang w:eastAsia="en-US" w:bidi="ar-SA"/>
        </w:rPr>
      </w:pPr>
    </w:p>
    <w:p w14:paraId="1E80F333" w14:textId="3DE324D9" w:rsidR="002B0D05" w:rsidRPr="0055060B" w:rsidRDefault="00722323" w:rsidP="00F1473D">
      <w:pPr>
        <w:jc w:val="both"/>
        <w:rPr>
          <w:rFonts w:ascii="Arial" w:hAnsi="Arial" w:cs="Arial"/>
          <w:i/>
          <w:sz w:val="20"/>
          <w:szCs w:val="20"/>
        </w:rPr>
      </w:pPr>
      <w:r w:rsidRPr="0055060B">
        <w:rPr>
          <w:rFonts w:ascii="Arial" w:hAnsi="Arial" w:cs="Arial"/>
          <w:sz w:val="20"/>
          <w:szCs w:val="20"/>
        </w:rPr>
        <w:t>“</w:t>
      </w:r>
      <w:r w:rsidR="00A01CA2" w:rsidRPr="0055060B">
        <w:rPr>
          <w:rFonts w:ascii="Arial" w:hAnsi="Arial" w:cs="Arial"/>
          <w:i/>
          <w:sz w:val="20"/>
          <w:szCs w:val="20"/>
        </w:rPr>
        <w:t xml:space="preserve">4.- Por su parte, se entenderá preliminarmente por "aparatos eléctricos y electrónicos", todos los aparatos </w:t>
      </w:r>
      <w:r w:rsidR="00E61FA1" w:rsidRPr="0055060B">
        <w:rPr>
          <w:rFonts w:ascii="Arial" w:hAnsi="Arial" w:cs="Arial"/>
          <w:i/>
          <w:sz w:val="20"/>
          <w:szCs w:val="20"/>
        </w:rPr>
        <w:t>que,</w:t>
      </w:r>
      <w:r w:rsidR="00A01CA2" w:rsidRPr="0055060B">
        <w:rPr>
          <w:rFonts w:ascii="Arial" w:hAnsi="Arial" w:cs="Arial"/>
          <w:i/>
          <w:sz w:val="20"/>
          <w:szCs w:val="20"/>
        </w:rPr>
        <w:t xml:space="preserve"> para funcionar correctamente, necesitan corriente eléctrica o campos electromagnéticos, así como los aparatos necesarios para generar, transmitir y medir tales corrientes y campos. Quedarán comprendidos dentro de los aparatos eléctricos y electrónicos, las siguientes categorías preliminares:</w:t>
      </w:r>
    </w:p>
    <w:p w14:paraId="6F2BA139" w14:textId="77777777" w:rsidR="002B0D05" w:rsidRPr="0055060B" w:rsidRDefault="00A01CA2" w:rsidP="00F1473D">
      <w:pPr>
        <w:jc w:val="both"/>
        <w:rPr>
          <w:rFonts w:ascii="Arial" w:hAnsi="Arial" w:cs="Arial"/>
          <w:i/>
          <w:sz w:val="20"/>
          <w:szCs w:val="20"/>
        </w:rPr>
      </w:pPr>
      <w:r w:rsidRPr="0055060B">
        <w:rPr>
          <w:rFonts w:ascii="Arial" w:hAnsi="Arial" w:cs="Arial"/>
          <w:i/>
          <w:sz w:val="20"/>
          <w:szCs w:val="20"/>
        </w:rPr>
        <w:t xml:space="preserve"> a) Aparatos de intercambio de temperatura. </w:t>
      </w:r>
    </w:p>
    <w:p w14:paraId="42722942" w14:textId="77777777" w:rsidR="002B0D05" w:rsidRPr="0055060B" w:rsidRDefault="00A01CA2" w:rsidP="00F1473D">
      <w:pPr>
        <w:jc w:val="both"/>
        <w:rPr>
          <w:rFonts w:ascii="Arial" w:hAnsi="Arial" w:cs="Arial"/>
          <w:i/>
          <w:sz w:val="20"/>
          <w:szCs w:val="20"/>
        </w:rPr>
      </w:pPr>
      <w:r w:rsidRPr="0055060B">
        <w:rPr>
          <w:rFonts w:ascii="Arial" w:hAnsi="Arial" w:cs="Arial"/>
          <w:i/>
          <w:sz w:val="20"/>
          <w:szCs w:val="20"/>
        </w:rPr>
        <w:t xml:space="preserve">b) Monitores, pantallas, y aparatos con pantallas de superficie superior a los 100 cm2. </w:t>
      </w:r>
    </w:p>
    <w:p w14:paraId="14417FD2" w14:textId="77777777" w:rsidR="00CD155F" w:rsidRPr="0055060B" w:rsidRDefault="00A01CA2" w:rsidP="00F1473D">
      <w:pPr>
        <w:jc w:val="both"/>
        <w:rPr>
          <w:rFonts w:ascii="Arial" w:hAnsi="Arial" w:cs="Arial"/>
          <w:i/>
          <w:sz w:val="20"/>
          <w:szCs w:val="20"/>
        </w:rPr>
      </w:pPr>
      <w:r w:rsidRPr="0055060B">
        <w:rPr>
          <w:rFonts w:ascii="Arial" w:hAnsi="Arial" w:cs="Arial"/>
          <w:i/>
          <w:sz w:val="20"/>
          <w:szCs w:val="20"/>
        </w:rPr>
        <w:t xml:space="preserve">c) Lámparas. </w:t>
      </w:r>
    </w:p>
    <w:p w14:paraId="0CD2DADA" w14:textId="77777777" w:rsidR="00CD155F" w:rsidRPr="0055060B" w:rsidRDefault="00A01CA2" w:rsidP="00F1473D">
      <w:pPr>
        <w:jc w:val="both"/>
        <w:rPr>
          <w:rFonts w:ascii="Arial" w:hAnsi="Arial" w:cs="Arial"/>
          <w:i/>
          <w:sz w:val="20"/>
          <w:szCs w:val="20"/>
        </w:rPr>
      </w:pPr>
      <w:r w:rsidRPr="0055060B">
        <w:rPr>
          <w:rFonts w:ascii="Arial" w:hAnsi="Arial" w:cs="Arial"/>
          <w:i/>
          <w:sz w:val="20"/>
          <w:szCs w:val="20"/>
        </w:rPr>
        <w:t xml:space="preserve">d) Paneles fotovoltaicos grandes (con una dimensión exterior superior a 50 cm). </w:t>
      </w:r>
    </w:p>
    <w:p w14:paraId="1912084A" w14:textId="77777777" w:rsidR="00CD155F" w:rsidRPr="0055060B" w:rsidRDefault="00A01CA2" w:rsidP="00F1473D">
      <w:pPr>
        <w:jc w:val="both"/>
        <w:rPr>
          <w:rFonts w:ascii="Arial" w:hAnsi="Arial" w:cs="Arial"/>
          <w:i/>
          <w:sz w:val="20"/>
          <w:szCs w:val="20"/>
        </w:rPr>
      </w:pPr>
      <w:r w:rsidRPr="0055060B">
        <w:rPr>
          <w:rFonts w:ascii="Arial" w:hAnsi="Arial" w:cs="Arial"/>
          <w:i/>
          <w:sz w:val="20"/>
          <w:szCs w:val="20"/>
        </w:rPr>
        <w:t xml:space="preserve">e) Grandes aparatos (con una dimensión exterior superior a 50 cm) no incluidos en las categorías anteriores. </w:t>
      </w:r>
    </w:p>
    <w:p w14:paraId="259AA117" w14:textId="77777777" w:rsidR="00B45E9F" w:rsidRPr="0055060B" w:rsidRDefault="00A01CA2" w:rsidP="00F1473D">
      <w:pPr>
        <w:jc w:val="both"/>
        <w:rPr>
          <w:rFonts w:ascii="Arial" w:hAnsi="Arial" w:cs="Arial"/>
          <w:sz w:val="20"/>
          <w:szCs w:val="20"/>
        </w:rPr>
      </w:pPr>
      <w:r w:rsidRPr="0055060B">
        <w:rPr>
          <w:rFonts w:ascii="Arial" w:hAnsi="Arial" w:cs="Arial"/>
          <w:i/>
          <w:sz w:val="20"/>
          <w:szCs w:val="20"/>
        </w:rPr>
        <w:t>f) Pequeños aparatos (sin ninguna dimensión exterior superior a los 50 cm) no incluidos en las categorías anteriores</w:t>
      </w:r>
      <w:r w:rsidR="00722323" w:rsidRPr="0055060B">
        <w:rPr>
          <w:rFonts w:ascii="Arial" w:hAnsi="Arial" w:cs="Arial"/>
          <w:sz w:val="20"/>
          <w:szCs w:val="20"/>
        </w:rPr>
        <w:t>”</w:t>
      </w:r>
    </w:p>
    <w:p w14:paraId="59C11E0F" w14:textId="77777777" w:rsidR="00F1473D" w:rsidRPr="0055060B" w:rsidRDefault="00F1473D" w:rsidP="00F1473D">
      <w:pPr>
        <w:jc w:val="both"/>
        <w:rPr>
          <w:rFonts w:ascii="Arial" w:hAnsi="Arial" w:cs="Arial"/>
          <w:sz w:val="20"/>
          <w:szCs w:val="20"/>
        </w:rPr>
      </w:pPr>
    </w:p>
    <w:p w14:paraId="7A1BF632" w14:textId="466CF66D" w:rsidR="00E763F5" w:rsidRPr="0055060B" w:rsidRDefault="00AF0335" w:rsidP="00F1473D">
      <w:pPr>
        <w:jc w:val="both"/>
        <w:rPr>
          <w:rFonts w:ascii="Arial" w:eastAsiaTheme="minorHAnsi" w:hAnsi="Arial" w:cs="Arial"/>
          <w:sz w:val="20"/>
          <w:szCs w:val="20"/>
        </w:rPr>
      </w:pPr>
      <w:sdt>
        <w:sdtPr>
          <w:rPr>
            <w:rFonts w:ascii="Arial" w:hAnsi="Arial" w:cs="Arial"/>
            <w:sz w:val="20"/>
            <w:szCs w:val="20"/>
          </w:rPr>
          <w:id w:val="-2013590088"/>
          <w:citation/>
        </w:sdtPr>
        <w:sdtEndPr/>
        <w:sdtContent>
          <w:r w:rsidR="00A04C9D" w:rsidRPr="0055060B">
            <w:rPr>
              <w:rFonts w:ascii="Arial" w:hAnsi="Arial" w:cs="Arial"/>
              <w:sz w:val="20"/>
              <w:szCs w:val="20"/>
            </w:rPr>
            <w:fldChar w:fldCharType="begin"/>
          </w:r>
          <w:r w:rsidR="00A04C9D" w:rsidRPr="0055060B">
            <w:rPr>
              <w:rFonts w:ascii="Arial" w:hAnsi="Arial" w:cs="Arial"/>
              <w:sz w:val="20"/>
              <w:szCs w:val="20"/>
              <w:lang w:val="es-MX"/>
            </w:rPr>
            <w:instrText xml:space="preserve"> CITATION DIA21 \l 2058 </w:instrText>
          </w:r>
          <w:r w:rsidR="00A04C9D" w:rsidRPr="0055060B">
            <w:rPr>
              <w:rFonts w:ascii="Arial" w:hAnsi="Arial" w:cs="Arial"/>
              <w:sz w:val="20"/>
              <w:szCs w:val="20"/>
            </w:rPr>
            <w:fldChar w:fldCharType="separate"/>
          </w:r>
          <w:r w:rsidR="003A56E2" w:rsidRPr="003A56E2">
            <w:rPr>
              <w:rFonts w:ascii="Arial" w:hAnsi="Arial" w:cs="Arial"/>
              <w:noProof/>
              <w:sz w:val="20"/>
              <w:szCs w:val="20"/>
              <w:lang w:val="es-MX"/>
            </w:rPr>
            <w:t>(DIARIO OFICIAL DE LA REPUBLICA DE CHILE, 2021)</w:t>
          </w:r>
          <w:r w:rsidR="00A04C9D" w:rsidRPr="0055060B">
            <w:rPr>
              <w:rFonts w:ascii="Arial" w:hAnsi="Arial" w:cs="Arial"/>
              <w:sz w:val="20"/>
              <w:szCs w:val="20"/>
            </w:rPr>
            <w:fldChar w:fldCharType="end"/>
          </w:r>
        </w:sdtContent>
      </w:sdt>
    </w:p>
    <w:p w14:paraId="1D8E1500" w14:textId="77777777" w:rsidR="000C4C1A" w:rsidRDefault="000C4C1A" w:rsidP="00F1473D">
      <w:pPr>
        <w:jc w:val="both"/>
        <w:rPr>
          <w:rFonts w:ascii="Arial" w:hAnsi="Arial" w:cs="Arial"/>
          <w:sz w:val="20"/>
          <w:szCs w:val="20"/>
        </w:rPr>
      </w:pPr>
    </w:p>
    <w:p w14:paraId="16469F08" w14:textId="77777777" w:rsidR="000C4C1A" w:rsidRDefault="000C4C1A" w:rsidP="00F1473D">
      <w:pPr>
        <w:jc w:val="both"/>
        <w:rPr>
          <w:rFonts w:ascii="Arial" w:hAnsi="Arial" w:cs="Arial"/>
          <w:sz w:val="20"/>
          <w:szCs w:val="20"/>
        </w:rPr>
      </w:pPr>
    </w:p>
    <w:p w14:paraId="4047701A" w14:textId="77777777" w:rsidR="000C4C1A" w:rsidRDefault="000C4C1A" w:rsidP="00F1473D">
      <w:pPr>
        <w:jc w:val="both"/>
        <w:rPr>
          <w:rFonts w:ascii="Arial" w:hAnsi="Arial" w:cs="Arial"/>
          <w:sz w:val="20"/>
          <w:szCs w:val="20"/>
        </w:rPr>
      </w:pPr>
    </w:p>
    <w:p w14:paraId="332E4B1B" w14:textId="77777777" w:rsidR="000C4C1A" w:rsidRDefault="000C4C1A" w:rsidP="00F1473D">
      <w:pPr>
        <w:jc w:val="both"/>
        <w:rPr>
          <w:rFonts w:ascii="Arial" w:hAnsi="Arial" w:cs="Arial"/>
          <w:sz w:val="20"/>
          <w:szCs w:val="20"/>
        </w:rPr>
      </w:pPr>
    </w:p>
    <w:p w14:paraId="41BFDFD8" w14:textId="77777777" w:rsidR="000C4C1A" w:rsidRDefault="000C4C1A" w:rsidP="00F1473D">
      <w:pPr>
        <w:jc w:val="both"/>
        <w:rPr>
          <w:rFonts w:ascii="Arial" w:hAnsi="Arial" w:cs="Arial"/>
          <w:sz w:val="20"/>
          <w:szCs w:val="20"/>
        </w:rPr>
      </w:pPr>
    </w:p>
    <w:p w14:paraId="5616FA4A" w14:textId="77777777" w:rsidR="000C4C1A" w:rsidRPr="0055060B" w:rsidRDefault="000C4C1A" w:rsidP="00F1473D">
      <w:pPr>
        <w:jc w:val="both"/>
        <w:rPr>
          <w:rFonts w:ascii="Arial" w:eastAsiaTheme="minorHAnsi" w:hAnsi="Arial" w:cs="Arial"/>
          <w:sz w:val="20"/>
          <w:szCs w:val="20"/>
        </w:rPr>
      </w:pPr>
    </w:p>
    <w:p w14:paraId="3A898D34" w14:textId="77777777" w:rsidR="00CB7081" w:rsidRDefault="00CB7081" w:rsidP="00F1473D">
      <w:pPr>
        <w:jc w:val="both"/>
        <w:rPr>
          <w:rFonts w:ascii="Arial" w:eastAsiaTheme="minorHAnsi" w:hAnsi="Arial" w:cs="Arial"/>
        </w:rPr>
      </w:pPr>
    </w:p>
    <w:p w14:paraId="531EC77D" w14:textId="6D817055" w:rsidR="0051594F" w:rsidRPr="00AC13BC" w:rsidRDefault="0051594F" w:rsidP="00F1473D">
      <w:pPr>
        <w:jc w:val="both"/>
        <w:rPr>
          <w:rFonts w:ascii="Arial" w:eastAsiaTheme="minorHAnsi" w:hAnsi="Arial" w:cs="Arial"/>
          <w:b/>
          <w:bCs/>
        </w:rPr>
      </w:pPr>
      <w:r w:rsidRPr="00AC13BC">
        <w:rPr>
          <w:rFonts w:ascii="Arial" w:eastAsiaTheme="minorHAnsi" w:hAnsi="Arial" w:cs="Arial"/>
          <w:b/>
          <w:bCs/>
        </w:rPr>
        <w:lastRenderedPageBreak/>
        <w:t>Normativa SEC:</w:t>
      </w:r>
    </w:p>
    <w:p w14:paraId="79910944" w14:textId="77777777" w:rsidR="0051594F" w:rsidRPr="006B6B69" w:rsidRDefault="0051594F" w:rsidP="00F1473D">
      <w:pPr>
        <w:jc w:val="both"/>
        <w:rPr>
          <w:rFonts w:ascii="Arial" w:eastAsiaTheme="minorHAnsi" w:hAnsi="Arial" w:cs="Arial"/>
        </w:rPr>
      </w:pPr>
    </w:p>
    <w:p w14:paraId="5C991D24" w14:textId="74B41CDE" w:rsidR="00B00C3F" w:rsidRPr="000A00EC" w:rsidRDefault="00B00C3F" w:rsidP="00F1473D">
      <w:pPr>
        <w:jc w:val="both"/>
        <w:rPr>
          <w:rFonts w:ascii="Arial" w:eastAsiaTheme="minorHAnsi" w:hAnsi="Arial" w:cs="Arial"/>
          <w:sz w:val="20"/>
          <w:szCs w:val="20"/>
        </w:rPr>
      </w:pPr>
      <w:r w:rsidRPr="000A00EC">
        <w:rPr>
          <w:rFonts w:ascii="Arial" w:eastAsiaTheme="minorHAnsi" w:hAnsi="Arial" w:cs="Arial"/>
          <w:sz w:val="20"/>
          <w:szCs w:val="20"/>
        </w:rPr>
        <w:t xml:space="preserve">Para obtener la certificación SEC se debe someter el dispositivo a una serie de ensayos realizando informes de rendimiento y </w:t>
      </w:r>
      <w:r w:rsidR="0034135B" w:rsidRPr="000A00EC">
        <w:rPr>
          <w:rFonts w:ascii="Arial" w:eastAsiaTheme="minorHAnsi" w:hAnsi="Arial" w:cs="Arial"/>
          <w:sz w:val="20"/>
          <w:szCs w:val="20"/>
        </w:rPr>
        <w:t>seguridad</w:t>
      </w:r>
      <w:r w:rsidR="003651F7" w:rsidRPr="000A00EC">
        <w:rPr>
          <w:rFonts w:ascii="Arial" w:eastAsiaTheme="minorHAnsi" w:hAnsi="Arial" w:cs="Arial"/>
          <w:sz w:val="20"/>
          <w:szCs w:val="20"/>
        </w:rPr>
        <w:t xml:space="preserve"> radicados en el reglamento para obtener dicha certificación</w:t>
      </w:r>
      <w:r w:rsidR="00E42158" w:rsidRPr="000A00EC">
        <w:rPr>
          <w:rFonts w:ascii="Arial" w:eastAsiaTheme="minorHAnsi" w:hAnsi="Arial" w:cs="Arial"/>
          <w:sz w:val="20"/>
          <w:szCs w:val="20"/>
        </w:rPr>
        <w:t>, se deben presentar</w:t>
      </w:r>
      <w:r w:rsidR="00E25B3E" w:rsidRPr="000A00EC">
        <w:rPr>
          <w:rFonts w:ascii="Arial" w:eastAsiaTheme="minorHAnsi" w:hAnsi="Arial" w:cs="Arial"/>
          <w:sz w:val="20"/>
          <w:szCs w:val="20"/>
        </w:rPr>
        <w:t xml:space="preserve">, para ello existen una serie de sistemas de </w:t>
      </w:r>
      <w:r w:rsidR="00ED66AA" w:rsidRPr="000A00EC">
        <w:rPr>
          <w:rFonts w:ascii="Arial" w:eastAsiaTheme="minorHAnsi" w:hAnsi="Arial" w:cs="Arial"/>
          <w:sz w:val="20"/>
          <w:szCs w:val="20"/>
        </w:rPr>
        <w:t>certificación</w:t>
      </w:r>
      <w:r w:rsidR="00A23BCD" w:rsidRPr="000A00EC">
        <w:rPr>
          <w:rFonts w:ascii="Arial" w:eastAsiaTheme="minorHAnsi" w:hAnsi="Arial" w:cs="Arial"/>
          <w:sz w:val="20"/>
          <w:szCs w:val="20"/>
        </w:rPr>
        <w:t xml:space="preserve"> apuntando principalmente a:</w:t>
      </w:r>
    </w:p>
    <w:p w14:paraId="76469CB2" w14:textId="77777777" w:rsidR="00A23BCD" w:rsidRPr="000A00EC" w:rsidRDefault="00A23BCD" w:rsidP="00F1473D">
      <w:pPr>
        <w:shd w:val="clear" w:color="auto" w:fill="FFFFFF"/>
        <w:jc w:val="both"/>
        <w:rPr>
          <w:rFonts w:ascii="Arial" w:eastAsiaTheme="minorHAnsi" w:hAnsi="Arial" w:cs="Arial"/>
          <w:sz w:val="20"/>
          <w:szCs w:val="20"/>
        </w:rPr>
      </w:pPr>
    </w:p>
    <w:p w14:paraId="78729950" w14:textId="2C1F30E7" w:rsidR="00976272" w:rsidRDefault="00DA0C49" w:rsidP="00F1473D">
      <w:pPr>
        <w:shd w:val="clear" w:color="auto" w:fill="FFFFFF"/>
        <w:jc w:val="both"/>
        <w:rPr>
          <w:rFonts w:ascii="Arial" w:eastAsiaTheme="minorHAnsi" w:hAnsi="Arial" w:cs="Arial"/>
          <w:sz w:val="20"/>
          <w:szCs w:val="20"/>
        </w:rPr>
      </w:pPr>
      <w:r>
        <w:rPr>
          <w:rFonts w:ascii="Arial" w:eastAsiaTheme="minorHAnsi" w:hAnsi="Arial" w:cs="Arial"/>
          <w:sz w:val="20"/>
          <w:szCs w:val="20"/>
        </w:rPr>
        <w:t>Capítulo</w:t>
      </w:r>
      <w:r w:rsidR="00976272">
        <w:rPr>
          <w:rFonts w:ascii="Arial" w:eastAsiaTheme="minorHAnsi" w:hAnsi="Arial" w:cs="Arial"/>
          <w:sz w:val="20"/>
          <w:szCs w:val="20"/>
        </w:rPr>
        <w:t xml:space="preserve"> 3: sistemas de certificación</w:t>
      </w:r>
    </w:p>
    <w:p w14:paraId="043759DD" w14:textId="77777777" w:rsidR="00976272" w:rsidRDefault="00976272" w:rsidP="00A23BCD">
      <w:pPr>
        <w:shd w:val="clear" w:color="auto" w:fill="FFFFFF"/>
        <w:rPr>
          <w:rFonts w:ascii="Arial" w:eastAsiaTheme="minorHAnsi" w:hAnsi="Arial" w:cs="Arial"/>
          <w:sz w:val="20"/>
          <w:szCs w:val="20"/>
        </w:rPr>
      </w:pPr>
    </w:p>
    <w:p w14:paraId="60058057" w14:textId="46995AA6" w:rsidR="000A00EC" w:rsidRDefault="00A23BCD" w:rsidP="00A23BCD">
      <w:pPr>
        <w:shd w:val="clear" w:color="auto" w:fill="FFFFFF"/>
        <w:rPr>
          <w:rFonts w:ascii="Arial" w:eastAsiaTheme="minorHAnsi" w:hAnsi="Arial" w:cs="Arial"/>
          <w:sz w:val="20"/>
          <w:szCs w:val="20"/>
        </w:rPr>
      </w:pPr>
      <w:r w:rsidRPr="000A00EC">
        <w:rPr>
          <w:rFonts w:ascii="Arial" w:eastAsiaTheme="minorHAnsi" w:hAnsi="Arial" w:cs="Arial"/>
          <w:sz w:val="20"/>
          <w:szCs w:val="20"/>
        </w:rPr>
        <w:t>ENSAYO</w:t>
      </w:r>
      <w:r w:rsidRPr="00A23BCD">
        <w:rPr>
          <w:rFonts w:ascii="Arial" w:eastAsiaTheme="minorHAnsi" w:hAnsi="Arial" w:cs="Arial"/>
          <w:sz w:val="20"/>
          <w:szCs w:val="20"/>
        </w:rPr>
        <w:t xml:space="preserve"> DE TIPO</w:t>
      </w:r>
      <w:r w:rsidR="006B6B69" w:rsidRPr="000A00EC">
        <w:rPr>
          <w:rFonts w:ascii="Arial" w:eastAsiaTheme="minorHAnsi" w:hAnsi="Arial" w:cs="Arial"/>
          <w:sz w:val="20"/>
          <w:szCs w:val="20"/>
        </w:rPr>
        <w:t xml:space="preserve"> </w:t>
      </w:r>
      <w:r w:rsidRPr="00A23BCD">
        <w:rPr>
          <w:rFonts w:ascii="Arial" w:eastAsiaTheme="minorHAnsi" w:hAnsi="Arial" w:cs="Arial"/>
          <w:sz w:val="20"/>
          <w:szCs w:val="20"/>
        </w:rPr>
        <w:t>SEGUIDO DEL</w:t>
      </w:r>
      <w:r w:rsidR="006B6B69" w:rsidRPr="000A00EC">
        <w:rPr>
          <w:rFonts w:ascii="Arial" w:eastAsiaTheme="minorHAnsi" w:hAnsi="Arial" w:cs="Arial"/>
          <w:sz w:val="20"/>
          <w:szCs w:val="20"/>
        </w:rPr>
        <w:t xml:space="preserve"> </w:t>
      </w:r>
      <w:r w:rsidRPr="00A23BCD">
        <w:rPr>
          <w:rFonts w:ascii="Arial" w:eastAsiaTheme="minorHAnsi" w:hAnsi="Arial" w:cs="Arial"/>
          <w:sz w:val="20"/>
          <w:szCs w:val="20"/>
        </w:rPr>
        <w:t>CONTROL REGULAR</w:t>
      </w:r>
      <w:r w:rsidR="006B6B69" w:rsidRPr="000A00EC">
        <w:rPr>
          <w:rFonts w:ascii="Arial" w:eastAsiaTheme="minorHAnsi" w:hAnsi="Arial" w:cs="Arial"/>
          <w:sz w:val="20"/>
          <w:szCs w:val="20"/>
        </w:rPr>
        <w:t xml:space="preserve"> </w:t>
      </w:r>
      <w:r w:rsidRPr="00A23BCD">
        <w:rPr>
          <w:rFonts w:ascii="Arial" w:eastAsiaTheme="minorHAnsi" w:hAnsi="Arial" w:cs="Arial"/>
          <w:sz w:val="20"/>
          <w:szCs w:val="20"/>
        </w:rPr>
        <w:t>DE LOS PRODUCTOS. </w:t>
      </w:r>
    </w:p>
    <w:p w14:paraId="1C7F5693" w14:textId="77777777" w:rsidR="00B041F3" w:rsidRDefault="00B041F3" w:rsidP="00A23BCD">
      <w:pPr>
        <w:shd w:val="clear" w:color="auto" w:fill="FFFFFF"/>
        <w:rPr>
          <w:rFonts w:ascii="Arial" w:eastAsiaTheme="minorHAnsi" w:hAnsi="Arial" w:cs="Arial"/>
          <w:sz w:val="20"/>
          <w:szCs w:val="20"/>
        </w:rPr>
      </w:pPr>
    </w:p>
    <w:p w14:paraId="2EB637B8" w14:textId="525A2ACA" w:rsidR="00A23BCD" w:rsidRPr="00A23BCD" w:rsidRDefault="00D551BD" w:rsidP="009C0061">
      <w:pPr>
        <w:shd w:val="clear" w:color="auto" w:fill="FFFFFF"/>
        <w:jc w:val="both"/>
        <w:rPr>
          <w:rFonts w:ascii="Arial" w:eastAsiaTheme="minorHAnsi" w:hAnsi="Arial" w:cs="Arial"/>
          <w:i/>
          <w:iCs/>
          <w:sz w:val="20"/>
          <w:szCs w:val="20"/>
        </w:rPr>
      </w:pPr>
      <w:r>
        <w:rPr>
          <w:rFonts w:ascii="Arial" w:eastAsiaTheme="minorHAnsi" w:hAnsi="Arial" w:cs="Arial"/>
          <w:sz w:val="20"/>
          <w:szCs w:val="20"/>
        </w:rPr>
        <w:t>“</w:t>
      </w:r>
      <w:r w:rsidR="00A23BCD" w:rsidRPr="00A23BCD">
        <w:rPr>
          <w:rFonts w:ascii="Arial" w:eastAsiaTheme="minorHAnsi" w:hAnsi="Arial" w:cs="Arial"/>
          <w:i/>
          <w:iCs/>
          <w:sz w:val="20"/>
          <w:szCs w:val="20"/>
        </w:rPr>
        <w:t>Sistema basado en el</w:t>
      </w:r>
      <w:r w:rsidR="00274608" w:rsidRPr="00901D03">
        <w:rPr>
          <w:rFonts w:ascii="Arial" w:eastAsiaTheme="minorHAnsi" w:hAnsi="Arial" w:cs="Arial"/>
          <w:i/>
          <w:iCs/>
          <w:sz w:val="20"/>
          <w:szCs w:val="20"/>
        </w:rPr>
        <w:t xml:space="preserve"> </w:t>
      </w:r>
      <w:r w:rsidR="00A23BCD" w:rsidRPr="00A23BCD">
        <w:rPr>
          <w:rFonts w:ascii="Arial" w:eastAsiaTheme="minorHAnsi" w:hAnsi="Arial" w:cs="Arial"/>
          <w:i/>
          <w:iCs/>
          <w:sz w:val="20"/>
          <w:szCs w:val="20"/>
        </w:rPr>
        <w:t xml:space="preserve">ensayo de </w:t>
      </w:r>
      <w:r w:rsidR="006B6B69" w:rsidRPr="00901D03">
        <w:rPr>
          <w:rFonts w:ascii="Arial" w:eastAsiaTheme="minorHAnsi" w:hAnsi="Arial" w:cs="Arial"/>
          <w:i/>
          <w:iCs/>
          <w:sz w:val="20"/>
          <w:szCs w:val="20"/>
        </w:rPr>
        <w:t>tipo,</w:t>
      </w:r>
      <w:r w:rsidR="00A23BCD" w:rsidRPr="00A23BCD">
        <w:rPr>
          <w:rFonts w:ascii="Arial" w:eastAsiaTheme="minorHAnsi" w:hAnsi="Arial" w:cs="Arial"/>
          <w:i/>
          <w:iCs/>
          <w:sz w:val="20"/>
          <w:szCs w:val="20"/>
        </w:rPr>
        <w:t xml:space="preserve"> pero con</w:t>
      </w:r>
      <w:r w:rsidR="00274608" w:rsidRPr="00901D03">
        <w:rPr>
          <w:rFonts w:ascii="Arial" w:eastAsiaTheme="minorHAnsi" w:hAnsi="Arial" w:cs="Arial"/>
          <w:i/>
          <w:iCs/>
          <w:sz w:val="20"/>
          <w:szCs w:val="20"/>
        </w:rPr>
        <w:t xml:space="preserve"> </w:t>
      </w:r>
      <w:r w:rsidR="00A23BCD" w:rsidRPr="00A23BCD">
        <w:rPr>
          <w:rFonts w:ascii="Arial" w:eastAsiaTheme="minorHAnsi" w:hAnsi="Arial" w:cs="Arial"/>
          <w:i/>
          <w:iCs/>
          <w:sz w:val="20"/>
          <w:szCs w:val="20"/>
        </w:rPr>
        <w:t>cierta acción de</w:t>
      </w:r>
      <w:r w:rsidR="00274608" w:rsidRPr="00901D03">
        <w:rPr>
          <w:rFonts w:ascii="Arial" w:eastAsiaTheme="minorHAnsi" w:hAnsi="Arial" w:cs="Arial"/>
          <w:i/>
          <w:iCs/>
          <w:sz w:val="20"/>
          <w:szCs w:val="20"/>
        </w:rPr>
        <w:t xml:space="preserve"> </w:t>
      </w:r>
      <w:r w:rsidR="00A23BCD" w:rsidRPr="00A23BCD">
        <w:rPr>
          <w:rFonts w:ascii="Arial" w:eastAsiaTheme="minorHAnsi" w:hAnsi="Arial" w:cs="Arial"/>
          <w:i/>
          <w:iCs/>
          <w:sz w:val="20"/>
          <w:szCs w:val="20"/>
        </w:rPr>
        <w:t>seguimiento, dirigida a</w:t>
      </w:r>
      <w:r w:rsidR="00274608" w:rsidRPr="00901D03">
        <w:rPr>
          <w:rFonts w:ascii="Arial" w:eastAsiaTheme="minorHAnsi" w:hAnsi="Arial" w:cs="Arial"/>
          <w:i/>
          <w:iCs/>
          <w:sz w:val="20"/>
          <w:szCs w:val="20"/>
        </w:rPr>
        <w:t xml:space="preserve"> </w:t>
      </w:r>
      <w:r w:rsidR="00A23BCD" w:rsidRPr="00A23BCD">
        <w:rPr>
          <w:rFonts w:ascii="Arial" w:eastAsiaTheme="minorHAnsi" w:hAnsi="Arial" w:cs="Arial"/>
          <w:i/>
          <w:iCs/>
          <w:sz w:val="20"/>
          <w:szCs w:val="20"/>
        </w:rPr>
        <w:t>comprobar que la</w:t>
      </w:r>
    </w:p>
    <w:p w14:paraId="09571F84" w14:textId="37718E9D" w:rsidR="00A23BCD" w:rsidRPr="00A23BCD" w:rsidRDefault="00A23BCD" w:rsidP="009C0061">
      <w:pPr>
        <w:shd w:val="clear" w:color="auto" w:fill="FFFFFF"/>
        <w:jc w:val="both"/>
        <w:rPr>
          <w:rFonts w:ascii="Arial" w:eastAsiaTheme="minorHAnsi" w:hAnsi="Arial" w:cs="Arial"/>
          <w:i/>
          <w:iCs/>
          <w:sz w:val="20"/>
          <w:szCs w:val="20"/>
        </w:rPr>
      </w:pPr>
      <w:r w:rsidRPr="00A23BCD">
        <w:rPr>
          <w:rFonts w:ascii="Arial" w:eastAsiaTheme="minorHAnsi" w:hAnsi="Arial" w:cs="Arial"/>
          <w:i/>
          <w:iCs/>
          <w:sz w:val="20"/>
          <w:szCs w:val="20"/>
        </w:rPr>
        <w:t>producción subsiguiente</w:t>
      </w:r>
      <w:r w:rsidR="00274608" w:rsidRPr="00901D03">
        <w:rPr>
          <w:rFonts w:ascii="Arial" w:eastAsiaTheme="minorHAnsi" w:hAnsi="Arial" w:cs="Arial"/>
          <w:i/>
          <w:iCs/>
          <w:sz w:val="20"/>
          <w:szCs w:val="20"/>
        </w:rPr>
        <w:t xml:space="preserve"> </w:t>
      </w:r>
      <w:r w:rsidRPr="00A23BCD">
        <w:rPr>
          <w:rFonts w:ascii="Arial" w:eastAsiaTheme="minorHAnsi" w:hAnsi="Arial" w:cs="Arial"/>
          <w:i/>
          <w:iCs/>
          <w:sz w:val="20"/>
          <w:szCs w:val="20"/>
        </w:rPr>
        <w:t>es conforme. El ensayo de</w:t>
      </w:r>
      <w:r w:rsidR="00274608" w:rsidRPr="00901D03">
        <w:rPr>
          <w:rFonts w:ascii="Arial" w:eastAsiaTheme="minorHAnsi" w:hAnsi="Arial" w:cs="Arial"/>
          <w:i/>
          <w:iCs/>
          <w:sz w:val="20"/>
          <w:szCs w:val="20"/>
        </w:rPr>
        <w:t xml:space="preserve"> </w:t>
      </w:r>
      <w:r w:rsidRPr="00A23BCD">
        <w:rPr>
          <w:rFonts w:ascii="Arial" w:eastAsiaTheme="minorHAnsi" w:hAnsi="Arial" w:cs="Arial"/>
          <w:i/>
          <w:iCs/>
          <w:sz w:val="20"/>
          <w:szCs w:val="20"/>
        </w:rPr>
        <w:t>las muestras de fábrica</w:t>
      </w:r>
      <w:r w:rsidR="00274608" w:rsidRPr="00901D03">
        <w:rPr>
          <w:rFonts w:ascii="Arial" w:eastAsiaTheme="minorHAnsi" w:hAnsi="Arial" w:cs="Arial"/>
          <w:i/>
          <w:iCs/>
          <w:sz w:val="20"/>
          <w:szCs w:val="20"/>
        </w:rPr>
        <w:t xml:space="preserve"> </w:t>
      </w:r>
      <w:r w:rsidRPr="00A23BCD">
        <w:rPr>
          <w:rFonts w:ascii="Arial" w:eastAsiaTheme="minorHAnsi" w:hAnsi="Arial" w:cs="Arial"/>
          <w:i/>
          <w:iCs/>
          <w:sz w:val="20"/>
          <w:szCs w:val="20"/>
        </w:rPr>
        <w:t>implica un control</w:t>
      </w:r>
      <w:r w:rsidR="00274608" w:rsidRPr="00901D03">
        <w:rPr>
          <w:rFonts w:ascii="Arial" w:eastAsiaTheme="minorHAnsi" w:hAnsi="Arial" w:cs="Arial"/>
          <w:i/>
          <w:iCs/>
          <w:sz w:val="20"/>
          <w:szCs w:val="20"/>
        </w:rPr>
        <w:t xml:space="preserve"> </w:t>
      </w:r>
      <w:r w:rsidRPr="00A23BCD">
        <w:rPr>
          <w:rFonts w:ascii="Arial" w:eastAsiaTheme="minorHAnsi" w:hAnsi="Arial" w:cs="Arial"/>
          <w:i/>
          <w:iCs/>
          <w:sz w:val="20"/>
          <w:szCs w:val="20"/>
        </w:rPr>
        <w:t>regular de las muestras</w:t>
      </w:r>
    </w:p>
    <w:p w14:paraId="649B766D" w14:textId="70937B4D" w:rsidR="00A23BCD" w:rsidRPr="00A23BCD" w:rsidRDefault="00A23BCD" w:rsidP="009C0061">
      <w:pPr>
        <w:shd w:val="clear" w:color="auto" w:fill="FFFFFF"/>
        <w:jc w:val="both"/>
        <w:rPr>
          <w:rFonts w:ascii="Arial" w:eastAsiaTheme="minorHAnsi" w:hAnsi="Arial" w:cs="Arial"/>
          <w:i/>
          <w:iCs/>
          <w:sz w:val="20"/>
          <w:szCs w:val="20"/>
        </w:rPr>
      </w:pPr>
      <w:r w:rsidRPr="00A23BCD">
        <w:rPr>
          <w:rFonts w:ascii="Arial" w:eastAsiaTheme="minorHAnsi" w:hAnsi="Arial" w:cs="Arial"/>
          <w:i/>
          <w:iCs/>
          <w:sz w:val="20"/>
          <w:szCs w:val="20"/>
        </w:rPr>
        <w:t>de los modelos sometidos</w:t>
      </w:r>
      <w:r w:rsidR="00274608" w:rsidRPr="00901D03">
        <w:rPr>
          <w:rFonts w:ascii="Arial" w:eastAsiaTheme="minorHAnsi" w:hAnsi="Arial" w:cs="Arial"/>
          <w:i/>
          <w:iCs/>
          <w:sz w:val="20"/>
          <w:szCs w:val="20"/>
        </w:rPr>
        <w:t xml:space="preserve"> </w:t>
      </w:r>
      <w:r w:rsidRPr="00A23BCD">
        <w:rPr>
          <w:rFonts w:ascii="Arial" w:eastAsiaTheme="minorHAnsi" w:hAnsi="Arial" w:cs="Arial"/>
          <w:i/>
          <w:iCs/>
          <w:sz w:val="20"/>
          <w:szCs w:val="20"/>
        </w:rPr>
        <w:t>al ensayo de tipo,</w:t>
      </w:r>
      <w:r w:rsidR="00B041F3" w:rsidRPr="00901D03">
        <w:rPr>
          <w:rFonts w:ascii="Arial" w:eastAsiaTheme="minorHAnsi" w:hAnsi="Arial" w:cs="Arial"/>
          <w:i/>
          <w:iCs/>
          <w:sz w:val="20"/>
          <w:szCs w:val="20"/>
        </w:rPr>
        <w:t xml:space="preserve"> </w:t>
      </w:r>
      <w:r w:rsidRPr="00A23BCD">
        <w:rPr>
          <w:rFonts w:ascii="Arial" w:eastAsiaTheme="minorHAnsi" w:hAnsi="Arial" w:cs="Arial"/>
          <w:i/>
          <w:iCs/>
          <w:sz w:val="20"/>
          <w:szCs w:val="20"/>
        </w:rPr>
        <w:t>seleccionados de la</w:t>
      </w:r>
      <w:r w:rsidR="00274608" w:rsidRPr="00901D03">
        <w:rPr>
          <w:rFonts w:ascii="Arial" w:eastAsiaTheme="minorHAnsi" w:hAnsi="Arial" w:cs="Arial"/>
          <w:i/>
          <w:iCs/>
          <w:sz w:val="20"/>
          <w:szCs w:val="20"/>
        </w:rPr>
        <w:t xml:space="preserve"> </w:t>
      </w:r>
      <w:r w:rsidRPr="00A23BCD">
        <w:rPr>
          <w:rFonts w:ascii="Arial" w:eastAsiaTheme="minorHAnsi" w:hAnsi="Arial" w:cs="Arial"/>
          <w:i/>
          <w:iCs/>
          <w:sz w:val="20"/>
          <w:szCs w:val="20"/>
        </w:rPr>
        <w:t>producción del fabricante,</w:t>
      </w:r>
      <w:r w:rsidR="00274608" w:rsidRPr="00901D03">
        <w:rPr>
          <w:rFonts w:ascii="Arial" w:eastAsiaTheme="minorHAnsi" w:hAnsi="Arial" w:cs="Arial"/>
          <w:i/>
          <w:iCs/>
          <w:sz w:val="20"/>
          <w:szCs w:val="20"/>
        </w:rPr>
        <w:t xml:space="preserve"> </w:t>
      </w:r>
      <w:r w:rsidRPr="00A23BCD">
        <w:rPr>
          <w:rFonts w:ascii="Arial" w:eastAsiaTheme="minorHAnsi" w:hAnsi="Arial" w:cs="Arial"/>
          <w:i/>
          <w:iCs/>
          <w:sz w:val="20"/>
          <w:szCs w:val="20"/>
        </w:rPr>
        <w:t>antes de su entrega al</w:t>
      </w:r>
    </w:p>
    <w:p w14:paraId="6CF23846" w14:textId="5812671E" w:rsidR="00A23BCD" w:rsidRDefault="00A23BCD" w:rsidP="009C0061">
      <w:pPr>
        <w:shd w:val="clear" w:color="auto" w:fill="FFFFFF"/>
        <w:jc w:val="both"/>
        <w:rPr>
          <w:rFonts w:ascii="Arial" w:eastAsiaTheme="minorHAnsi" w:hAnsi="Arial" w:cs="Arial"/>
          <w:sz w:val="20"/>
          <w:szCs w:val="20"/>
        </w:rPr>
      </w:pPr>
      <w:r w:rsidRPr="00A23BCD">
        <w:rPr>
          <w:rFonts w:ascii="Arial" w:eastAsiaTheme="minorHAnsi" w:hAnsi="Arial" w:cs="Arial"/>
          <w:i/>
          <w:iCs/>
          <w:sz w:val="20"/>
          <w:szCs w:val="20"/>
        </w:rPr>
        <w:t>cliente.</w:t>
      </w:r>
      <w:r w:rsidR="00281115">
        <w:rPr>
          <w:rFonts w:ascii="Arial" w:eastAsiaTheme="minorHAnsi" w:hAnsi="Arial" w:cs="Arial"/>
          <w:i/>
          <w:iCs/>
          <w:sz w:val="20"/>
          <w:szCs w:val="20"/>
        </w:rPr>
        <w:t>”</w:t>
      </w:r>
      <w:r w:rsidR="00516FED">
        <w:rPr>
          <w:rFonts w:ascii="Arial" w:eastAsiaTheme="minorHAnsi" w:hAnsi="Arial" w:cs="Arial"/>
          <w:sz w:val="20"/>
          <w:szCs w:val="20"/>
        </w:rPr>
        <w:t xml:space="preserve">  </w:t>
      </w:r>
    </w:p>
    <w:p w14:paraId="38E6E582" w14:textId="77777777" w:rsidR="008D5BC6" w:rsidRDefault="008D5BC6" w:rsidP="009C0061">
      <w:pPr>
        <w:shd w:val="clear" w:color="auto" w:fill="FFFFFF"/>
        <w:jc w:val="both"/>
        <w:rPr>
          <w:rFonts w:ascii="Arial" w:eastAsiaTheme="minorHAnsi" w:hAnsi="Arial" w:cs="Arial"/>
          <w:sz w:val="20"/>
          <w:szCs w:val="20"/>
        </w:rPr>
      </w:pPr>
    </w:p>
    <w:p w14:paraId="7DDC9538" w14:textId="731E597D" w:rsidR="00274608" w:rsidRPr="00A23BCD" w:rsidRDefault="008D5BC6" w:rsidP="009C0061">
      <w:pPr>
        <w:shd w:val="clear" w:color="auto" w:fill="FFFFFF"/>
        <w:jc w:val="both"/>
        <w:rPr>
          <w:rFonts w:ascii="Arial" w:eastAsiaTheme="minorHAnsi" w:hAnsi="Arial" w:cs="Arial"/>
          <w:sz w:val="20"/>
          <w:szCs w:val="20"/>
        </w:rPr>
      </w:pPr>
      <w:r w:rsidRPr="008D5BC6">
        <w:rPr>
          <w:rFonts w:ascii="Arial" w:eastAsiaTheme="minorHAnsi" w:hAnsi="Arial" w:cs="Arial"/>
          <w:sz w:val="20"/>
          <w:szCs w:val="20"/>
        </w:rPr>
        <w:t>Artículo 5</w:t>
      </w:r>
      <w:r w:rsidR="00DA0C49" w:rsidRPr="008D5BC6">
        <w:rPr>
          <w:rFonts w:ascii="Arial" w:eastAsiaTheme="minorHAnsi" w:hAnsi="Arial" w:cs="Arial"/>
          <w:sz w:val="20"/>
          <w:szCs w:val="20"/>
        </w:rPr>
        <w:t>°. -</w:t>
      </w:r>
      <w:r w:rsidRPr="008D5BC6">
        <w:rPr>
          <w:rFonts w:ascii="Arial" w:eastAsiaTheme="minorHAnsi" w:hAnsi="Arial" w:cs="Arial"/>
          <w:sz w:val="20"/>
          <w:szCs w:val="20"/>
        </w:rPr>
        <w:t xml:space="preserve"> La certificación de los productos debe efectuarse aplicando alguno de los Sistemas establecidos en la Tabla I siguiente, basados en la Guía ISO/CASCO "Assessment and verification of conformity to standards and technical specifications".</w:t>
      </w:r>
      <w:r w:rsidR="00DA0C49">
        <w:rPr>
          <w:rFonts w:ascii="Arial" w:eastAsiaTheme="minorHAnsi" w:hAnsi="Arial" w:cs="Arial"/>
          <w:sz w:val="20"/>
          <w:szCs w:val="20"/>
        </w:rPr>
        <w:t>}</w:t>
      </w:r>
    </w:p>
    <w:p w14:paraId="5B7D99A6" w14:textId="77777777" w:rsidR="00DA0C49" w:rsidRPr="00A23BCD" w:rsidRDefault="00DA0C49" w:rsidP="009C0061">
      <w:pPr>
        <w:shd w:val="clear" w:color="auto" w:fill="FFFFFF"/>
        <w:jc w:val="both"/>
        <w:rPr>
          <w:rFonts w:ascii="Arial" w:eastAsiaTheme="minorHAnsi" w:hAnsi="Arial" w:cs="Arial"/>
          <w:sz w:val="20"/>
          <w:szCs w:val="20"/>
        </w:rPr>
      </w:pPr>
    </w:p>
    <w:p w14:paraId="75B7A031" w14:textId="20895DDB" w:rsidR="00274608" w:rsidRPr="00274608" w:rsidRDefault="00A23BCD" w:rsidP="00274608">
      <w:pPr>
        <w:pStyle w:val="Prrafodelista"/>
        <w:numPr>
          <w:ilvl w:val="0"/>
          <w:numId w:val="17"/>
        </w:numPr>
        <w:shd w:val="clear" w:color="auto" w:fill="FFFFFF"/>
        <w:jc w:val="both"/>
        <w:rPr>
          <w:rFonts w:ascii="Arial" w:eastAsiaTheme="minorHAnsi" w:hAnsi="Arial" w:cs="Arial"/>
          <w:sz w:val="20"/>
          <w:szCs w:val="20"/>
        </w:rPr>
      </w:pPr>
      <w:r w:rsidRPr="00274608">
        <w:rPr>
          <w:rFonts w:ascii="Arial" w:eastAsiaTheme="minorHAnsi" w:hAnsi="Arial" w:cs="Arial"/>
          <w:sz w:val="20"/>
          <w:szCs w:val="20"/>
        </w:rPr>
        <w:t xml:space="preserve">Sistema ISO/CASCO </w:t>
      </w:r>
    </w:p>
    <w:p w14:paraId="011319C2" w14:textId="77777777" w:rsidR="00DA0C49" w:rsidRPr="00274608" w:rsidRDefault="00DA0C49" w:rsidP="00DA0C49">
      <w:pPr>
        <w:pStyle w:val="Prrafodelista"/>
        <w:shd w:val="clear" w:color="auto" w:fill="FFFFFF"/>
        <w:jc w:val="both"/>
        <w:rPr>
          <w:rFonts w:ascii="Arial" w:eastAsiaTheme="minorHAnsi" w:hAnsi="Arial" w:cs="Arial"/>
          <w:sz w:val="20"/>
          <w:szCs w:val="20"/>
        </w:rPr>
      </w:pPr>
    </w:p>
    <w:p w14:paraId="017B9664" w14:textId="223FDD9F" w:rsidR="00274608" w:rsidRDefault="00A23BCD" w:rsidP="00274608">
      <w:pPr>
        <w:shd w:val="clear" w:color="auto" w:fill="FFFFFF"/>
        <w:jc w:val="both"/>
        <w:rPr>
          <w:rFonts w:ascii="Arial" w:eastAsiaTheme="minorHAnsi" w:hAnsi="Arial" w:cs="Arial"/>
          <w:sz w:val="20"/>
          <w:szCs w:val="20"/>
        </w:rPr>
      </w:pPr>
      <w:r w:rsidRPr="00274608">
        <w:rPr>
          <w:rFonts w:ascii="Arial" w:eastAsiaTheme="minorHAnsi" w:hAnsi="Arial" w:cs="Arial"/>
          <w:sz w:val="20"/>
          <w:szCs w:val="20"/>
        </w:rPr>
        <w:t>N°3</w:t>
      </w:r>
      <w:r w:rsidR="00DA0C49">
        <w:rPr>
          <w:rFonts w:ascii="Arial" w:eastAsiaTheme="minorHAnsi" w:hAnsi="Arial" w:cs="Arial"/>
          <w:sz w:val="20"/>
          <w:szCs w:val="20"/>
        </w:rPr>
        <w:t>.</w:t>
      </w:r>
      <w:r w:rsidR="00F1473D">
        <w:rPr>
          <w:rFonts w:ascii="Arial" w:eastAsiaTheme="minorHAnsi" w:hAnsi="Arial" w:cs="Arial"/>
          <w:sz w:val="20"/>
          <w:szCs w:val="20"/>
        </w:rPr>
        <w:t xml:space="preserve"> </w:t>
      </w:r>
      <w:r w:rsidR="00DA0C49">
        <w:rPr>
          <w:rFonts w:ascii="Arial" w:eastAsiaTheme="minorHAnsi" w:hAnsi="Arial" w:cs="Arial"/>
          <w:sz w:val="20"/>
          <w:szCs w:val="20"/>
        </w:rPr>
        <w:t>-</w:t>
      </w:r>
      <w:r w:rsidR="00274608">
        <w:rPr>
          <w:rFonts w:ascii="Arial" w:eastAsiaTheme="minorHAnsi" w:hAnsi="Arial" w:cs="Arial"/>
          <w:sz w:val="20"/>
          <w:szCs w:val="20"/>
        </w:rPr>
        <w:t xml:space="preserve"> </w:t>
      </w:r>
      <w:r w:rsidRPr="00A23BCD">
        <w:rPr>
          <w:rFonts w:ascii="Arial" w:eastAsiaTheme="minorHAnsi" w:hAnsi="Arial" w:cs="Arial"/>
          <w:sz w:val="20"/>
          <w:szCs w:val="20"/>
        </w:rPr>
        <w:t>para productos fabricado</w:t>
      </w:r>
      <w:r w:rsidR="00A0617C">
        <w:rPr>
          <w:rFonts w:ascii="Arial" w:eastAsiaTheme="minorHAnsi" w:hAnsi="Arial" w:cs="Arial"/>
          <w:sz w:val="20"/>
          <w:szCs w:val="20"/>
        </w:rPr>
        <w:t xml:space="preserve"> </w:t>
      </w:r>
      <w:r w:rsidRPr="00A23BCD">
        <w:rPr>
          <w:rFonts w:ascii="Arial" w:eastAsiaTheme="minorHAnsi" w:hAnsi="Arial" w:cs="Arial"/>
          <w:sz w:val="20"/>
          <w:szCs w:val="20"/>
        </w:rPr>
        <w:t>y ensayados en Chile.</w:t>
      </w:r>
      <w:r w:rsidR="00D551BD">
        <w:rPr>
          <w:rFonts w:ascii="Arial" w:eastAsiaTheme="minorHAnsi" w:hAnsi="Arial" w:cs="Arial"/>
          <w:sz w:val="20"/>
          <w:szCs w:val="20"/>
        </w:rPr>
        <w:t>”</w:t>
      </w:r>
    </w:p>
    <w:p w14:paraId="63DDF3C8" w14:textId="77777777" w:rsidR="00274608" w:rsidRDefault="00274608" w:rsidP="00274608">
      <w:pPr>
        <w:shd w:val="clear" w:color="auto" w:fill="FFFFFF"/>
        <w:jc w:val="both"/>
        <w:rPr>
          <w:rFonts w:ascii="Arial" w:eastAsiaTheme="minorHAnsi" w:hAnsi="Arial" w:cs="Arial"/>
          <w:sz w:val="20"/>
          <w:szCs w:val="20"/>
        </w:rPr>
      </w:pPr>
    </w:p>
    <w:p w14:paraId="11829C00" w14:textId="2F4F11E1" w:rsidR="00A0617C" w:rsidRDefault="00AF0335" w:rsidP="00274608">
      <w:pPr>
        <w:shd w:val="clear" w:color="auto" w:fill="FFFFFF"/>
        <w:jc w:val="both"/>
        <w:rPr>
          <w:rFonts w:ascii="Arial" w:eastAsiaTheme="minorHAnsi" w:hAnsi="Arial" w:cs="Arial"/>
          <w:sz w:val="20"/>
          <w:szCs w:val="20"/>
        </w:rPr>
      </w:pPr>
      <w:sdt>
        <w:sdtPr>
          <w:rPr>
            <w:rFonts w:ascii="Arial" w:eastAsiaTheme="minorHAnsi" w:hAnsi="Arial" w:cs="Arial"/>
            <w:sz w:val="20"/>
            <w:szCs w:val="20"/>
          </w:rPr>
          <w:id w:val="1518120430"/>
          <w:citation/>
        </w:sdtPr>
        <w:sdtEndPr/>
        <w:sdtContent>
          <w:r w:rsidR="00943C97" w:rsidRPr="000A00EC">
            <w:rPr>
              <w:rFonts w:ascii="Arial" w:eastAsiaTheme="minorHAnsi" w:hAnsi="Arial" w:cs="Arial"/>
              <w:sz w:val="20"/>
              <w:szCs w:val="20"/>
            </w:rPr>
            <w:fldChar w:fldCharType="begin"/>
          </w:r>
          <w:r w:rsidR="00943C97" w:rsidRPr="000A00EC">
            <w:rPr>
              <w:rFonts w:ascii="Arial" w:eastAsiaTheme="minorHAnsi" w:hAnsi="Arial" w:cs="Arial"/>
              <w:sz w:val="20"/>
              <w:szCs w:val="20"/>
              <w:lang w:val="es-MX"/>
            </w:rPr>
            <w:instrText xml:space="preserve"> CITATION MIN05 \l 2058 </w:instrText>
          </w:r>
          <w:r w:rsidR="00943C97" w:rsidRPr="000A00EC">
            <w:rPr>
              <w:rFonts w:ascii="Arial" w:eastAsiaTheme="minorHAnsi" w:hAnsi="Arial" w:cs="Arial"/>
              <w:sz w:val="20"/>
              <w:szCs w:val="20"/>
            </w:rPr>
            <w:fldChar w:fldCharType="separate"/>
          </w:r>
          <w:r w:rsidR="003A56E2" w:rsidRPr="003A56E2">
            <w:rPr>
              <w:rFonts w:ascii="Arial" w:eastAsiaTheme="minorHAnsi" w:hAnsi="Arial" w:cs="Arial"/>
              <w:noProof/>
              <w:sz w:val="20"/>
              <w:szCs w:val="20"/>
              <w:lang w:val="es-MX"/>
            </w:rPr>
            <w:t>(MINISTERIO DE ECONOMÍA; FOMENTO Y RECONSTRUCCION; SUBSECRETARIA DE ECONOMIA; FOMENTO Y RECONSTRUCCION, 2005)</w:t>
          </w:r>
          <w:r w:rsidR="00943C97" w:rsidRPr="000A00EC">
            <w:rPr>
              <w:rFonts w:ascii="Arial" w:eastAsiaTheme="minorHAnsi" w:hAnsi="Arial" w:cs="Arial"/>
              <w:sz w:val="20"/>
              <w:szCs w:val="20"/>
            </w:rPr>
            <w:fldChar w:fldCharType="end"/>
          </w:r>
        </w:sdtContent>
      </w:sdt>
      <w:r w:rsidR="008E6F8E">
        <w:rPr>
          <w:rFonts w:ascii="Arial" w:eastAsiaTheme="minorHAnsi" w:hAnsi="Arial" w:cs="Arial"/>
          <w:sz w:val="20"/>
          <w:szCs w:val="20"/>
        </w:rPr>
        <w:t>.</w:t>
      </w:r>
    </w:p>
    <w:p w14:paraId="5B28E281" w14:textId="77777777" w:rsidR="00B041F3" w:rsidRDefault="00B041F3" w:rsidP="00261761">
      <w:pPr>
        <w:rPr>
          <w:rFonts w:ascii="Arial" w:hAnsi="Arial" w:cs="Arial"/>
          <w:sz w:val="20"/>
          <w:szCs w:val="20"/>
        </w:rPr>
      </w:pPr>
    </w:p>
    <w:p w14:paraId="264D835B" w14:textId="1C0F497A" w:rsidR="002D15E9" w:rsidRPr="00A0617C" w:rsidRDefault="002D15E9" w:rsidP="00261761">
      <w:pPr>
        <w:rPr>
          <w:rFonts w:ascii="Arial" w:eastAsiaTheme="minorHAnsi" w:hAnsi="Arial" w:cs="Arial"/>
        </w:rPr>
      </w:pPr>
      <w:r w:rsidRPr="000A00EC">
        <w:rPr>
          <w:rFonts w:ascii="Arial" w:hAnsi="Arial" w:cs="Arial"/>
          <w:sz w:val="20"/>
          <w:szCs w:val="20"/>
        </w:rPr>
        <w:t xml:space="preserve"> DECRETO N°8, DE 2019, DEL MINISTERIO DE ENERGÍA, REGLAMENTO DE SEGURIDAD DE LAS INSTALACIONES DE CONSUMO DE ENERGÍA ELÉCTRICA.</w:t>
      </w:r>
    </w:p>
    <w:p w14:paraId="0CAB1DCB" w14:textId="77777777" w:rsidR="00DD236F" w:rsidRPr="000A00EC" w:rsidRDefault="00DD236F" w:rsidP="00261761">
      <w:pPr>
        <w:rPr>
          <w:rFonts w:ascii="Arial" w:hAnsi="Arial" w:cs="Arial"/>
          <w:sz w:val="20"/>
          <w:szCs w:val="20"/>
        </w:rPr>
      </w:pPr>
    </w:p>
    <w:p w14:paraId="61524362" w14:textId="4817FB07" w:rsidR="00E80AFA" w:rsidRPr="00274608" w:rsidRDefault="00CE63DB" w:rsidP="00F25B6D">
      <w:pPr>
        <w:jc w:val="both"/>
        <w:rPr>
          <w:rFonts w:ascii="Arial" w:hAnsi="Arial" w:cs="Arial"/>
          <w:i/>
          <w:sz w:val="20"/>
          <w:szCs w:val="20"/>
        </w:rPr>
      </w:pPr>
      <w:r w:rsidRPr="000A00EC">
        <w:rPr>
          <w:rFonts w:ascii="Arial" w:hAnsi="Arial" w:cs="Arial"/>
          <w:sz w:val="20"/>
          <w:szCs w:val="20"/>
        </w:rPr>
        <w:t>“</w:t>
      </w:r>
      <w:r w:rsidR="009C5A33" w:rsidRPr="00274608">
        <w:rPr>
          <w:rFonts w:ascii="Arial" w:hAnsi="Arial" w:cs="Arial"/>
          <w:i/>
          <w:sz w:val="20"/>
          <w:szCs w:val="20"/>
        </w:rPr>
        <w:t>6.3 Condensadores de tensión nominal superior a 1.000 V</w:t>
      </w:r>
    </w:p>
    <w:p w14:paraId="50A40EB6" w14:textId="3ACBFDFA" w:rsidR="001236C8" w:rsidRPr="00274608" w:rsidRDefault="009C5A33" w:rsidP="00F25B6D">
      <w:pPr>
        <w:jc w:val="both"/>
        <w:rPr>
          <w:rFonts w:ascii="Arial" w:hAnsi="Arial" w:cs="Arial"/>
          <w:i/>
          <w:sz w:val="20"/>
          <w:szCs w:val="20"/>
        </w:rPr>
      </w:pPr>
      <w:r w:rsidRPr="00274608">
        <w:rPr>
          <w:rFonts w:ascii="Arial" w:hAnsi="Arial" w:cs="Arial"/>
          <w:i/>
          <w:sz w:val="20"/>
          <w:szCs w:val="20"/>
        </w:rPr>
        <w:t>6.3.1 Para operar (conectar y desconectar) los condensadores se utilizarán desconectadores accionados en grupo que cumplan lo siguiente:</w:t>
      </w:r>
    </w:p>
    <w:p w14:paraId="0715BCEF" w14:textId="45AA474F" w:rsidR="001236C8" w:rsidRPr="00274608" w:rsidRDefault="009C5A33" w:rsidP="00F25B6D">
      <w:pPr>
        <w:jc w:val="both"/>
        <w:rPr>
          <w:rFonts w:ascii="Arial" w:hAnsi="Arial" w:cs="Arial"/>
          <w:i/>
          <w:sz w:val="20"/>
          <w:szCs w:val="20"/>
        </w:rPr>
      </w:pPr>
      <w:r w:rsidRPr="00274608">
        <w:rPr>
          <w:rFonts w:ascii="Arial" w:hAnsi="Arial" w:cs="Arial"/>
          <w:i/>
          <w:sz w:val="20"/>
          <w:szCs w:val="20"/>
        </w:rPr>
        <w:t>a) Soportar continuamente por lo menos el 135% de la corriente nominal de la instalación del condensador;</w:t>
      </w:r>
    </w:p>
    <w:p w14:paraId="0B22F08A" w14:textId="16DC5D69" w:rsidR="001236C8" w:rsidRPr="00274608" w:rsidRDefault="009C5A33" w:rsidP="00F25B6D">
      <w:pPr>
        <w:jc w:val="both"/>
        <w:rPr>
          <w:rFonts w:ascii="Arial" w:hAnsi="Arial" w:cs="Arial"/>
          <w:i/>
          <w:sz w:val="20"/>
          <w:szCs w:val="20"/>
        </w:rPr>
      </w:pPr>
      <w:r w:rsidRPr="00274608">
        <w:rPr>
          <w:rFonts w:ascii="Arial" w:hAnsi="Arial" w:cs="Arial"/>
          <w:i/>
          <w:sz w:val="20"/>
          <w:szCs w:val="20"/>
        </w:rPr>
        <w:t>b) Interrumpir la corriente de carga máxima continua de cada condensador, banco de condensadores o instalación de condensadores que sean desconectados como una unidad;</w:t>
      </w:r>
    </w:p>
    <w:p w14:paraId="7C716871" w14:textId="32988955" w:rsidR="00F531C0" w:rsidRPr="00274608" w:rsidRDefault="009C5A33" w:rsidP="00F25B6D">
      <w:pPr>
        <w:jc w:val="both"/>
        <w:rPr>
          <w:rFonts w:ascii="Arial" w:hAnsi="Arial" w:cs="Arial"/>
          <w:i/>
          <w:sz w:val="20"/>
          <w:szCs w:val="20"/>
        </w:rPr>
      </w:pPr>
      <w:r w:rsidRPr="00274608">
        <w:rPr>
          <w:rFonts w:ascii="Arial" w:hAnsi="Arial" w:cs="Arial"/>
          <w:i/>
          <w:sz w:val="20"/>
          <w:szCs w:val="20"/>
        </w:rPr>
        <w:t>c) Soportar la máxima corriente de arranque, incluidas las contribuciones de</w:t>
      </w:r>
      <w:r w:rsidR="00CA7D79" w:rsidRPr="00274608">
        <w:rPr>
          <w:rFonts w:ascii="Arial" w:hAnsi="Arial" w:cs="Arial"/>
          <w:i/>
          <w:sz w:val="20"/>
          <w:szCs w:val="20"/>
        </w:rPr>
        <w:t xml:space="preserve"> </w:t>
      </w:r>
      <w:r w:rsidRPr="00274608">
        <w:rPr>
          <w:rFonts w:ascii="Arial" w:hAnsi="Arial" w:cs="Arial"/>
          <w:i/>
          <w:sz w:val="20"/>
          <w:szCs w:val="20"/>
        </w:rPr>
        <w:t>instalaciones de condensadores adyacentes;</w:t>
      </w:r>
    </w:p>
    <w:p w14:paraId="05D287DB" w14:textId="4CE2BC0D" w:rsidR="0042652F" w:rsidRPr="00274608" w:rsidRDefault="009C5A33" w:rsidP="00F25B6D">
      <w:pPr>
        <w:jc w:val="both"/>
        <w:rPr>
          <w:rFonts w:ascii="Arial" w:hAnsi="Arial" w:cs="Arial"/>
          <w:i/>
          <w:sz w:val="20"/>
          <w:szCs w:val="20"/>
        </w:rPr>
      </w:pPr>
      <w:r w:rsidRPr="00274608">
        <w:rPr>
          <w:rFonts w:ascii="Arial" w:hAnsi="Arial" w:cs="Arial"/>
          <w:i/>
          <w:sz w:val="20"/>
          <w:szCs w:val="20"/>
        </w:rPr>
        <w:t>d) Soportar las corrientes producidas por fallas de los condensadores en el lado del desconectador.</w:t>
      </w:r>
    </w:p>
    <w:p w14:paraId="584172E5" w14:textId="77777777" w:rsidR="00F06513" w:rsidRPr="00274608" w:rsidRDefault="00F06513" w:rsidP="00F25B6D">
      <w:pPr>
        <w:jc w:val="both"/>
        <w:rPr>
          <w:rFonts w:ascii="Arial" w:hAnsi="Arial" w:cs="Arial"/>
          <w:i/>
          <w:sz w:val="20"/>
          <w:szCs w:val="20"/>
        </w:rPr>
      </w:pPr>
    </w:p>
    <w:p w14:paraId="643DEAB5" w14:textId="5E542C4B" w:rsidR="00C45434" w:rsidRPr="00274608" w:rsidRDefault="009C5A33" w:rsidP="00F25B6D">
      <w:pPr>
        <w:jc w:val="both"/>
        <w:rPr>
          <w:rFonts w:ascii="Arial" w:hAnsi="Arial" w:cs="Arial"/>
          <w:i/>
          <w:sz w:val="20"/>
          <w:szCs w:val="20"/>
        </w:rPr>
      </w:pPr>
      <w:r w:rsidRPr="00274608">
        <w:rPr>
          <w:rFonts w:ascii="Arial" w:hAnsi="Arial" w:cs="Arial"/>
          <w:i/>
          <w:sz w:val="20"/>
          <w:szCs w:val="20"/>
        </w:rPr>
        <w:t>6.3.2 Se instalará un medio que permita seccionar de todas las fuentes de tensión cada condensador, banco de condensadores o instalaciones de condensadores que sean puestos fuera de servicio como una unidad. Los medios de aislamiento establecerán una distancia visible en el circuito eléctrico, adecuada a la tensión de funcionamiento.</w:t>
      </w:r>
    </w:p>
    <w:p w14:paraId="00744A8D" w14:textId="77777777" w:rsidR="00621E60" w:rsidRPr="00274608" w:rsidRDefault="00621E60" w:rsidP="00F25B6D">
      <w:pPr>
        <w:jc w:val="both"/>
        <w:rPr>
          <w:rFonts w:ascii="Arial" w:hAnsi="Arial" w:cs="Arial"/>
          <w:i/>
          <w:sz w:val="20"/>
          <w:szCs w:val="20"/>
        </w:rPr>
      </w:pPr>
    </w:p>
    <w:p w14:paraId="2A9CFEA6" w14:textId="41B54413" w:rsidR="009C5A33" w:rsidRPr="00274608" w:rsidRDefault="009C5A33" w:rsidP="00F25B6D">
      <w:pPr>
        <w:jc w:val="both"/>
        <w:rPr>
          <w:rFonts w:ascii="Arial" w:hAnsi="Arial" w:cs="Arial"/>
          <w:i/>
          <w:sz w:val="20"/>
          <w:szCs w:val="20"/>
        </w:rPr>
      </w:pPr>
      <w:r w:rsidRPr="00274608">
        <w:rPr>
          <w:rFonts w:ascii="Arial" w:hAnsi="Arial" w:cs="Arial"/>
          <w:i/>
          <w:sz w:val="20"/>
          <w:szCs w:val="20"/>
        </w:rPr>
        <w:t>6.3.3 Protección de Sobre corriente</w:t>
      </w:r>
      <w:r w:rsidR="00C45434" w:rsidRPr="00274608">
        <w:rPr>
          <w:rFonts w:ascii="Arial" w:hAnsi="Arial" w:cs="Arial"/>
          <w:i/>
          <w:sz w:val="20"/>
          <w:szCs w:val="20"/>
        </w:rPr>
        <w:t>.</w:t>
      </w:r>
    </w:p>
    <w:p w14:paraId="29947DBF" w14:textId="77777777" w:rsidR="00F06513" w:rsidRPr="00274608" w:rsidRDefault="00F06513" w:rsidP="00F25B6D">
      <w:pPr>
        <w:jc w:val="both"/>
        <w:rPr>
          <w:rFonts w:ascii="Arial" w:hAnsi="Arial" w:cs="Arial"/>
          <w:i/>
          <w:sz w:val="20"/>
          <w:szCs w:val="20"/>
        </w:rPr>
      </w:pPr>
    </w:p>
    <w:p w14:paraId="531B8F08" w14:textId="06D0F306" w:rsidR="00F06513" w:rsidRPr="00274608" w:rsidRDefault="009C5A33" w:rsidP="00F25B6D">
      <w:pPr>
        <w:jc w:val="both"/>
        <w:rPr>
          <w:rFonts w:ascii="Arial" w:hAnsi="Arial" w:cs="Arial"/>
          <w:i/>
          <w:sz w:val="20"/>
          <w:szCs w:val="20"/>
        </w:rPr>
      </w:pPr>
      <w:r w:rsidRPr="00274608">
        <w:rPr>
          <w:rFonts w:ascii="Arial" w:hAnsi="Arial" w:cs="Arial"/>
          <w:i/>
          <w:sz w:val="20"/>
          <w:szCs w:val="20"/>
        </w:rPr>
        <w:t>a) Se instalará un medio para detectar e interrumpir cualquier corriente de falla que pudiera provocar presiones peligrosas dentro de algún condensador.</w:t>
      </w:r>
    </w:p>
    <w:p w14:paraId="6BEDCDFF" w14:textId="6ADDB80C" w:rsidR="009C5A33" w:rsidRPr="00274608" w:rsidRDefault="009C5A33" w:rsidP="00F25B6D">
      <w:pPr>
        <w:jc w:val="both"/>
        <w:rPr>
          <w:rFonts w:ascii="Arial" w:hAnsi="Arial" w:cs="Arial"/>
          <w:i/>
          <w:sz w:val="20"/>
          <w:szCs w:val="20"/>
        </w:rPr>
      </w:pPr>
    </w:p>
    <w:p w14:paraId="51D73650" w14:textId="5E341B53" w:rsidR="00F06513" w:rsidRPr="00274608" w:rsidRDefault="009C5A33" w:rsidP="00F25B6D">
      <w:pPr>
        <w:jc w:val="both"/>
        <w:rPr>
          <w:rFonts w:ascii="Arial" w:hAnsi="Arial" w:cs="Arial"/>
          <w:i/>
          <w:sz w:val="20"/>
          <w:szCs w:val="20"/>
        </w:rPr>
      </w:pPr>
      <w:r w:rsidRPr="00274608">
        <w:rPr>
          <w:rFonts w:ascii="Arial" w:hAnsi="Arial" w:cs="Arial"/>
          <w:i/>
          <w:sz w:val="20"/>
          <w:szCs w:val="20"/>
        </w:rPr>
        <w:t>b) Para este fin se permitirá utilizar dispositivos monopolares o multipolares. En caso del uso de dispositivos monopolares, la protección deberá actuar simultáneamente sobre los conductores activos (fase y la tierra de servicio).</w:t>
      </w:r>
    </w:p>
    <w:p w14:paraId="136E80F8" w14:textId="77777777" w:rsidR="00F06513" w:rsidRPr="00274608" w:rsidRDefault="00F06513" w:rsidP="00F25B6D">
      <w:pPr>
        <w:jc w:val="both"/>
        <w:rPr>
          <w:rFonts w:ascii="Arial" w:hAnsi="Arial" w:cs="Arial"/>
          <w:i/>
          <w:sz w:val="20"/>
          <w:szCs w:val="20"/>
        </w:rPr>
      </w:pPr>
    </w:p>
    <w:p w14:paraId="5584B7C0" w14:textId="7F903E79" w:rsidR="009C5A33" w:rsidRPr="00274608" w:rsidRDefault="009C5A33" w:rsidP="00F25B6D">
      <w:pPr>
        <w:jc w:val="both"/>
        <w:rPr>
          <w:rFonts w:ascii="Arial" w:hAnsi="Arial" w:cs="Arial"/>
          <w:i/>
          <w:sz w:val="20"/>
          <w:szCs w:val="20"/>
        </w:rPr>
      </w:pPr>
    </w:p>
    <w:p w14:paraId="60C571F3" w14:textId="5BB99666" w:rsidR="001739F5" w:rsidRPr="00274608" w:rsidRDefault="009C5A33" w:rsidP="00F25B6D">
      <w:pPr>
        <w:jc w:val="both"/>
        <w:rPr>
          <w:rFonts w:ascii="Arial" w:hAnsi="Arial" w:cs="Arial"/>
          <w:i/>
          <w:sz w:val="20"/>
          <w:szCs w:val="20"/>
        </w:rPr>
      </w:pPr>
      <w:r w:rsidRPr="00274608">
        <w:rPr>
          <w:rFonts w:ascii="Arial" w:hAnsi="Arial" w:cs="Arial"/>
          <w:i/>
          <w:sz w:val="20"/>
          <w:szCs w:val="20"/>
        </w:rPr>
        <w:t>c) Se permitirá proteger los condensadores individualmente o en grupos.</w:t>
      </w:r>
    </w:p>
    <w:p w14:paraId="3C4D1950" w14:textId="77777777" w:rsidR="00F06513" w:rsidRPr="00274608" w:rsidRDefault="00F06513" w:rsidP="00F25B6D">
      <w:pPr>
        <w:jc w:val="both"/>
        <w:rPr>
          <w:rFonts w:ascii="Arial" w:hAnsi="Arial" w:cs="Arial"/>
          <w:i/>
          <w:sz w:val="20"/>
          <w:szCs w:val="20"/>
        </w:rPr>
      </w:pPr>
    </w:p>
    <w:p w14:paraId="7191AFC3" w14:textId="10093671" w:rsidR="00441C90" w:rsidRPr="00274608" w:rsidRDefault="009C5A33" w:rsidP="00F25B6D">
      <w:pPr>
        <w:jc w:val="both"/>
        <w:rPr>
          <w:rFonts w:ascii="Arial" w:hAnsi="Arial" w:cs="Arial"/>
          <w:i/>
          <w:sz w:val="20"/>
          <w:szCs w:val="20"/>
        </w:rPr>
      </w:pPr>
      <w:r w:rsidRPr="00274608">
        <w:rPr>
          <w:rFonts w:ascii="Arial" w:hAnsi="Arial" w:cs="Arial"/>
          <w:i/>
          <w:sz w:val="20"/>
          <w:szCs w:val="20"/>
        </w:rPr>
        <w:t>6.3.4 Se instalará un medio para reducir la tensión residual de un condensador en conformidad con lo indicado en el punto 6.2.2 de este pliego.</w:t>
      </w:r>
    </w:p>
    <w:p w14:paraId="54ACA584" w14:textId="182C91B9" w:rsidR="00441C90" w:rsidRPr="00274608" w:rsidRDefault="00441C90" w:rsidP="00F25B6D">
      <w:pPr>
        <w:jc w:val="both"/>
        <w:rPr>
          <w:rFonts w:ascii="Arial" w:hAnsi="Arial" w:cs="Arial"/>
          <w:i/>
          <w:sz w:val="20"/>
          <w:szCs w:val="20"/>
        </w:rPr>
      </w:pPr>
    </w:p>
    <w:p w14:paraId="37EB74A6" w14:textId="5A8890EE" w:rsidR="009C486F" w:rsidRPr="00274608" w:rsidRDefault="009C5A33" w:rsidP="00F25B6D">
      <w:pPr>
        <w:jc w:val="both"/>
        <w:rPr>
          <w:rFonts w:ascii="Arial" w:hAnsi="Arial" w:cs="Arial"/>
          <w:i/>
          <w:sz w:val="20"/>
          <w:szCs w:val="20"/>
        </w:rPr>
      </w:pPr>
      <w:r w:rsidRPr="00274608">
        <w:rPr>
          <w:rFonts w:ascii="Arial" w:hAnsi="Arial" w:cs="Arial"/>
          <w:i/>
          <w:sz w:val="20"/>
          <w:szCs w:val="20"/>
        </w:rPr>
        <w:t xml:space="preserve">6.3.5 El circuito de descarga estará conectado permanentemente a los terminales del condensador o banco de condensadores, o provisto con un medio automático de conexión para conectarse a los terminales del banco de condensadores </w:t>
      </w:r>
      <w:r w:rsidR="003A76F8" w:rsidRPr="00274608">
        <w:rPr>
          <w:rFonts w:ascii="Arial" w:hAnsi="Arial" w:cs="Arial"/>
          <w:i/>
          <w:sz w:val="20"/>
          <w:szCs w:val="20"/>
        </w:rPr>
        <w:tab/>
      </w:r>
      <w:r w:rsidRPr="00274608">
        <w:rPr>
          <w:rFonts w:ascii="Arial" w:hAnsi="Arial" w:cs="Arial"/>
          <w:i/>
          <w:sz w:val="20"/>
          <w:szCs w:val="20"/>
        </w:rPr>
        <w:t>cuando se desconecten de la fuente de alimentación.</w:t>
      </w:r>
    </w:p>
    <w:p w14:paraId="720FCEF7" w14:textId="0AE614DE" w:rsidR="007D225F" w:rsidRPr="00274608" w:rsidRDefault="007D225F" w:rsidP="00F25B6D">
      <w:pPr>
        <w:jc w:val="both"/>
        <w:rPr>
          <w:rFonts w:ascii="Arial" w:hAnsi="Arial" w:cs="Arial"/>
          <w:i/>
          <w:sz w:val="20"/>
          <w:szCs w:val="20"/>
        </w:rPr>
      </w:pPr>
    </w:p>
    <w:p w14:paraId="4C49CC29" w14:textId="43325C60" w:rsidR="005955FF" w:rsidRPr="00274608" w:rsidRDefault="009C5A33" w:rsidP="00F25B6D">
      <w:pPr>
        <w:jc w:val="both"/>
        <w:rPr>
          <w:rFonts w:ascii="Arial" w:hAnsi="Arial" w:cs="Arial"/>
          <w:i/>
          <w:sz w:val="20"/>
          <w:szCs w:val="20"/>
        </w:rPr>
      </w:pPr>
      <w:r w:rsidRPr="00274608">
        <w:rPr>
          <w:rFonts w:ascii="Arial" w:hAnsi="Arial" w:cs="Arial"/>
          <w:i/>
          <w:sz w:val="20"/>
          <w:szCs w:val="20"/>
        </w:rPr>
        <w:t>6.3.6 Los condensadores que no lleven alguna indicación de temperatura máxima admisible no se podrán utilizar en lugares donde la temperatura ambiente sea 50 °C o mayor.</w:t>
      </w:r>
    </w:p>
    <w:p w14:paraId="55C8481C" w14:textId="2812115D" w:rsidR="008D56BA" w:rsidRPr="00274608" w:rsidRDefault="008D56BA" w:rsidP="00F25B6D">
      <w:pPr>
        <w:jc w:val="both"/>
        <w:rPr>
          <w:rFonts w:ascii="Arial" w:hAnsi="Arial" w:cs="Arial"/>
          <w:i/>
          <w:sz w:val="20"/>
          <w:szCs w:val="20"/>
        </w:rPr>
      </w:pPr>
    </w:p>
    <w:p w14:paraId="7A2512B8" w14:textId="0952A937" w:rsidR="00D07B1A" w:rsidRDefault="009C5A33" w:rsidP="00D07B1A">
      <w:pPr>
        <w:rPr>
          <w:rFonts w:ascii="Arial" w:hAnsi="Arial" w:cs="Arial"/>
          <w:sz w:val="20"/>
          <w:szCs w:val="20"/>
        </w:rPr>
      </w:pPr>
      <w:r w:rsidRPr="00274608">
        <w:rPr>
          <w:rFonts w:ascii="Arial" w:hAnsi="Arial" w:cs="Arial"/>
          <w:i/>
          <w:sz w:val="20"/>
          <w:szCs w:val="20"/>
        </w:rPr>
        <w:t xml:space="preserve">6.3.7 Para la utilización de condensadores por encima de los 2.000 m.s.n.m. se </w:t>
      </w:r>
      <w:r w:rsidR="003A76F8" w:rsidRPr="00274608">
        <w:rPr>
          <w:rFonts w:ascii="Arial" w:hAnsi="Arial" w:cs="Arial"/>
          <w:i/>
          <w:sz w:val="20"/>
          <w:szCs w:val="20"/>
        </w:rPr>
        <w:tab/>
      </w:r>
      <w:r w:rsidRPr="00274608">
        <w:rPr>
          <w:rFonts w:ascii="Arial" w:hAnsi="Arial" w:cs="Arial"/>
          <w:i/>
          <w:sz w:val="20"/>
          <w:szCs w:val="20"/>
        </w:rPr>
        <w:t>deberán consultar las especificaciones técnicas emitidas por el fabricante para esta situación. En ausencia de éstas se deberán respetar las indicaciones de la norma IEC 60831-1</w:t>
      </w:r>
      <w:r w:rsidR="00CE63DB" w:rsidRPr="000A00EC">
        <w:rPr>
          <w:rFonts w:ascii="Arial" w:hAnsi="Arial" w:cs="Arial"/>
          <w:sz w:val="20"/>
          <w:szCs w:val="20"/>
        </w:rPr>
        <w:t>”</w:t>
      </w:r>
      <w:r w:rsidRPr="000A00EC">
        <w:rPr>
          <w:rFonts w:ascii="Arial" w:hAnsi="Arial" w:cs="Arial"/>
          <w:sz w:val="20"/>
          <w:szCs w:val="20"/>
        </w:rPr>
        <w:t>.</w:t>
      </w:r>
    </w:p>
    <w:p w14:paraId="2F20686B" w14:textId="77777777" w:rsidR="00D07B1A" w:rsidRDefault="00D07B1A" w:rsidP="00D07B1A">
      <w:pPr>
        <w:rPr>
          <w:rFonts w:ascii="Arial" w:hAnsi="Arial" w:cs="Arial"/>
          <w:sz w:val="20"/>
          <w:szCs w:val="20"/>
        </w:rPr>
      </w:pPr>
    </w:p>
    <w:p w14:paraId="3A147966" w14:textId="3A306248" w:rsidR="009C5A33" w:rsidRPr="000A00EC" w:rsidRDefault="00AF0335" w:rsidP="00D07B1A">
      <w:pPr>
        <w:rPr>
          <w:rFonts w:ascii="Arial" w:hAnsi="Arial" w:cs="Arial"/>
          <w:sz w:val="20"/>
          <w:szCs w:val="20"/>
        </w:rPr>
      </w:pPr>
      <w:sdt>
        <w:sdtPr>
          <w:rPr>
            <w:rFonts w:ascii="Arial" w:hAnsi="Arial" w:cs="Arial"/>
            <w:sz w:val="20"/>
            <w:szCs w:val="20"/>
          </w:rPr>
          <w:id w:val="17742368"/>
          <w:citation/>
        </w:sdtPr>
        <w:sdtEndPr/>
        <w:sdtContent>
          <w:r w:rsidR="003373B8" w:rsidRPr="000A00EC">
            <w:rPr>
              <w:rFonts w:ascii="Arial" w:hAnsi="Arial" w:cs="Arial"/>
              <w:sz w:val="20"/>
              <w:szCs w:val="20"/>
            </w:rPr>
            <w:fldChar w:fldCharType="begin"/>
          </w:r>
          <w:r w:rsidR="003373B8" w:rsidRPr="000A00EC">
            <w:rPr>
              <w:rFonts w:ascii="Arial" w:hAnsi="Arial" w:cs="Arial"/>
              <w:sz w:val="20"/>
              <w:szCs w:val="20"/>
              <w:lang w:val="es-MX"/>
            </w:rPr>
            <w:instrText xml:space="preserve"> CITATION SEC20 \l 2058 </w:instrText>
          </w:r>
          <w:r w:rsidR="003373B8" w:rsidRPr="000A00EC">
            <w:rPr>
              <w:rFonts w:ascii="Arial" w:hAnsi="Arial" w:cs="Arial"/>
              <w:sz w:val="20"/>
              <w:szCs w:val="20"/>
            </w:rPr>
            <w:fldChar w:fldCharType="separate"/>
          </w:r>
          <w:r w:rsidR="001242E2" w:rsidRPr="001242E2">
            <w:rPr>
              <w:rFonts w:ascii="Arial" w:hAnsi="Arial" w:cs="Arial"/>
              <w:noProof/>
              <w:sz w:val="20"/>
              <w:szCs w:val="20"/>
              <w:lang w:val="es-MX"/>
            </w:rPr>
            <w:t>(</w:t>
          </w:r>
          <w:r w:rsidR="003A56E2" w:rsidRPr="003A56E2">
            <w:rPr>
              <w:rFonts w:ascii="Arial" w:hAnsi="Arial" w:cs="Arial"/>
              <w:noProof/>
              <w:sz w:val="20"/>
              <w:szCs w:val="20"/>
              <w:lang w:val="es-MX"/>
            </w:rPr>
            <w:t>Electricidad, 2020)</w:t>
          </w:r>
          <w:r w:rsidR="003373B8" w:rsidRPr="000A00EC">
            <w:rPr>
              <w:rFonts w:ascii="Arial" w:hAnsi="Arial" w:cs="Arial"/>
              <w:sz w:val="20"/>
              <w:szCs w:val="20"/>
            </w:rPr>
            <w:fldChar w:fldCharType="end"/>
          </w:r>
        </w:sdtContent>
      </w:sdt>
    </w:p>
    <w:p w14:paraId="637C8DA3" w14:textId="77777777" w:rsidR="00F1473D" w:rsidRPr="000A00EC" w:rsidRDefault="00F1473D" w:rsidP="00D07B1A">
      <w:pPr>
        <w:rPr>
          <w:rFonts w:ascii="Arial" w:hAnsi="Arial" w:cs="Arial"/>
          <w:sz w:val="20"/>
          <w:szCs w:val="20"/>
        </w:rPr>
      </w:pPr>
    </w:p>
    <w:p w14:paraId="443844CD" w14:textId="77777777" w:rsidR="00DD236F" w:rsidRDefault="00DD236F" w:rsidP="00261761">
      <w:pPr>
        <w:rPr>
          <w:rFonts w:ascii="Arial" w:eastAsiaTheme="minorHAnsi" w:hAnsi="Arial" w:cs="Arial"/>
          <w:sz w:val="20"/>
          <w:szCs w:val="20"/>
        </w:rPr>
      </w:pPr>
    </w:p>
    <w:p w14:paraId="6A3C0948" w14:textId="77777777" w:rsidR="00722323" w:rsidRDefault="00722323" w:rsidP="00261761">
      <w:pPr>
        <w:rPr>
          <w:rFonts w:ascii="Arial" w:hAnsi="Arial" w:cs="Arial"/>
          <w:sz w:val="20"/>
          <w:szCs w:val="20"/>
        </w:rPr>
      </w:pPr>
    </w:p>
    <w:p w14:paraId="68F5174A" w14:textId="77777777" w:rsidR="00261761" w:rsidRDefault="00261761" w:rsidP="00261761">
      <w:pPr>
        <w:rPr>
          <w:rFonts w:ascii="Arial" w:eastAsiaTheme="minorHAnsi" w:hAnsi="Arial" w:cs="Arial"/>
          <w:sz w:val="20"/>
          <w:szCs w:val="20"/>
        </w:rPr>
      </w:pPr>
    </w:p>
    <w:p w14:paraId="2431A2B7" w14:textId="77777777" w:rsidR="000F70F5" w:rsidRDefault="000F70F5" w:rsidP="00810859">
      <w:pPr>
        <w:rPr>
          <w:rFonts w:ascii="Arial" w:eastAsiaTheme="minorHAnsi" w:hAnsi="Arial" w:cs="Arial"/>
          <w:sz w:val="20"/>
          <w:szCs w:val="20"/>
        </w:rPr>
      </w:pPr>
    </w:p>
    <w:p w14:paraId="38D489F7" w14:textId="77777777" w:rsidR="000C4C1A" w:rsidRDefault="000C4C1A" w:rsidP="00810859">
      <w:pPr>
        <w:rPr>
          <w:rFonts w:ascii="Arial" w:eastAsiaTheme="minorHAnsi" w:hAnsi="Arial" w:cs="Arial"/>
          <w:sz w:val="20"/>
          <w:szCs w:val="20"/>
        </w:rPr>
      </w:pPr>
    </w:p>
    <w:p w14:paraId="210458DF" w14:textId="77777777" w:rsidR="000C4C1A" w:rsidRDefault="000C4C1A" w:rsidP="00810859">
      <w:pPr>
        <w:rPr>
          <w:rFonts w:ascii="Arial" w:eastAsiaTheme="minorHAnsi" w:hAnsi="Arial" w:cs="Arial"/>
          <w:sz w:val="20"/>
          <w:szCs w:val="20"/>
        </w:rPr>
      </w:pPr>
    </w:p>
    <w:p w14:paraId="1D340565" w14:textId="77777777" w:rsidR="000C4C1A" w:rsidRDefault="000C4C1A" w:rsidP="00810859">
      <w:pPr>
        <w:rPr>
          <w:rFonts w:ascii="Arial" w:eastAsiaTheme="minorHAnsi" w:hAnsi="Arial" w:cs="Arial"/>
          <w:sz w:val="20"/>
          <w:szCs w:val="20"/>
        </w:rPr>
      </w:pPr>
    </w:p>
    <w:p w14:paraId="27FE1CF7" w14:textId="77777777" w:rsidR="000C4C1A" w:rsidRDefault="000C4C1A" w:rsidP="00810859">
      <w:pPr>
        <w:rPr>
          <w:rFonts w:ascii="Arial" w:eastAsiaTheme="minorHAnsi" w:hAnsi="Arial" w:cs="Arial"/>
          <w:sz w:val="20"/>
          <w:szCs w:val="20"/>
        </w:rPr>
      </w:pPr>
    </w:p>
    <w:p w14:paraId="45E8129C" w14:textId="77777777" w:rsidR="000C4C1A" w:rsidRDefault="000C4C1A" w:rsidP="00810859">
      <w:pPr>
        <w:rPr>
          <w:rFonts w:ascii="Arial" w:eastAsiaTheme="minorHAnsi" w:hAnsi="Arial" w:cs="Arial"/>
          <w:sz w:val="20"/>
          <w:szCs w:val="20"/>
        </w:rPr>
      </w:pPr>
    </w:p>
    <w:p w14:paraId="004E5148" w14:textId="77777777" w:rsidR="000C4C1A" w:rsidRDefault="000C4C1A" w:rsidP="00810859">
      <w:pPr>
        <w:rPr>
          <w:rFonts w:ascii="Arial" w:eastAsiaTheme="minorHAnsi" w:hAnsi="Arial" w:cs="Arial"/>
          <w:sz w:val="20"/>
          <w:szCs w:val="20"/>
        </w:rPr>
      </w:pPr>
    </w:p>
    <w:p w14:paraId="6BF3ACA1" w14:textId="77777777" w:rsidR="000C4C1A" w:rsidRDefault="000C4C1A" w:rsidP="00810859">
      <w:pPr>
        <w:rPr>
          <w:rFonts w:ascii="Arial" w:eastAsiaTheme="minorHAnsi" w:hAnsi="Arial" w:cs="Arial"/>
          <w:sz w:val="20"/>
          <w:szCs w:val="20"/>
        </w:rPr>
      </w:pPr>
    </w:p>
    <w:p w14:paraId="73426B9E" w14:textId="77777777" w:rsidR="000C4C1A" w:rsidRDefault="000C4C1A" w:rsidP="00810859">
      <w:pPr>
        <w:rPr>
          <w:rFonts w:ascii="Arial" w:eastAsiaTheme="minorHAnsi" w:hAnsi="Arial" w:cs="Arial"/>
          <w:sz w:val="20"/>
          <w:szCs w:val="20"/>
        </w:rPr>
      </w:pPr>
    </w:p>
    <w:p w14:paraId="4688FED9" w14:textId="77777777" w:rsidR="000C4C1A" w:rsidRDefault="000C4C1A" w:rsidP="00810859">
      <w:pPr>
        <w:rPr>
          <w:rFonts w:ascii="Arial" w:eastAsiaTheme="minorHAnsi" w:hAnsi="Arial" w:cs="Arial"/>
          <w:sz w:val="20"/>
          <w:szCs w:val="20"/>
        </w:rPr>
      </w:pPr>
    </w:p>
    <w:p w14:paraId="3C8E98F6" w14:textId="77777777" w:rsidR="000C4C1A" w:rsidRDefault="000C4C1A" w:rsidP="00810859">
      <w:pPr>
        <w:rPr>
          <w:rFonts w:ascii="Arial" w:eastAsiaTheme="minorHAnsi" w:hAnsi="Arial" w:cs="Arial"/>
          <w:sz w:val="20"/>
          <w:szCs w:val="20"/>
        </w:rPr>
      </w:pPr>
    </w:p>
    <w:p w14:paraId="1550CEE3" w14:textId="77777777" w:rsidR="000C4C1A" w:rsidRDefault="000C4C1A" w:rsidP="00810859">
      <w:pPr>
        <w:rPr>
          <w:rFonts w:ascii="Arial" w:eastAsiaTheme="minorHAnsi" w:hAnsi="Arial" w:cs="Arial"/>
          <w:sz w:val="20"/>
          <w:szCs w:val="20"/>
        </w:rPr>
      </w:pPr>
    </w:p>
    <w:p w14:paraId="04FFD881" w14:textId="77777777" w:rsidR="000C4C1A" w:rsidRDefault="000C4C1A" w:rsidP="00810859">
      <w:pPr>
        <w:rPr>
          <w:rFonts w:ascii="Arial" w:eastAsiaTheme="minorHAnsi" w:hAnsi="Arial" w:cs="Arial"/>
          <w:sz w:val="20"/>
          <w:szCs w:val="20"/>
        </w:rPr>
      </w:pPr>
    </w:p>
    <w:p w14:paraId="3047E421" w14:textId="77777777" w:rsidR="000C4C1A" w:rsidRDefault="000C4C1A" w:rsidP="00810859">
      <w:pPr>
        <w:rPr>
          <w:rFonts w:ascii="Arial" w:eastAsiaTheme="minorHAnsi" w:hAnsi="Arial" w:cs="Arial"/>
          <w:sz w:val="20"/>
          <w:szCs w:val="20"/>
        </w:rPr>
      </w:pPr>
    </w:p>
    <w:p w14:paraId="2B29C999" w14:textId="77777777" w:rsidR="000C4C1A" w:rsidRDefault="000C4C1A" w:rsidP="00810859">
      <w:pPr>
        <w:rPr>
          <w:rFonts w:ascii="Arial" w:eastAsiaTheme="minorHAnsi" w:hAnsi="Arial" w:cs="Arial"/>
          <w:sz w:val="20"/>
          <w:szCs w:val="20"/>
        </w:rPr>
      </w:pPr>
    </w:p>
    <w:p w14:paraId="764271CC" w14:textId="77777777" w:rsidR="000C4C1A" w:rsidRDefault="000C4C1A" w:rsidP="00810859">
      <w:pPr>
        <w:rPr>
          <w:rFonts w:ascii="Arial" w:eastAsiaTheme="minorHAnsi" w:hAnsi="Arial" w:cs="Arial"/>
          <w:sz w:val="20"/>
          <w:szCs w:val="20"/>
        </w:rPr>
      </w:pPr>
    </w:p>
    <w:p w14:paraId="27C356BA" w14:textId="77777777" w:rsidR="000C4C1A" w:rsidRDefault="000C4C1A" w:rsidP="00810859">
      <w:pPr>
        <w:rPr>
          <w:rFonts w:ascii="Arial" w:eastAsiaTheme="minorHAnsi" w:hAnsi="Arial" w:cs="Arial"/>
          <w:sz w:val="20"/>
          <w:szCs w:val="20"/>
        </w:rPr>
      </w:pPr>
    </w:p>
    <w:p w14:paraId="18F03A39" w14:textId="77777777" w:rsidR="000C4C1A" w:rsidRDefault="000C4C1A" w:rsidP="00810859">
      <w:pPr>
        <w:rPr>
          <w:rFonts w:ascii="Arial" w:eastAsiaTheme="minorHAnsi" w:hAnsi="Arial" w:cs="Arial"/>
          <w:sz w:val="20"/>
          <w:szCs w:val="20"/>
        </w:rPr>
      </w:pPr>
    </w:p>
    <w:p w14:paraId="55F246F3" w14:textId="77777777" w:rsidR="000C4C1A" w:rsidRDefault="000C4C1A" w:rsidP="00810859">
      <w:pPr>
        <w:rPr>
          <w:rFonts w:ascii="Arial" w:eastAsiaTheme="minorHAnsi" w:hAnsi="Arial" w:cs="Arial"/>
          <w:sz w:val="20"/>
          <w:szCs w:val="20"/>
        </w:rPr>
      </w:pPr>
    </w:p>
    <w:p w14:paraId="486B0EB0" w14:textId="77777777" w:rsidR="000C4C1A" w:rsidRDefault="000C4C1A" w:rsidP="00810859">
      <w:pPr>
        <w:rPr>
          <w:rFonts w:ascii="Arial" w:eastAsiaTheme="minorHAnsi" w:hAnsi="Arial" w:cs="Arial"/>
          <w:sz w:val="20"/>
          <w:szCs w:val="20"/>
        </w:rPr>
      </w:pPr>
    </w:p>
    <w:p w14:paraId="2A91F955" w14:textId="77777777" w:rsidR="000C4C1A" w:rsidRDefault="000C4C1A" w:rsidP="00810859">
      <w:pPr>
        <w:rPr>
          <w:rFonts w:ascii="Arial" w:eastAsiaTheme="minorHAnsi" w:hAnsi="Arial" w:cs="Arial"/>
          <w:sz w:val="20"/>
          <w:szCs w:val="20"/>
        </w:rPr>
      </w:pPr>
    </w:p>
    <w:p w14:paraId="3515C6F4" w14:textId="77777777" w:rsidR="000C4C1A" w:rsidRDefault="000C4C1A" w:rsidP="00810859">
      <w:pPr>
        <w:rPr>
          <w:rFonts w:ascii="Arial" w:eastAsiaTheme="minorHAnsi" w:hAnsi="Arial" w:cs="Arial"/>
          <w:sz w:val="20"/>
          <w:szCs w:val="20"/>
        </w:rPr>
      </w:pPr>
    </w:p>
    <w:p w14:paraId="49C25EA3" w14:textId="77777777" w:rsidR="000C4C1A" w:rsidRDefault="000C4C1A" w:rsidP="00810859">
      <w:pPr>
        <w:rPr>
          <w:rFonts w:ascii="Arial" w:eastAsiaTheme="minorHAnsi" w:hAnsi="Arial" w:cs="Arial"/>
          <w:sz w:val="20"/>
          <w:szCs w:val="20"/>
        </w:rPr>
      </w:pPr>
    </w:p>
    <w:p w14:paraId="09E951FD" w14:textId="77777777" w:rsidR="000C4C1A" w:rsidRDefault="000C4C1A" w:rsidP="00810859">
      <w:pPr>
        <w:rPr>
          <w:rFonts w:ascii="Arial" w:eastAsiaTheme="minorHAnsi" w:hAnsi="Arial" w:cs="Arial"/>
          <w:sz w:val="20"/>
          <w:szCs w:val="20"/>
        </w:rPr>
      </w:pPr>
    </w:p>
    <w:p w14:paraId="76AAD691" w14:textId="77777777" w:rsidR="000C4C1A" w:rsidRDefault="000C4C1A" w:rsidP="00810859">
      <w:pPr>
        <w:rPr>
          <w:rFonts w:ascii="Arial" w:eastAsiaTheme="minorHAnsi" w:hAnsi="Arial" w:cs="Arial"/>
          <w:sz w:val="20"/>
          <w:szCs w:val="20"/>
        </w:rPr>
      </w:pPr>
    </w:p>
    <w:p w14:paraId="12FB7356" w14:textId="77777777" w:rsidR="000C4C1A" w:rsidRDefault="000C4C1A" w:rsidP="00810859">
      <w:pPr>
        <w:rPr>
          <w:rFonts w:ascii="Arial" w:eastAsiaTheme="minorHAnsi" w:hAnsi="Arial" w:cs="Arial"/>
          <w:sz w:val="20"/>
          <w:szCs w:val="20"/>
        </w:rPr>
      </w:pPr>
    </w:p>
    <w:p w14:paraId="18038DE8" w14:textId="77777777" w:rsidR="000C4C1A" w:rsidRDefault="000C4C1A" w:rsidP="00810859">
      <w:pPr>
        <w:rPr>
          <w:rFonts w:ascii="Arial" w:eastAsiaTheme="minorHAnsi" w:hAnsi="Arial" w:cs="Arial"/>
          <w:sz w:val="20"/>
          <w:szCs w:val="20"/>
        </w:rPr>
      </w:pPr>
    </w:p>
    <w:p w14:paraId="35BDDF96" w14:textId="77777777" w:rsidR="000C4C1A" w:rsidRDefault="000C4C1A" w:rsidP="00810859">
      <w:pPr>
        <w:rPr>
          <w:rFonts w:ascii="Arial" w:eastAsiaTheme="minorHAnsi" w:hAnsi="Arial" w:cs="Arial"/>
          <w:sz w:val="20"/>
          <w:szCs w:val="20"/>
        </w:rPr>
      </w:pPr>
    </w:p>
    <w:p w14:paraId="75970FA0" w14:textId="77777777" w:rsidR="000C4C1A" w:rsidRDefault="000C4C1A" w:rsidP="00810859">
      <w:pPr>
        <w:rPr>
          <w:rFonts w:ascii="Arial" w:eastAsiaTheme="minorHAnsi" w:hAnsi="Arial" w:cs="Arial"/>
          <w:sz w:val="20"/>
          <w:szCs w:val="20"/>
        </w:rPr>
      </w:pPr>
    </w:p>
    <w:p w14:paraId="7F889EE0" w14:textId="77777777" w:rsidR="000C4C1A" w:rsidRDefault="000C4C1A" w:rsidP="00810859">
      <w:pPr>
        <w:rPr>
          <w:rFonts w:ascii="Arial" w:eastAsiaTheme="minorHAnsi" w:hAnsi="Arial" w:cs="Arial"/>
          <w:sz w:val="20"/>
          <w:szCs w:val="20"/>
        </w:rPr>
      </w:pPr>
    </w:p>
    <w:p w14:paraId="4746C606" w14:textId="77777777" w:rsidR="000C4C1A" w:rsidRDefault="000C4C1A" w:rsidP="00810859">
      <w:pPr>
        <w:rPr>
          <w:rFonts w:ascii="Arial" w:eastAsiaTheme="minorHAnsi" w:hAnsi="Arial" w:cs="Arial"/>
          <w:sz w:val="20"/>
          <w:szCs w:val="20"/>
        </w:rPr>
      </w:pPr>
    </w:p>
    <w:p w14:paraId="6BDB5582" w14:textId="77777777" w:rsidR="000C4C1A" w:rsidRDefault="000C4C1A" w:rsidP="00810859">
      <w:pPr>
        <w:rPr>
          <w:rFonts w:ascii="Arial" w:eastAsiaTheme="minorHAnsi" w:hAnsi="Arial" w:cs="Arial"/>
          <w:sz w:val="20"/>
          <w:szCs w:val="20"/>
        </w:rPr>
      </w:pPr>
    </w:p>
    <w:p w14:paraId="5076216C" w14:textId="77777777" w:rsidR="000C4C1A" w:rsidRDefault="000C4C1A" w:rsidP="00810859">
      <w:pPr>
        <w:rPr>
          <w:rFonts w:ascii="Arial" w:eastAsiaTheme="minorHAnsi" w:hAnsi="Arial" w:cs="Arial"/>
          <w:sz w:val="20"/>
          <w:szCs w:val="20"/>
        </w:rPr>
      </w:pPr>
    </w:p>
    <w:p w14:paraId="452BC2CA" w14:textId="77777777" w:rsidR="000C4C1A" w:rsidRDefault="000C4C1A" w:rsidP="00810859">
      <w:pPr>
        <w:rPr>
          <w:rFonts w:ascii="Arial" w:eastAsiaTheme="minorHAnsi" w:hAnsi="Arial" w:cs="Arial"/>
          <w:sz w:val="20"/>
          <w:szCs w:val="20"/>
        </w:rPr>
      </w:pPr>
    </w:p>
    <w:p w14:paraId="074110BE" w14:textId="77777777" w:rsidR="00382564" w:rsidRDefault="00382564" w:rsidP="00810859">
      <w:pPr>
        <w:rPr>
          <w:rFonts w:ascii="Arial" w:eastAsiaTheme="minorHAnsi" w:hAnsi="Arial" w:cs="Arial"/>
          <w:sz w:val="20"/>
          <w:szCs w:val="20"/>
        </w:rPr>
      </w:pPr>
    </w:p>
    <w:p w14:paraId="0EEC1D33" w14:textId="77777777" w:rsidR="00382564" w:rsidRDefault="00382564" w:rsidP="00810859">
      <w:pPr>
        <w:rPr>
          <w:rFonts w:ascii="Arial" w:eastAsiaTheme="minorHAnsi" w:hAnsi="Arial" w:cs="Arial"/>
          <w:sz w:val="20"/>
          <w:szCs w:val="20"/>
        </w:rPr>
      </w:pPr>
    </w:p>
    <w:p w14:paraId="71E59C86" w14:textId="77777777" w:rsidR="00382564" w:rsidRDefault="00382564" w:rsidP="00810859">
      <w:pPr>
        <w:rPr>
          <w:rFonts w:ascii="Arial" w:eastAsiaTheme="minorHAnsi" w:hAnsi="Arial" w:cs="Arial"/>
          <w:sz w:val="20"/>
          <w:szCs w:val="20"/>
        </w:rPr>
      </w:pPr>
    </w:p>
    <w:p w14:paraId="312D47B2" w14:textId="77777777" w:rsidR="00CB7081" w:rsidRDefault="00CB7081" w:rsidP="00B576A0">
      <w:pPr>
        <w:pStyle w:val="Estilo2"/>
        <w:rPr>
          <w:rFonts w:eastAsiaTheme="minorHAnsi"/>
          <w:lang w:eastAsia="en-US" w:bidi="ar-SA"/>
        </w:rPr>
      </w:pPr>
    </w:p>
    <w:p w14:paraId="795E6871" w14:textId="2DC1C985" w:rsidR="009665D5" w:rsidRDefault="004C5C3D" w:rsidP="00B576A0">
      <w:pPr>
        <w:pStyle w:val="Estilo2"/>
        <w:rPr>
          <w:rFonts w:eastAsiaTheme="minorHAnsi"/>
          <w:lang w:eastAsia="en-US" w:bidi="ar-SA"/>
        </w:rPr>
      </w:pPr>
      <w:bookmarkStart w:id="89" w:name="_Toc154578532"/>
      <w:r w:rsidRPr="00890910">
        <w:rPr>
          <w:rFonts w:eastAsiaTheme="minorHAnsi"/>
          <w:lang w:eastAsia="en-US" w:bidi="ar-SA"/>
        </w:rPr>
        <w:t>Filosofías operativas.</w:t>
      </w:r>
      <w:bookmarkEnd w:id="89"/>
    </w:p>
    <w:p w14:paraId="48DB4D57" w14:textId="77777777" w:rsidR="002A1237" w:rsidRPr="007D47EB" w:rsidRDefault="002A1237" w:rsidP="007D47EB">
      <w:pPr>
        <w:rPr>
          <w:rFonts w:eastAsiaTheme="minorHAnsi"/>
          <w:lang w:eastAsia="en-US" w:bidi="ar-SA"/>
        </w:rPr>
      </w:pPr>
    </w:p>
    <w:p w14:paraId="145B024C" w14:textId="6C288716" w:rsidR="00360C0F" w:rsidRPr="00D6622E" w:rsidRDefault="009545B5" w:rsidP="007D47EB">
      <w:pPr>
        <w:rPr>
          <w:rFonts w:ascii="Arial" w:eastAsiaTheme="minorHAnsi" w:hAnsi="Arial" w:cs="Arial"/>
          <w:sz w:val="20"/>
          <w:szCs w:val="20"/>
          <w:lang w:eastAsia="en-US" w:bidi="ar-SA"/>
        </w:rPr>
      </w:pPr>
      <w:r w:rsidRPr="00D6622E">
        <w:rPr>
          <w:rFonts w:ascii="Arial" w:eastAsiaTheme="minorHAnsi" w:hAnsi="Arial" w:cs="Arial"/>
          <w:sz w:val="20"/>
          <w:szCs w:val="20"/>
          <w:lang w:eastAsia="en-US" w:bidi="ar-SA"/>
        </w:rPr>
        <w:t xml:space="preserve">Para la realización de este </w:t>
      </w:r>
      <w:r w:rsidR="0079736F" w:rsidRPr="00D6622E">
        <w:rPr>
          <w:rFonts w:ascii="Arial" w:eastAsiaTheme="minorHAnsi" w:hAnsi="Arial" w:cs="Arial"/>
          <w:sz w:val="20"/>
          <w:szCs w:val="20"/>
          <w:lang w:eastAsia="en-US" w:bidi="ar-SA"/>
        </w:rPr>
        <w:t>proyecto</w:t>
      </w:r>
      <w:r w:rsidRPr="00D6622E">
        <w:rPr>
          <w:rFonts w:ascii="Arial" w:eastAsiaTheme="minorHAnsi" w:hAnsi="Arial" w:cs="Arial"/>
          <w:sz w:val="20"/>
          <w:szCs w:val="20"/>
          <w:lang w:eastAsia="en-US" w:bidi="ar-SA"/>
        </w:rPr>
        <w:t xml:space="preserve"> se </w:t>
      </w:r>
      <w:r w:rsidR="0079736F" w:rsidRPr="00D6622E">
        <w:rPr>
          <w:rFonts w:ascii="Arial" w:eastAsiaTheme="minorHAnsi" w:hAnsi="Arial" w:cs="Arial"/>
          <w:sz w:val="20"/>
          <w:szCs w:val="20"/>
          <w:lang w:eastAsia="en-US" w:bidi="ar-SA"/>
        </w:rPr>
        <w:t>necesitan</w:t>
      </w:r>
      <w:r w:rsidRPr="00D6622E">
        <w:rPr>
          <w:rFonts w:ascii="Arial" w:eastAsiaTheme="minorHAnsi" w:hAnsi="Arial" w:cs="Arial"/>
          <w:sz w:val="20"/>
          <w:szCs w:val="20"/>
          <w:lang w:eastAsia="en-US" w:bidi="ar-SA"/>
        </w:rPr>
        <w:t xml:space="preserve"> de dos </w:t>
      </w:r>
      <w:r w:rsidR="0079736F" w:rsidRPr="00D6622E">
        <w:rPr>
          <w:rFonts w:ascii="Arial" w:eastAsiaTheme="minorHAnsi" w:hAnsi="Arial" w:cs="Arial"/>
          <w:sz w:val="20"/>
          <w:szCs w:val="20"/>
          <w:lang w:eastAsia="en-US" w:bidi="ar-SA"/>
        </w:rPr>
        <w:t>ingenieros</w:t>
      </w:r>
      <w:r w:rsidRPr="00D6622E">
        <w:rPr>
          <w:rFonts w:ascii="Arial" w:eastAsiaTheme="minorHAnsi" w:hAnsi="Arial" w:cs="Arial"/>
          <w:sz w:val="20"/>
          <w:szCs w:val="20"/>
          <w:lang w:eastAsia="en-US" w:bidi="ar-SA"/>
        </w:rPr>
        <w:t xml:space="preserve"> de </w:t>
      </w:r>
      <w:r w:rsidR="003D4806" w:rsidRPr="00D6622E">
        <w:rPr>
          <w:rFonts w:ascii="Arial" w:eastAsiaTheme="minorHAnsi" w:hAnsi="Arial" w:cs="Arial"/>
          <w:sz w:val="20"/>
          <w:szCs w:val="20"/>
          <w:lang w:eastAsia="en-US" w:bidi="ar-SA"/>
        </w:rPr>
        <w:t>proyecto,</w:t>
      </w:r>
      <w:r w:rsidRPr="00D6622E">
        <w:rPr>
          <w:rFonts w:ascii="Arial" w:eastAsiaTheme="minorHAnsi" w:hAnsi="Arial" w:cs="Arial"/>
          <w:sz w:val="20"/>
          <w:szCs w:val="20"/>
          <w:lang w:eastAsia="en-US" w:bidi="ar-SA"/>
        </w:rPr>
        <w:t xml:space="preserve"> que estarán a cargo de diferentes tarea</w:t>
      </w:r>
      <w:r w:rsidR="00C44249" w:rsidRPr="00D6622E">
        <w:rPr>
          <w:rFonts w:ascii="Arial" w:eastAsiaTheme="minorHAnsi" w:hAnsi="Arial" w:cs="Arial"/>
          <w:sz w:val="20"/>
          <w:szCs w:val="20"/>
          <w:lang w:eastAsia="en-US" w:bidi="ar-SA"/>
        </w:rPr>
        <w:t>s y actividades</w:t>
      </w:r>
      <w:r w:rsidR="00360C0F" w:rsidRPr="00D6622E">
        <w:rPr>
          <w:rFonts w:ascii="Arial" w:eastAsiaTheme="minorHAnsi" w:hAnsi="Arial" w:cs="Arial"/>
          <w:sz w:val="20"/>
          <w:szCs w:val="20"/>
          <w:lang w:eastAsia="en-US" w:bidi="ar-SA"/>
        </w:rPr>
        <w:t>.</w:t>
      </w:r>
    </w:p>
    <w:p w14:paraId="54DF1D7C" w14:textId="77777777" w:rsidR="00360C0F" w:rsidRPr="00D6622E" w:rsidRDefault="00360C0F" w:rsidP="007D47EB">
      <w:pPr>
        <w:rPr>
          <w:rFonts w:ascii="Arial" w:eastAsiaTheme="minorHAnsi" w:hAnsi="Arial" w:cs="Arial"/>
          <w:sz w:val="20"/>
          <w:szCs w:val="20"/>
          <w:lang w:eastAsia="en-US" w:bidi="ar-SA"/>
        </w:rPr>
      </w:pPr>
    </w:p>
    <w:p w14:paraId="51BF37E5" w14:textId="47EE2542" w:rsidR="003A1D7F" w:rsidRDefault="00360C0F" w:rsidP="007D47EB">
      <w:pPr>
        <w:rPr>
          <w:rFonts w:ascii="Arial" w:eastAsiaTheme="minorHAnsi" w:hAnsi="Arial" w:cs="Arial"/>
          <w:sz w:val="20"/>
          <w:szCs w:val="20"/>
          <w:lang w:eastAsia="en-US" w:bidi="ar-SA"/>
        </w:rPr>
      </w:pPr>
      <w:r w:rsidRPr="00D6622E">
        <w:rPr>
          <w:rFonts w:ascii="Arial" w:eastAsiaTheme="minorHAnsi" w:hAnsi="Arial" w:cs="Arial"/>
          <w:sz w:val="20"/>
          <w:szCs w:val="20"/>
          <w:lang w:eastAsia="en-US" w:bidi="ar-SA"/>
        </w:rPr>
        <w:t xml:space="preserve">Todas las actividades </w:t>
      </w:r>
      <w:r w:rsidR="00A05379" w:rsidRPr="00D6622E">
        <w:rPr>
          <w:rFonts w:ascii="Arial" w:eastAsiaTheme="minorHAnsi" w:hAnsi="Arial" w:cs="Arial"/>
          <w:sz w:val="20"/>
          <w:szCs w:val="20"/>
          <w:lang w:eastAsia="en-US" w:bidi="ar-SA"/>
        </w:rPr>
        <w:t xml:space="preserve">requeridas </w:t>
      </w:r>
      <w:r w:rsidR="0079736F" w:rsidRPr="00D6622E">
        <w:rPr>
          <w:rFonts w:ascii="Arial" w:eastAsiaTheme="minorHAnsi" w:hAnsi="Arial" w:cs="Arial"/>
          <w:sz w:val="20"/>
          <w:szCs w:val="20"/>
          <w:lang w:eastAsia="en-US" w:bidi="ar-SA"/>
        </w:rPr>
        <w:t>para la</w:t>
      </w:r>
      <w:r w:rsidR="00A05379" w:rsidRPr="00D6622E">
        <w:rPr>
          <w:rFonts w:ascii="Arial" w:eastAsiaTheme="minorHAnsi" w:hAnsi="Arial" w:cs="Arial"/>
          <w:sz w:val="20"/>
          <w:szCs w:val="20"/>
          <w:lang w:eastAsia="en-US" w:bidi="ar-SA"/>
        </w:rPr>
        <w:t xml:space="preserve"> elaboración de este proyecto son especificadas en la carta </w:t>
      </w:r>
      <w:r w:rsidR="0079736F" w:rsidRPr="00D6622E">
        <w:rPr>
          <w:rFonts w:ascii="Arial" w:eastAsiaTheme="minorHAnsi" w:hAnsi="Arial" w:cs="Arial"/>
          <w:sz w:val="20"/>
          <w:szCs w:val="20"/>
          <w:lang w:eastAsia="en-US" w:bidi="ar-SA"/>
        </w:rPr>
        <w:t>Gantt</w:t>
      </w:r>
      <w:r w:rsidR="00A05379" w:rsidRPr="00D6622E">
        <w:rPr>
          <w:rFonts w:ascii="Arial" w:eastAsiaTheme="minorHAnsi" w:hAnsi="Arial" w:cs="Arial"/>
          <w:sz w:val="20"/>
          <w:szCs w:val="20"/>
          <w:lang w:eastAsia="en-US" w:bidi="ar-SA"/>
        </w:rPr>
        <w:t xml:space="preserve"> (anexo xxx)</w:t>
      </w:r>
      <w:r w:rsidR="008A28D1">
        <w:rPr>
          <w:rFonts w:ascii="Arial" w:eastAsiaTheme="minorHAnsi" w:hAnsi="Arial" w:cs="Arial"/>
          <w:sz w:val="20"/>
          <w:szCs w:val="20"/>
          <w:lang w:eastAsia="en-US" w:bidi="ar-SA"/>
        </w:rPr>
        <w:t xml:space="preserve"> </w:t>
      </w:r>
      <w:r w:rsidR="00404BE9">
        <w:rPr>
          <w:rFonts w:ascii="Arial" w:eastAsiaTheme="minorHAnsi" w:hAnsi="Arial" w:cs="Arial"/>
          <w:sz w:val="20"/>
          <w:szCs w:val="20"/>
          <w:lang w:eastAsia="en-US" w:bidi="ar-SA"/>
        </w:rPr>
        <w:t xml:space="preserve">y </w:t>
      </w:r>
      <w:r w:rsidR="00404BE9" w:rsidRPr="00D6622E">
        <w:rPr>
          <w:rFonts w:ascii="Arial" w:eastAsiaTheme="minorHAnsi" w:hAnsi="Arial" w:cs="Arial"/>
          <w:sz w:val="20"/>
          <w:szCs w:val="20"/>
          <w:lang w:eastAsia="en-US" w:bidi="ar-SA"/>
        </w:rPr>
        <w:t>a</w:t>
      </w:r>
      <w:r w:rsidR="0079736F" w:rsidRPr="00D6622E">
        <w:rPr>
          <w:rFonts w:ascii="Arial" w:eastAsiaTheme="minorHAnsi" w:hAnsi="Arial" w:cs="Arial"/>
          <w:sz w:val="20"/>
          <w:szCs w:val="20"/>
          <w:lang w:eastAsia="en-US" w:bidi="ar-SA"/>
        </w:rPr>
        <w:t xml:space="preserve"> continuación</w:t>
      </w:r>
      <w:r w:rsidR="002A7170" w:rsidRPr="00D6622E">
        <w:rPr>
          <w:rFonts w:ascii="Arial" w:eastAsiaTheme="minorHAnsi" w:hAnsi="Arial" w:cs="Arial"/>
          <w:sz w:val="20"/>
          <w:szCs w:val="20"/>
          <w:lang w:eastAsia="en-US" w:bidi="ar-SA"/>
        </w:rPr>
        <w:t xml:space="preserve"> se </w:t>
      </w:r>
      <w:r w:rsidR="00D6622E" w:rsidRPr="00D6622E">
        <w:rPr>
          <w:rFonts w:ascii="Arial" w:eastAsiaTheme="minorHAnsi" w:hAnsi="Arial" w:cs="Arial"/>
          <w:sz w:val="20"/>
          <w:szCs w:val="20"/>
          <w:lang w:eastAsia="en-US" w:bidi="ar-SA"/>
        </w:rPr>
        <w:t xml:space="preserve">presentan los cargos y las actividades de las personas </w:t>
      </w:r>
      <w:r w:rsidR="002E29F8" w:rsidRPr="00D6622E">
        <w:rPr>
          <w:rFonts w:ascii="Arial" w:eastAsiaTheme="minorHAnsi" w:hAnsi="Arial" w:cs="Arial"/>
          <w:sz w:val="20"/>
          <w:szCs w:val="20"/>
          <w:lang w:eastAsia="en-US" w:bidi="ar-SA"/>
        </w:rPr>
        <w:t>involucradas.</w:t>
      </w:r>
    </w:p>
    <w:p w14:paraId="7DFB53B2" w14:textId="77777777" w:rsidR="00D6622E" w:rsidRDefault="00D6622E" w:rsidP="007D47EB">
      <w:pPr>
        <w:rPr>
          <w:rFonts w:ascii="Arial" w:eastAsiaTheme="minorHAnsi" w:hAnsi="Arial" w:cs="Arial"/>
          <w:sz w:val="20"/>
          <w:szCs w:val="20"/>
          <w:lang w:eastAsia="en-US" w:bidi="ar-SA"/>
        </w:rPr>
      </w:pPr>
    </w:p>
    <w:p w14:paraId="5BE0A6C6" w14:textId="77777777" w:rsidR="003A1D7F" w:rsidRPr="00187D59" w:rsidRDefault="003A1D7F" w:rsidP="007D47EB">
      <w:pPr>
        <w:rPr>
          <w:rFonts w:ascii="Arial" w:eastAsiaTheme="minorHAnsi" w:hAnsi="Arial" w:cs="Arial"/>
          <w:sz w:val="20"/>
          <w:szCs w:val="20"/>
          <w:lang w:eastAsia="en-US" w:bidi="ar-SA"/>
        </w:rPr>
      </w:pPr>
    </w:p>
    <w:p w14:paraId="33DF2B7F" w14:textId="0F376C11" w:rsidR="00FA2C0D" w:rsidRPr="00A2778E" w:rsidRDefault="00FA2C0D" w:rsidP="007D47EB">
      <w:pPr>
        <w:rPr>
          <w:rFonts w:ascii="Arial" w:eastAsiaTheme="minorHAnsi" w:hAnsi="Arial" w:cs="Arial"/>
          <w:b/>
          <w:sz w:val="20"/>
          <w:szCs w:val="20"/>
          <w:lang w:eastAsia="en-US" w:bidi="ar-SA"/>
        </w:rPr>
      </w:pPr>
      <w:r w:rsidRPr="00A2778E">
        <w:rPr>
          <w:rFonts w:ascii="Arial" w:eastAsiaTheme="minorHAnsi" w:hAnsi="Arial" w:cs="Arial"/>
          <w:b/>
          <w:sz w:val="20"/>
          <w:szCs w:val="20"/>
          <w:lang w:eastAsia="en-US" w:bidi="ar-SA"/>
        </w:rPr>
        <w:t>Cargo:</w:t>
      </w:r>
      <w:r w:rsidR="00B03D8F" w:rsidRPr="00187D59">
        <w:rPr>
          <w:rFonts w:ascii="Arial" w:eastAsiaTheme="minorHAnsi" w:hAnsi="Arial" w:cs="Arial"/>
          <w:sz w:val="20"/>
          <w:szCs w:val="20"/>
          <w:lang w:eastAsia="en-US" w:bidi="ar-SA"/>
        </w:rPr>
        <w:t xml:space="preserve"> </w:t>
      </w:r>
      <w:r w:rsidR="005C07A0">
        <w:rPr>
          <w:rFonts w:ascii="Arial" w:eastAsiaTheme="minorHAnsi" w:hAnsi="Arial" w:cs="Arial"/>
          <w:sz w:val="20"/>
          <w:szCs w:val="20"/>
          <w:u w:val="single"/>
          <w:lang w:eastAsia="en-US" w:bidi="ar-SA"/>
        </w:rPr>
        <w:t>Ingeniero</w:t>
      </w:r>
      <w:r w:rsidR="00761978" w:rsidRPr="00A2778E">
        <w:rPr>
          <w:rFonts w:ascii="Arial" w:eastAsiaTheme="minorHAnsi" w:hAnsi="Arial" w:cs="Arial"/>
          <w:sz w:val="20"/>
          <w:szCs w:val="20"/>
          <w:u w:val="single"/>
          <w:lang w:eastAsia="en-US" w:bidi="ar-SA"/>
        </w:rPr>
        <w:t xml:space="preserve"> de </w:t>
      </w:r>
      <w:r w:rsidR="005C07A0">
        <w:rPr>
          <w:rFonts w:ascii="Arial" w:eastAsiaTheme="minorHAnsi" w:hAnsi="Arial" w:cs="Arial"/>
          <w:sz w:val="20"/>
          <w:szCs w:val="20"/>
          <w:u w:val="single"/>
          <w:lang w:eastAsia="en-US" w:bidi="ar-SA"/>
        </w:rPr>
        <w:t>proyecto 1</w:t>
      </w:r>
      <w:r w:rsidR="00761978" w:rsidRPr="00A2778E">
        <w:rPr>
          <w:rFonts w:ascii="Arial" w:eastAsiaTheme="minorHAnsi" w:hAnsi="Arial" w:cs="Arial"/>
          <w:b/>
          <w:sz w:val="20"/>
          <w:szCs w:val="20"/>
          <w:lang w:eastAsia="en-US" w:bidi="ar-SA"/>
        </w:rPr>
        <w:t xml:space="preserve"> </w:t>
      </w:r>
    </w:p>
    <w:p w14:paraId="3C44492C" w14:textId="77777777" w:rsidR="00B03D8F" w:rsidRPr="00187D59" w:rsidRDefault="00B03D8F" w:rsidP="007D47EB">
      <w:pPr>
        <w:rPr>
          <w:rFonts w:ascii="Arial" w:eastAsiaTheme="minorHAnsi" w:hAnsi="Arial" w:cs="Arial"/>
          <w:sz w:val="20"/>
          <w:szCs w:val="20"/>
          <w:lang w:eastAsia="en-US" w:bidi="ar-SA"/>
        </w:rPr>
      </w:pPr>
    </w:p>
    <w:p w14:paraId="31DD4063" w14:textId="675DA86B" w:rsidR="003A1D7F" w:rsidRPr="00A2778E" w:rsidRDefault="000D4BFD" w:rsidP="007D47EB">
      <w:pPr>
        <w:rPr>
          <w:rFonts w:ascii="Arial" w:eastAsiaTheme="minorHAnsi" w:hAnsi="Arial" w:cs="Arial"/>
          <w:b/>
          <w:sz w:val="20"/>
          <w:szCs w:val="20"/>
          <w:lang w:eastAsia="en-US" w:bidi="ar-SA"/>
        </w:rPr>
      </w:pPr>
      <w:r w:rsidRPr="00A2778E">
        <w:rPr>
          <w:rFonts w:ascii="Arial" w:eastAsiaTheme="minorHAnsi" w:hAnsi="Arial" w:cs="Arial"/>
          <w:b/>
          <w:sz w:val="20"/>
          <w:szCs w:val="20"/>
          <w:lang w:eastAsia="en-US" w:bidi="ar-SA"/>
        </w:rPr>
        <w:t>Descripciones del cargo</w:t>
      </w:r>
      <w:r w:rsidR="00A2778E" w:rsidRPr="00A2778E">
        <w:rPr>
          <w:rFonts w:ascii="Arial" w:eastAsiaTheme="minorHAnsi" w:hAnsi="Arial" w:cs="Arial"/>
          <w:b/>
          <w:bCs/>
          <w:sz w:val="20"/>
          <w:szCs w:val="20"/>
          <w:lang w:eastAsia="en-US" w:bidi="ar-SA"/>
        </w:rPr>
        <w:t>:</w:t>
      </w:r>
      <w:r w:rsidR="006C536B" w:rsidRPr="00A2778E">
        <w:rPr>
          <w:rFonts w:ascii="Arial" w:eastAsiaTheme="minorHAnsi" w:hAnsi="Arial" w:cs="Arial"/>
          <w:b/>
          <w:sz w:val="20"/>
          <w:szCs w:val="20"/>
          <w:lang w:eastAsia="en-US" w:bidi="ar-SA"/>
        </w:rPr>
        <w:t xml:space="preserve"> </w:t>
      </w:r>
    </w:p>
    <w:p w14:paraId="50402382" w14:textId="77777777" w:rsidR="003A1D7F" w:rsidRDefault="003A1D7F" w:rsidP="007D47EB">
      <w:pPr>
        <w:rPr>
          <w:rFonts w:ascii="Arial" w:eastAsiaTheme="minorHAnsi" w:hAnsi="Arial" w:cs="Arial"/>
          <w:sz w:val="20"/>
          <w:szCs w:val="20"/>
          <w:lang w:eastAsia="en-US" w:bidi="ar-SA"/>
        </w:rPr>
      </w:pPr>
    </w:p>
    <w:p w14:paraId="628EB9F7" w14:textId="5BF6E610" w:rsidR="0028222D" w:rsidRPr="00187D59" w:rsidRDefault="00F303FC" w:rsidP="007D47EB">
      <w:pPr>
        <w:rPr>
          <w:rFonts w:ascii="Arial" w:eastAsiaTheme="minorHAnsi" w:hAnsi="Arial" w:cs="Arial"/>
          <w:sz w:val="20"/>
          <w:szCs w:val="20"/>
          <w:lang w:eastAsia="en-US" w:bidi="ar-SA"/>
        </w:rPr>
      </w:pPr>
      <w:r>
        <w:rPr>
          <w:rFonts w:ascii="Arial" w:eastAsiaTheme="minorHAnsi" w:hAnsi="Arial" w:cs="Arial"/>
          <w:sz w:val="20"/>
          <w:szCs w:val="20"/>
          <w:lang w:eastAsia="en-US" w:bidi="ar-SA"/>
        </w:rPr>
        <w:t xml:space="preserve">Responsable de diseñar </w:t>
      </w:r>
      <w:r w:rsidR="00466EA7">
        <w:rPr>
          <w:rFonts w:ascii="Arial" w:eastAsiaTheme="minorHAnsi" w:hAnsi="Arial" w:cs="Arial"/>
          <w:sz w:val="20"/>
          <w:szCs w:val="20"/>
          <w:lang w:eastAsia="en-US" w:bidi="ar-SA"/>
        </w:rPr>
        <w:t xml:space="preserve">y desarrollar la parte de electrónica del proyecto </w:t>
      </w:r>
      <w:r w:rsidR="00DA68B2">
        <w:rPr>
          <w:rFonts w:ascii="Arial" w:eastAsiaTheme="minorHAnsi" w:hAnsi="Arial" w:cs="Arial"/>
          <w:sz w:val="20"/>
          <w:szCs w:val="20"/>
          <w:lang w:eastAsia="en-US" w:bidi="ar-SA"/>
        </w:rPr>
        <w:t>ciñéndose</w:t>
      </w:r>
      <w:r w:rsidR="001315FC">
        <w:rPr>
          <w:rFonts w:ascii="Arial" w:eastAsiaTheme="minorHAnsi" w:hAnsi="Arial" w:cs="Arial"/>
          <w:sz w:val="20"/>
          <w:szCs w:val="20"/>
          <w:lang w:eastAsia="en-US" w:bidi="ar-SA"/>
        </w:rPr>
        <w:t xml:space="preserve"> a la normativa y </w:t>
      </w:r>
      <w:r w:rsidR="001974FB">
        <w:rPr>
          <w:rFonts w:ascii="Arial" w:eastAsiaTheme="minorHAnsi" w:hAnsi="Arial" w:cs="Arial"/>
          <w:sz w:val="20"/>
          <w:szCs w:val="20"/>
          <w:lang w:eastAsia="en-US" w:bidi="ar-SA"/>
        </w:rPr>
        <w:t>estándares</w:t>
      </w:r>
      <w:r w:rsidR="001315FC">
        <w:rPr>
          <w:rFonts w:ascii="Arial" w:eastAsiaTheme="minorHAnsi" w:hAnsi="Arial" w:cs="Arial"/>
          <w:sz w:val="20"/>
          <w:szCs w:val="20"/>
          <w:lang w:eastAsia="en-US" w:bidi="ar-SA"/>
        </w:rPr>
        <w:t xml:space="preserve"> de calidad vigentes en chile</w:t>
      </w:r>
      <w:r w:rsidR="00DA68B2">
        <w:rPr>
          <w:rFonts w:ascii="Arial" w:eastAsiaTheme="minorHAnsi" w:hAnsi="Arial" w:cs="Arial"/>
          <w:sz w:val="20"/>
          <w:szCs w:val="20"/>
          <w:lang w:eastAsia="en-US" w:bidi="ar-SA"/>
        </w:rPr>
        <w:t>,</w:t>
      </w:r>
      <w:r w:rsidR="00557001">
        <w:rPr>
          <w:rFonts w:ascii="Arial" w:eastAsiaTheme="minorHAnsi" w:hAnsi="Arial" w:cs="Arial"/>
          <w:sz w:val="20"/>
          <w:szCs w:val="20"/>
          <w:lang w:eastAsia="en-US" w:bidi="ar-SA"/>
        </w:rPr>
        <w:t xml:space="preserve"> de forma clara y ordenada</w:t>
      </w:r>
      <w:r w:rsidR="001315FC">
        <w:rPr>
          <w:rFonts w:ascii="Arial" w:eastAsiaTheme="minorHAnsi" w:hAnsi="Arial" w:cs="Arial"/>
          <w:sz w:val="20"/>
          <w:szCs w:val="20"/>
          <w:lang w:eastAsia="en-US" w:bidi="ar-SA"/>
        </w:rPr>
        <w:t>.</w:t>
      </w:r>
    </w:p>
    <w:p w14:paraId="57F0DB08" w14:textId="0B2EE4E0" w:rsidR="00A10EFD" w:rsidRDefault="00A10EFD" w:rsidP="007D47EB">
      <w:pPr>
        <w:rPr>
          <w:rFonts w:ascii="Arial" w:eastAsiaTheme="minorHAnsi" w:hAnsi="Arial" w:cs="Arial"/>
          <w:sz w:val="20"/>
          <w:szCs w:val="20"/>
          <w:lang w:eastAsia="en-US" w:bidi="ar-SA"/>
        </w:rPr>
      </w:pPr>
      <w:r>
        <w:rPr>
          <w:rFonts w:ascii="Arial" w:eastAsiaTheme="minorHAnsi" w:hAnsi="Arial" w:cs="Arial"/>
          <w:sz w:val="20"/>
          <w:szCs w:val="20"/>
          <w:lang w:eastAsia="en-US" w:bidi="ar-SA"/>
        </w:rPr>
        <w:t xml:space="preserve">Además de aportar con los </w:t>
      </w:r>
      <w:r w:rsidR="00607AE4">
        <w:rPr>
          <w:rFonts w:ascii="Arial" w:eastAsiaTheme="minorHAnsi" w:hAnsi="Arial" w:cs="Arial"/>
          <w:sz w:val="20"/>
          <w:szCs w:val="20"/>
          <w:lang w:eastAsia="en-US" w:bidi="ar-SA"/>
        </w:rPr>
        <w:t>diseños</w:t>
      </w:r>
      <w:r>
        <w:rPr>
          <w:rFonts w:ascii="Arial" w:eastAsiaTheme="minorHAnsi" w:hAnsi="Arial" w:cs="Arial"/>
          <w:sz w:val="20"/>
          <w:szCs w:val="20"/>
          <w:lang w:eastAsia="en-US" w:bidi="ar-SA"/>
        </w:rPr>
        <w:t xml:space="preserve"> estructurales necesarios para la implementación del aparato.</w:t>
      </w:r>
    </w:p>
    <w:p w14:paraId="05751C4F" w14:textId="0C0F6B5F" w:rsidR="007D0EA5" w:rsidRDefault="007D0EA5" w:rsidP="007D47EB">
      <w:pPr>
        <w:rPr>
          <w:rFonts w:ascii="Arial" w:eastAsiaTheme="minorHAnsi" w:hAnsi="Arial" w:cs="Arial"/>
          <w:sz w:val="20"/>
          <w:szCs w:val="20"/>
          <w:lang w:eastAsia="en-US" w:bidi="ar-SA"/>
        </w:rPr>
      </w:pPr>
    </w:p>
    <w:p w14:paraId="676FC560" w14:textId="77777777" w:rsidR="007D0EA5" w:rsidRPr="00187D59" w:rsidRDefault="007D0EA5" w:rsidP="007D47EB">
      <w:pPr>
        <w:rPr>
          <w:rFonts w:ascii="Arial" w:eastAsiaTheme="minorHAnsi" w:hAnsi="Arial" w:cs="Arial"/>
          <w:sz w:val="20"/>
          <w:szCs w:val="20"/>
          <w:lang w:eastAsia="en-US" w:bidi="ar-SA"/>
        </w:rPr>
      </w:pPr>
    </w:p>
    <w:p w14:paraId="471A5C4B" w14:textId="77777777" w:rsidR="000D4BFD" w:rsidRPr="00187D59" w:rsidRDefault="000D4BFD" w:rsidP="007D47EB">
      <w:pPr>
        <w:rPr>
          <w:rFonts w:ascii="Arial" w:eastAsiaTheme="minorHAnsi" w:hAnsi="Arial" w:cs="Arial"/>
          <w:sz w:val="20"/>
          <w:szCs w:val="20"/>
          <w:lang w:eastAsia="en-US" w:bidi="ar-SA"/>
        </w:rPr>
      </w:pPr>
    </w:p>
    <w:p w14:paraId="725A65DD" w14:textId="6D59E61B" w:rsidR="000D4BFD" w:rsidRPr="00A2778E" w:rsidRDefault="000B08D1" w:rsidP="007D47EB">
      <w:pPr>
        <w:rPr>
          <w:rFonts w:ascii="Arial" w:eastAsiaTheme="minorHAnsi" w:hAnsi="Arial" w:cs="Arial"/>
          <w:b/>
          <w:sz w:val="20"/>
          <w:szCs w:val="20"/>
          <w:lang w:eastAsia="en-US" w:bidi="ar-SA"/>
        </w:rPr>
      </w:pPr>
      <w:r w:rsidRPr="00A2778E">
        <w:rPr>
          <w:rFonts w:ascii="Arial" w:eastAsiaTheme="minorHAnsi" w:hAnsi="Arial" w:cs="Arial"/>
          <w:b/>
          <w:sz w:val="20"/>
          <w:szCs w:val="20"/>
          <w:lang w:eastAsia="en-US" w:bidi="ar-SA"/>
        </w:rPr>
        <w:t>Actividades:</w:t>
      </w:r>
    </w:p>
    <w:p w14:paraId="4B0E668F" w14:textId="77777777" w:rsidR="000B08D1" w:rsidRPr="00187D59" w:rsidRDefault="000B08D1" w:rsidP="007D47EB">
      <w:pPr>
        <w:rPr>
          <w:rFonts w:ascii="Arial" w:eastAsiaTheme="minorHAnsi" w:hAnsi="Arial" w:cs="Arial"/>
          <w:sz w:val="20"/>
          <w:szCs w:val="20"/>
          <w:lang w:eastAsia="en-US" w:bidi="ar-SA"/>
        </w:rPr>
      </w:pPr>
    </w:p>
    <w:p w14:paraId="7FC3E76E" w14:textId="5090936A" w:rsidR="003A3436" w:rsidRDefault="003F6161" w:rsidP="00E61FA1">
      <w:pPr>
        <w:pStyle w:val="Prrafodelista"/>
        <w:numPr>
          <w:ilvl w:val="0"/>
          <w:numId w:val="15"/>
        </w:numPr>
        <w:rPr>
          <w:rFonts w:ascii="Arial" w:eastAsiaTheme="minorHAnsi" w:hAnsi="Arial" w:cs="Arial"/>
          <w:sz w:val="20"/>
          <w:szCs w:val="20"/>
          <w:lang w:eastAsia="en-US" w:bidi="ar-SA"/>
        </w:rPr>
      </w:pPr>
      <w:r w:rsidRPr="003F6161">
        <w:rPr>
          <w:rFonts w:ascii="Arial" w:eastAsiaTheme="minorHAnsi" w:hAnsi="Arial" w:cs="Arial"/>
          <w:sz w:val="20"/>
          <w:szCs w:val="20"/>
          <w:lang w:eastAsia="en-US" w:bidi="ar-SA"/>
        </w:rPr>
        <w:t>Investigar Respecto a la implementación de los componentes necesarios para la elaboración del proyecto.</w:t>
      </w:r>
    </w:p>
    <w:p w14:paraId="5976B538" w14:textId="77777777" w:rsidR="003A3436" w:rsidRPr="003F6161" w:rsidRDefault="003A3436" w:rsidP="007D47EB">
      <w:pPr>
        <w:rPr>
          <w:rFonts w:ascii="Arial" w:eastAsiaTheme="minorHAnsi" w:hAnsi="Arial" w:cs="Arial"/>
          <w:sz w:val="16"/>
          <w:szCs w:val="16"/>
          <w:lang w:eastAsia="en-US" w:bidi="ar-SA"/>
        </w:rPr>
      </w:pPr>
    </w:p>
    <w:p w14:paraId="181CCFB3" w14:textId="5DC4A2EF" w:rsidR="00677D93" w:rsidRPr="003F6161" w:rsidRDefault="003A1D7F" w:rsidP="00E61FA1">
      <w:pPr>
        <w:pStyle w:val="Prrafodelista"/>
        <w:numPr>
          <w:ilvl w:val="0"/>
          <w:numId w:val="15"/>
        </w:numPr>
        <w:rPr>
          <w:rFonts w:ascii="Arial" w:eastAsiaTheme="minorHAnsi" w:hAnsi="Arial" w:cs="Arial"/>
          <w:sz w:val="20"/>
          <w:szCs w:val="20"/>
          <w:lang w:eastAsia="en-US" w:bidi="ar-SA"/>
        </w:rPr>
      </w:pPr>
      <w:r w:rsidRPr="003F6161">
        <w:rPr>
          <w:rFonts w:ascii="Arial" w:eastAsiaTheme="minorHAnsi" w:hAnsi="Arial" w:cs="Arial"/>
          <w:sz w:val="20"/>
          <w:szCs w:val="20"/>
          <w:lang w:eastAsia="en-US" w:bidi="ar-SA"/>
        </w:rPr>
        <w:t>Diseñar el circuito</w:t>
      </w:r>
      <w:r w:rsidR="00333A94">
        <w:rPr>
          <w:rFonts w:ascii="Arial" w:eastAsiaTheme="minorHAnsi" w:hAnsi="Arial" w:cs="Arial"/>
          <w:sz w:val="20"/>
          <w:szCs w:val="20"/>
          <w:lang w:eastAsia="en-US" w:bidi="ar-SA"/>
        </w:rPr>
        <w:t xml:space="preserve"> </w:t>
      </w:r>
      <w:r w:rsidR="00333A94" w:rsidRPr="003F6161">
        <w:rPr>
          <w:rFonts w:ascii="Arial" w:eastAsiaTheme="minorHAnsi" w:hAnsi="Arial" w:cs="Arial"/>
          <w:sz w:val="20"/>
          <w:szCs w:val="20"/>
          <w:lang w:eastAsia="en-US" w:bidi="ar-SA"/>
        </w:rPr>
        <w:t>esquemático</w:t>
      </w:r>
      <w:r w:rsidRPr="003F6161">
        <w:rPr>
          <w:rFonts w:ascii="Arial" w:eastAsiaTheme="minorHAnsi" w:hAnsi="Arial" w:cs="Arial"/>
          <w:sz w:val="20"/>
          <w:szCs w:val="20"/>
          <w:lang w:eastAsia="en-US" w:bidi="ar-SA"/>
        </w:rPr>
        <w:t xml:space="preserve"> </w:t>
      </w:r>
      <w:r w:rsidR="001D7250" w:rsidRPr="003F6161">
        <w:rPr>
          <w:rFonts w:ascii="Arial" w:eastAsiaTheme="minorHAnsi" w:hAnsi="Arial" w:cs="Arial"/>
          <w:sz w:val="20"/>
          <w:szCs w:val="20"/>
          <w:lang w:eastAsia="en-US" w:bidi="ar-SA"/>
        </w:rPr>
        <w:t xml:space="preserve">que integre el microcontrolador PIC18F4550 y los </w:t>
      </w:r>
      <w:r w:rsidR="002E29F8" w:rsidRPr="003F6161">
        <w:rPr>
          <w:rFonts w:ascii="Arial" w:eastAsiaTheme="minorHAnsi" w:hAnsi="Arial" w:cs="Arial"/>
          <w:sz w:val="20"/>
          <w:szCs w:val="20"/>
          <w:lang w:eastAsia="en-US" w:bidi="ar-SA"/>
        </w:rPr>
        <w:t>sensores de</w:t>
      </w:r>
      <w:r w:rsidR="001D7250" w:rsidRPr="003F6161">
        <w:rPr>
          <w:rFonts w:ascii="Arial" w:eastAsiaTheme="minorHAnsi" w:hAnsi="Arial" w:cs="Arial"/>
          <w:sz w:val="20"/>
          <w:szCs w:val="20"/>
          <w:lang w:eastAsia="en-US" w:bidi="ar-SA"/>
        </w:rPr>
        <w:t xml:space="preserve"> voltaje y </w:t>
      </w:r>
      <w:r w:rsidR="00DB48E9" w:rsidRPr="003F6161">
        <w:rPr>
          <w:rFonts w:ascii="Arial" w:eastAsiaTheme="minorHAnsi" w:hAnsi="Arial" w:cs="Arial"/>
          <w:sz w:val="20"/>
          <w:szCs w:val="20"/>
          <w:lang w:eastAsia="en-US" w:bidi="ar-SA"/>
        </w:rPr>
        <w:t>corriente.</w:t>
      </w:r>
    </w:p>
    <w:p w14:paraId="76EBA7A3" w14:textId="77777777" w:rsidR="001D7250" w:rsidRPr="003F6161" w:rsidRDefault="001D7250" w:rsidP="00677D93">
      <w:pPr>
        <w:rPr>
          <w:rFonts w:ascii="Arial" w:eastAsiaTheme="minorHAnsi" w:hAnsi="Arial" w:cs="Arial"/>
          <w:sz w:val="20"/>
          <w:szCs w:val="20"/>
          <w:lang w:eastAsia="en-US" w:bidi="ar-SA"/>
        </w:rPr>
      </w:pPr>
    </w:p>
    <w:p w14:paraId="1F7CABD8" w14:textId="51A990F5" w:rsidR="001D7250" w:rsidRPr="003F6161" w:rsidRDefault="004D6CD6" w:rsidP="00E61FA1">
      <w:pPr>
        <w:pStyle w:val="Prrafodelista"/>
        <w:numPr>
          <w:ilvl w:val="0"/>
          <w:numId w:val="15"/>
        </w:numPr>
        <w:rPr>
          <w:rFonts w:ascii="Arial" w:eastAsiaTheme="minorHAnsi" w:hAnsi="Arial" w:cs="Arial"/>
          <w:sz w:val="20"/>
          <w:szCs w:val="20"/>
          <w:lang w:eastAsia="en-US" w:bidi="ar-SA"/>
        </w:rPr>
      </w:pPr>
      <w:r w:rsidRPr="003F6161">
        <w:rPr>
          <w:rFonts w:ascii="Arial" w:eastAsiaTheme="minorHAnsi" w:hAnsi="Arial" w:cs="Arial"/>
          <w:sz w:val="20"/>
          <w:szCs w:val="20"/>
          <w:lang w:eastAsia="en-US" w:bidi="ar-SA"/>
        </w:rPr>
        <w:t xml:space="preserve">Diseñar </w:t>
      </w:r>
      <w:r w:rsidR="00C976F7" w:rsidRPr="003F6161">
        <w:rPr>
          <w:rFonts w:ascii="Arial" w:eastAsiaTheme="minorHAnsi" w:hAnsi="Arial" w:cs="Arial"/>
          <w:sz w:val="20"/>
          <w:szCs w:val="20"/>
          <w:lang w:eastAsia="en-US" w:bidi="ar-SA"/>
        </w:rPr>
        <w:t xml:space="preserve">y </w:t>
      </w:r>
      <w:r w:rsidR="00333A94" w:rsidRPr="003F6161">
        <w:rPr>
          <w:rFonts w:ascii="Arial" w:eastAsiaTheme="minorHAnsi" w:hAnsi="Arial" w:cs="Arial"/>
          <w:sz w:val="20"/>
          <w:szCs w:val="20"/>
          <w:lang w:eastAsia="en-US" w:bidi="ar-SA"/>
        </w:rPr>
        <w:t>dimensionar</w:t>
      </w:r>
      <w:r w:rsidR="00C976F7" w:rsidRPr="003F6161">
        <w:rPr>
          <w:rFonts w:ascii="Arial" w:eastAsiaTheme="minorHAnsi" w:hAnsi="Arial" w:cs="Arial"/>
          <w:sz w:val="20"/>
          <w:szCs w:val="20"/>
          <w:lang w:eastAsia="en-US" w:bidi="ar-SA"/>
        </w:rPr>
        <w:t xml:space="preserve"> </w:t>
      </w:r>
      <w:r w:rsidR="002325EE" w:rsidRPr="003F6161">
        <w:rPr>
          <w:rFonts w:ascii="Arial" w:eastAsiaTheme="minorHAnsi" w:hAnsi="Arial" w:cs="Arial"/>
          <w:sz w:val="20"/>
          <w:szCs w:val="20"/>
          <w:lang w:eastAsia="en-US" w:bidi="ar-SA"/>
        </w:rPr>
        <w:t>la placa de circuito impreso con las medidas y dimensiones necesarias</w:t>
      </w:r>
      <w:r w:rsidR="00333A94" w:rsidRPr="003F6161">
        <w:rPr>
          <w:rFonts w:ascii="Arial" w:eastAsiaTheme="minorHAnsi" w:hAnsi="Arial" w:cs="Arial"/>
          <w:sz w:val="20"/>
          <w:szCs w:val="20"/>
          <w:lang w:eastAsia="en-US" w:bidi="ar-SA"/>
        </w:rPr>
        <w:t>.</w:t>
      </w:r>
    </w:p>
    <w:p w14:paraId="7AFC6DEC" w14:textId="77777777" w:rsidR="0076476C" w:rsidRPr="0076476C" w:rsidRDefault="0076476C" w:rsidP="0076476C">
      <w:pPr>
        <w:pStyle w:val="Prrafodelista"/>
        <w:rPr>
          <w:rFonts w:ascii="Arial" w:eastAsiaTheme="minorHAnsi" w:hAnsi="Arial" w:cs="Arial"/>
          <w:sz w:val="20"/>
          <w:szCs w:val="20"/>
          <w:lang w:eastAsia="en-US" w:bidi="ar-SA"/>
        </w:rPr>
      </w:pPr>
    </w:p>
    <w:p w14:paraId="01858999" w14:textId="023F7E7E" w:rsidR="0076476C" w:rsidRPr="003F6161" w:rsidRDefault="0076476C" w:rsidP="003F6161">
      <w:pPr>
        <w:pStyle w:val="Prrafodelista"/>
        <w:numPr>
          <w:ilvl w:val="0"/>
          <w:numId w:val="15"/>
        </w:numPr>
        <w:rPr>
          <w:rFonts w:ascii="Arial" w:eastAsiaTheme="minorHAnsi" w:hAnsi="Arial" w:cs="Arial"/>
          <w:sz w:val="20"/>
          <w:szCs w:val="20"/>
          <w:lang w:eastAsia="en-US" w:bidi="ar-SA"/>
        </w:rPr>
      </w:pPr>
      <w:r>
        <w:rPr>
          <w:rFonts w:ascii="Arial" w:eastAsiaTheme="minorHAnsi" w:hAnsi="Arial" w:cs="Arial"/>
          <w:sz w:val="20"/>
          <w:szCs w:val="20"/>
          <w:lang w:eastAsia="en-US" w:bidi="ar-SA"/>
        </w:rPr>
        <w:t xml:space="preserve">Realizar pruebas y depuración del circuito </w:t>
      </w:r>
      <w:r w:rsidR="008D307A">
        <w:rPr>
          <w:rFonts w:ascii="Arial" w:eastAsiaTheme="minorHAnsi" w:hAnsi="Arial" w:cs="Arial"/>
          <w:sz w:val="20"/>
          <w:szCs w:val="20"/>
          <w:lang w:eastAsia="en-US" w:bidi="ar-SA"/>
        </w:rPr>
        <w:t>del circuito para a</w:t>
      </w:r>
      <w:r w:rsidR="009D11DE">
        <w:rPr>
          <w:rFonts w:ascii="Arial" w:eastAsiaTheme="minorHAnsi" w:hAnsi="Arial" w:cs="Arial"/>
          <w:sz w:val="20"/>
          <w:szCs w:val="20"/>
          <w:lang w:eastAsia="en-US" w:bidi="ar-SA"/>
        </w:rPr>
        <w:t xml:space="preserve">segurar </w:t>
      </w:r>
      <w:r w:rsidR="001974FB">
        <w:rPr>
          <w:rFonts w:ascii="Arial" w:eastAsiaTheme="minorHAnsi" w:hAnsi="Arial" w:cs="Arial"/>
          <w:sz w:val="20"/>
          <w:szCs w:val="20"/>
          <w:lang w:eastAsia="en-US" w:bidi="ar-SA"/>
        </w:rPr>
        <w:t>su correcto funcionamiento.</w:t>
      </w:r>
    </w:p>
    <w:p w14:paraId="492EA02F" w14:textId="77777777" w:rsidR="00A10EFD" w:rsidRPr="00A10EFD" w:rsidRDefault="00A10EFD" w:rsidP="00A10EFD">
      <w:pPr>
        <w:pStyle w:val="Prrafodelista"/>
        <w:rPr>
          <w:rFonts w:ascii="Arial" w:eastAsiaTheme="minorHAnsi" w:hAnsi="Arial" w:cs="Arial"/>
          <w:sz w:val="20"/>
          <w:szCs w:val="20"/>
          <w:lang w:eastAsia="en-US" w:bidi="ar-SA"/>
        </w:rPr>
      </w:pPr>
    </w:p>
    <w:p w14:paraId="241B5F95" w14:textId="795DBC58" w:rsidR="00A10EFD" w:rsidRPr="003F6161" w:rsidRDefault="00A10EFD" w:rsidP="003F6161">
      <w:pPr>
        <w:pStyle w:val="Prrafodelista"/>
        <w:numPr>
          <w:ilvl w:val="0"/>
          <w:numId w:val="15"/>
        </w:numPr>
        <w:rPr>
          <w:rFonts w:ascii="Arial" w:eastAsiaTheme="minorHAnsi" w:hAnsi="Arial" w:cs="Arial"/>
          <w:sz w:val="20"/>
          <w:szCs w:val="20"/>
          <w:lang w:eastAsia="en-US" w:bidi="ar-SA"/>
        </w:rPr>
      </w:pPr>
      <w:r>
        <w:rPr>
          <w:rFonts w:ascii="Arial" w:eastAsiaTheme="minorHAnsi" w:hAnsi="Arial" w:cs="Arial"/>
          <w:sz w:val="20"/>
          <w:szCs w:val="20"/>
          <w:lang w:eastAsia="en-US" w:bidi="ar-SA"/>
        </w:rPr>
        <w:t xml:space="preserve">Crear </w:t>
      </w:r>
      <w:r w:rsidR="003E6590">
        <w:rPr>
          <w:rFonts w:ascii="Arial" w:eastAsiaTheme="minorHAnsi" w:hAnsi="Arial" w:cs="Arial"/>
          <w:sz w:val="20"/>
          <w:szCs w:val="20"/>
          <w:lang w:eastAsia="en-US" w:bidi="ar-SA"/>
        </w:rPr>
        <w:t>diseños</w:t>
      </w:r>
      <w:r>
        <w:rPr>
          <w:rFonts w:ascii="Arial" w:eastAsiaTheme="minorHAnsi" w:hAnsi="Arial" w:cs="Arial"/>
          <w:sz w:val="20"/>
          <w:szCs w:val="20"/>
          <w:lang w:eastAsia="en-US" w:bidi="ar-SA"/>
        </w:rPr>
        <w:t xml:space="preserve"> </w:t>
      </w:r>
      <w:r w:rsidR="00E14D12">
        <w:rPr>
          <w:rFonts w:ascii="Arial" w:eastAsiaTheme="minorHAnsi" w:hAnsi="Arial" w:cs="Arial"/>
          <w:sz w:val="20"/>
          <w:szCs w:val="20"/>
          <w:lang w:eastAsia="en-US" w:bidi="ar-SA"/>
        </w:rPr>
        <w:t xml:space="preserve">3d necesarios para </w:t>
      </w:r>
      <w:r w:rsidR="00761978">
        <w:rPr>
          <w:rFonts w:ascii="Arial" w:eastAsiaTheme="minorHAnsi" w:hAnsi="Arial" w:cs="Arial"/>
          <w:sz w:val="20"/>
          <w:szCs w:val="20"/>
          <w:lang w:eastAsia="en-US" w:bidi="ar-SA"/>
        </w:rPr>
        <w:t>la estructura del dispositivo.</w:t>
      </w:r>
    </w:p>
    <w:p w14:paraId="0673018B" w14:textId="77777777" w:rsidR="00607AE4" w:rsidRPr="00607AE4" w:rsidRDefault="00607AE4" w:rsidP="00607AE4">
      <w:pPr>
        <w:pStyle w:val="Prrafodelista"/>
        <w:rPr>
          <w:rFonts w:ascii="Arial" w:eastAsiaTheme="minorHAnsi" w:hAnsi="Arial" w:cs="Arial"/>
          <w:sz w:val="20"/>
          <w:szCs w:val="20"/>
          <w:lang w:eastAsia="en-US" w:bidi="ar-SA"/>
        </w:rPr>
      </w:pPr>
    </w:p>
    <w:p w14:paraId="1827E6FC" w14:textId="77777777" w:rsidR="00607AE4" w:rsidRDefault="00607AE4" w:rsidP="00607AE4">
      <w:pPr>
        <w:rPr>
          <w:rFonts w:ascii="Arial" w:eastAsiaTheme="minorHAnsi" w:hAnsi="Arial" w:cs="Arial"/>
          <w:sz w:val="20"/>
          <w:szCs w:val="20"/>
          <w:lang w:eastAsia="en-US" w:bidi="ar-SA"/>
        </w:rPr>
      </w:pPr>
    </w:p>
    <w:p w14:paraId="01FA742A" w14:textId="77777777" w:rsidR="00607AE4" w:rsidRPr="00607AE4" w:rsidRDefault="00607AE4" w:rsidP="00607AE4">
      <w:pPr>
        <w:rPr>
          <w:rFonts w:ascii="Arial" w:eastAsiaTheme="minorHAnsi" w:hAnsi="Arial" w:cs="Arial"/>
          <w:sz w:val="20"/>
          <w:szCs w:val="20"/>
          <w:lang w:eastAsia="en-US" w:bidi="ar-SA"/>
        </w:rPr>
      </w:pPr>
    </w:p>
    <w:p w14:paraId="6CEFF22F" w14:textId="77777777" w:rsidR="00BB6806" w:rsidRDefault="00BB6806" w:rsidP="006E479A">
      <w:pPr>
        <w:jc w:val="both"/>
        <w:rPr>
          <w:rFonts w:ascii="Arial" w:eastAsiaTheme="minorHAnsi" w:hAnsi="Arial" w:cs="Arial"/>
          <w:sz w:val="20"/>
          <w:szCs w:val="20"/>
          <w:lang w:eastAsia="en-US" w:bidi="ar-SA"/>
        </w:rPr>
      </w:pPr>
    </w:p>
    <w:p w14:paraId="2A77481E" w14:textId="22AB99F7" w:rsidR="003762C4" w:rsidRDefault="00C73CAD" w:rsidP="006E479A">
      <w:pPr>
        <w:jc w:val="both"/>
        <w:rPr>
          <w:rFonts w:ascii="Arial" w:eastAsiaTheme="minorHAnsi" w:hAnsi="Arial" w:cs="Arial"/>
          <w:sz w:val="20"/>
          <w:szCs w:val="20"/>
          <w:lang w:eastAsia="en-US" w:bidi="ar-SA"/>
        </w:rPr>
      </w:pPr>
      <w:r w:rsidRPr="00A2778E">
        <w:rPr>
          <w:rFonts w:ascii="Arial" w:eastAsiaTheme="minorHAnsi" w:hAnsi="Arial" w:cs="Arial"/>
          <w:b/>
          <w:sz w:val="20"/>
          <w:szCs w:val="20"/>
          <w:lang w:eastAsia="en-US" w:bidi="ar-SA"/>
        </w:rPr>
        <w:t>Cargo:</w:t>
      </w:r>
      <w:r>
        <w:rPr>
          <w:rFonts w:ascii="Arial" w:eastAsiaTheme="minorHAnsi" w:hAnsi="Arial" w:cs="Arial"/>
          <w:sz w:val="20"/>
          <w:szCs w:val="20"/>
          <w:lang w:eastAsia="en-US" w:bidi="ar-SA"/>
        </w:rPr>
        <w:t xml:space="preserve"> </w:t>
      </w:r>
      <w:r w:rsidR="005C07A0">
        <w:rPr>
          <w:rFonts w:ascii="Arial" w:eastAsiaTheme="minorHAnsi" w:hAnsi="Arial" w:cs="Arial"/>
          <w:sz w:val="20"/>
          <w:szCs w:val="20"/>
          <w:u w:val="single"/>
          <w:lang w:eastAsia="en-US" w:bidi="ar-SA"/>
        </w:rPr>
        <w:t>Ingeniero de proyecto 2</w:t>
      </w:r>
    </w:p>
    <w:p w14:paraId="6F896BD2" w14:textId="77777777" w:rsidR="00C73CAD" w:rsidRDefault="00C73CAD" w:rsidP="006E479A">
      <w:pPr>
        <w:jc w:val="both"/>
        <w:rPr>
          <w:rFonts w:ascii="Arial" w:eastAsiaTheme="minorHAnsi" w:hAnsi="Arial" w:cs="Arial"/>
          <w:sz w:val="20"/>
          <w:szCs w:val="20"/>
          <w:lang w:eastAsia="en-US" w:bidi="ar-SA"/>
        </w:rPr>
      </w:pPr>
    </w:p>
    <w:p w14:paraId="66AA7D38" w14:textId="6891626F" w:rsidR="00C73CAD" w:rsidRDefault="00A2778E" w:rsidP="006E479A">
      <w:pPr>
        <w:jc w:val="both"/>
        <w:rPr>
          <w:rFonts w:ascii="Arial" w:eastAsiaTheme="minorHAnsi" w:hAnsi="Arial" w:cs="Arial"/>
          <w:sz w:val="20"/>
          <w:szCs w:val="20"/>
          <w:lang w:eastAsia="en-US" w:bidi="ar-SA"/>
        </w:rPr>
      </w:pPr>
      <w:r w:rsidRPr="00A2778E">
        <w:rPr>
          <w:rFonts w:ascii="Arial" w:eastAsiaTheme="minorHAnsi" w:hAnsi="Arial" w:cs="Arial"/>
          <w:b/>
          <w:bCs/>
          <w:sz w:val="20"/>
          <w:szCs w:val="20"/>
          <w:lang w:eastAsia="en-US" w:bidi="ar-SA"/>
        </w:rPr>
        <w:t>D</w:t>
      </w:r>
      <w:r w:rsidR="00607AE4" w:rsidRPr="00A2778E">
        <w:rPr>
          <w:rFonts w:ascii="Arial" w:eastAsiaTheme="minorHAnsi" w:hAnsi="Arial" w:cs="Arial"/>
          <w:b/>
          <w:bCs/>
          <w:sz w:val="20"/>
          <w:szCs w:val="20"/>
          <w:lang w:eastAsia="en-US" w:bidi="ar-SA"/>
        </w:rPr>
        <w:t>escripción</w:t>
      </w:r>
      <w:r w:rsidR="00C73CAD" w:rsidRPr="00A2778E">
        <w:rPr>
          <w:rFonts w:ascii="Arial" w:eastAsiaTheme="minorHAnsi" w:hAnsi="Arial" w:cs="Arial"/>
          <w:b/>
          <w:sz w:val="20"/>
          <w:szCs w:val="20"/>
          <w:lang w:eastAsia="en-US" w:bidi="ar-SA"/>
        </w:rPr>
        <w:t xml:space="preserve"> del cargo</w:t>
      </w:r>
      <w:r w:rsidR="00C73CAD">
        <w:rPr>
          <w:rFonts w:ascii="Arial" w:eastAsiaTheme="minorHAnsi" w:hAnsi="Arial" w:cs="Arial"/>
          <w:sz w:val="20"/>
          <w:szCs w:val="20"/>
          <w:lang w:eastAsia="en-US" w:bidi="ar-SA"/>
        </w:rPr>
        <w:t>:</w:t>
      </w:r>
    </w:p>
    <w:p w14:paraId="075757FE" w14:textId="77777777" w:rsidR="0012530C" w:rsidRDefault="0012530C" w:rsidP="006E479A">
      <w:pPr>
        <w:jc w:val="both"/>
        <w:rPr>
          <w:rFonts w:ascii="Arial" w:eastAsiaTheme="minorHAnsi" w:hAnsi="Arial" w:cs="Arial"/>
          <w:sz w:val="20"/>
          <w:szCs w:val="20"/>
          <w:lang w:eastAsia="en-US" w:bidi="ar-SA"/>
        </w:rPr>
      </w:pPr>
    </w:p>
    <w:p w14:paraId="2DED56D4" w14:textId="3CBC80A9" w:rsidR="0012530C" w:rsidRDefault="00430158" w:rsidP="006E479A">
      <w:pPr>
        <w:jc w:val="both"/>
        <w:rPr>
          <w:rFonts w:ascii="Arial" w:eastAsiaTheme="minorHAnsi" w:hAnsi="Arial" w:cs="Arial"/>
          <w:sz w:val="20"/>
          <w:szCs w:val="20"/>
          <w:lang w:eastAsia="en-US" w:bidi="ar-SA"/>
        </w:rPr>
      </w:pPr>
      <w:r>
        <w:rPr>
          <w:rFonts w:ascii="Arial" w:eastAsiaTheme="minorHAnsi" w:hAnsi="Arial" w:cs="Arial"/>
          <w:sz w:val="20"/>
          <w:szCs w:val="20"/>
          <w:lang w:eastAsia="en-US" w:bidi="ar-SA"/>
        </w:rPr>
        <w:t xml:space="preserve">Centrado </w:t>
      </w:r>
      <w:r w:rsidR="00007AC7">
        <w:rPr>
          <w:rFonts w:ascii="Arial" w:eastAsiaTheme="minorHAnsi" w:hAnsi="Arial" w:cs="Arial"/>
          <w:sz w:val="20"/>
          <w:szCs w:val="20"/>
          <w:lang w:eastAsia="en-US" w:bidi="ar-SA"/>
        </w:rPr>
        <w:t xml:space="preserve">en el aspecto </w:t>
      </w:r>
      <w:r w:rsidR="002B3716">
        <w:rPr>
          <w:rFonts w:ascii="Arial" w:eastAsiaTheme="minorHAnsi" w:hAnsi="Arial" w:cs="Arial"/>
          <w:sz w:val="20"/>
          <w:szCs w:val="20"/>
          <w:lang w:eastAsia="en-US" w:bidi="ar-SA"/>
        </w:rPr>
        <w:t>de elaboración</w:t>
      </w:r>
      <w:r w:rsidR="00007AC7">
        <w:rPr>
          <w:rFonts w:ascii="Arial" w:eastAsiaTheme="minorHAnsi" w:hAnsi="Arial" w:cs="Arial"/>
          <w:sz w:val="20"/>
          <w:szCs w:val="20"/>
          <w:lang w:eastAsia="en-US" w:bidi="ar-SA"/>
        </w:rPr>
        <w:t xml:space="preserve"> </w:t>
      </w:r>
      <w:r w:rsidR="00607AE4">
        <w:rPr>
          <w:rFonts w:ascii="Arial" w:eastAsiaTheme="minorHAnsi" w:hAnsi="Arial" w:cs="Arial"/>
          <w:sz w:val="20"/>
          <w:szCs w:val="20"/>
          <w:lang w:eastAsia="en-US" w:bidi="ar-SA"/>
        </w:rPr>
        <w:t>de</w:t>
      </w:r>
      <w:r w:rsidR="00FC62EA">
        <w:rPr>
          <w:rFonts w:ascii="Arial" w:eastAsiaTheme="minorHAnsi" w:hAnsi="Arial" w:cs="Arial"/>
          <w:sz w:val="20"/>
          <w:szCs w:val="20"/>
          <w:lang w:eastAsia="en-US" w:bidi="ar-SA"/>
        </w:rPr>
        <w:t xml:space="preserve">l código </w:t>
      </w:r>
      <w:r w:rsidR="00007AC7">
        <w:rPr>
          <w:rFonts w:ascii="Arial" w:eastAsiaTheme="minorHAnsi" w:hAnsi="Arial" w:cs="Arial"/>
          <w:sz w:val="20"/>
          <w:szCs w:val="20"/>
          <w:lang w:eastAsia="en-US" w:bidi="ar-SA"/>
        </w:rPr>
        <w:t xml:space="preserve">de control </w:t>
      </w:r>
      <w:r w:rsidR="00FC62EA">
        <w:rPr>
          <w:rFonts w:ascii="Arial" w:eastAsiaTheme="minorHAnsi" w:hAnsi="Arial" w:cs="Arial"/>
          <w:sz w:val="20"/>
          <w:szCs w:val="20"/>
          <w:lang w:eastAsia="en-US" w:bidi="ar-SA"/>
        </w:rPr>
        <w:t xml:space="preserve">lógico </w:t>
      </w:r>
      <w:r w:rsidR="002B3716">
        <w:rPr>
          <w:rFonts w:ascii="Arial" w:eastAsiaTheme="minorHAnsi" w:hAnsi="Arial" w:cs="Arial"/>
          <w:sz w:val="20"/>
          <w:szCs w:val="20"/>
          <w:lang w:eastAsia="en-US" w:bidi="ar-SA"/>
        </w:rPr>
        <w:t>difuso</w:t>
      </w:r>
      <w:r w:rsidR="00FC62EA">
        <w:rPr>
          <w:rFonts w:ascii="Arial" w:eastAsiaTheme="minorHAnsi" w:hAnsi="Arial" w:cs="Arial"/>
          <w:sz w:val="20"/>
          <w:szCs w:val="20"/>
          <w:lang w:eastAsia="en-US" w:bidi="ar-SA"/>
        </w:rPr>
        <w:t xml:space="preserve"> </w:t>
      </w:r>
      <w:r w:rsidR="00007AC7">
        <w:rPr>
          <w:rFonts w:ascii="Arial" w:eastAsiaTheme="minorHAnsi" w:hAnsi="Arial" w:cs="Arial"/>
          <w:sz w:val="20"/>
          <w:szCs w:val="20"/>
          <w:lang w:eastAsia="en-US" w:bidi="ar-SA"/>
        </w:rPr>
        <w:t xml:space="preserve">y software </w:t>
      </w:r>
      <w:r w:rsidR="00607AE4">
        <w:rPr>
          <w:rFonts w:ascii="Arial" w:eastAsiaTheme="minorHAnsi" w:hAnsi="Arial" w:cs="Arial"/>
          <w:sz w:val="20"/>
          <w:szCs w:val="20"/>
          <w:lang w:eastAsia="en-US" w:bidi="ar-SA"/>
        </w:rPr>
        <w:t>necesario</w:t>
      </w:r>
      <w:r w:rsidR="00007AC7">
        <w:rPr>
          <w:rFonts w:ascii="Arial" w:eastAsiaTheme="minorHAnsi" w:hAnsi="Arial" w:cs="Arial"/>
          <w:sz w:val="20"/>
          <w:szCs w:val="20"/>
          <w:lang w:eastAsia="en-US" w:bidi="ar-SA"/>
        </w:rPr>
        <w:t xml:space="preserve"> para el </w:t>
      </w:r>
      <w:r w:rsidR="00FC62EA">
        <w:rPr>
          <w:rFonts w:ascii="Arial" w:eastAsiaTheme="minorHAnsi" w:hAnsi="Arial" w:cs="Arial"/>
          <w:sz w:val="20"/>
          <w:szCs w:val="20"/>
          <w:lang w:eastAsia="en-US" w:bidi="ar-SA"/>
        </w:rPr>
        <w:t>pic18F45</w:t>
      </w:r>
      <w:r w:rsidR="001A2B6A">
        <w:rPr>
          <w:rFonts w:ascii="Arial" w:eastAsiaTheme="minorHAnsi" w:hAnsi="Arial" w:cs="Arial"/>
          <w:sz w:val="20"/>
          <w:szCs w:val="20"/>
          <w:lang w:eastAsia="en-US" w:bidi="ar-SA"/>
        </w:rPr>
        <w:t>0 con su respectiva interfaz</w:t>
      </w:r>
    </w:p>
    <w:p w14:paraId="42E7252A" w14:textId="77777777" w:rsidR="00607AE4" w:rsidRDefault="00607AE4" w:rsidP="006E479A">
      <w:pPr>
        <w:jc w:val="both"/>
        <w:rPr>
          <w:rFonts w:ascii="Arial" w:eastAsiaTheme="minorHAnsi" w:hAnsi="Arial" w:cs="Arial"/>
          <w:sz w:val="20"/>
          <w:szCs w:val="20"/>
          <w:lang w:eastAsia="en-US" w:bidi="ar-SA"/>
        </w:rPr>
      </w:pPr>
    </w:p>
    <w:p w14:paraId="0EB21644" w14:textId="003D61EF" w:rsidR="00607AE4" w:rsidRDefault="00607AE4" w:rsidP="006E479A">
      <w:pPr>
        <w:jc w:val="both"/>
        <w:rPr>
          <w:rFonts w:ascii="Arial" w:eastAsiaTheme="minorHAnsi" w:hAnsi="Arial" w:cs="Arial"/>
          <w:sz w:val="20"/>
          <w:szCs w:val="20"/>
          <w:lang w:eastAsia="en-US" w:bidi="ar-SA"/>
        </w:rPr>
      </w:pPr>
      <w:r w:rsidRPr="00A2778E">
        <w:rPr>
          <w:rFonts w:ascii="Arial" w:eastAsiaTheme="minorHAnsi" w:hAnsi="Arial" w:cs="Arial"/>
          <w:b/>
          <w:sz w:val="20"/>
          <w:szCs w:val="20"/>
          <w:lang w:eastAsia="en-US" w:bidi="ar-SA"/>
        </w:rPr>
        <w:t>Actividades:</w:t>
      </w:r>
    </w:p>
    <w:p w14:paraId="6E2733BD" w14:textId="77777777" w:rsidR="00C73CAD" w:rsidRDefault="00C73CAD" w:rsidP="006E479A">
      <w:pPr>
        <w:jc w:val="both"/>
        <w:rPr>
          <w:rFonts w:ascii="Arial" w:eastAsiaTheme="minorHAnsi" w:hAnsi="Arial" w:cs="Arial"/>
          <w:sz w:val="20"/>
          <w:szCs w:val="20"/>
          <w:lang w:eastAsia="en-US" w:bidi="ar-SA"/>
        </w:rPr>
      </w:pPr>
    </w:p>
    <w:p w14:paraId="2C057AB5" w14:textId="7B670C5E" w:rsidR="0001430D" w:rsidRDefault="00C73CAD" w:rsidP="00D543B3">
      <w:pPr>
        <w:pStyle w:val="Prrafodelista"/>
        <w:numPr>
          <w:ilvl w:val="0"/>
          <w:numId w:val="16"/>
        </w:numPr>
        <w:jc w:val="both"/>
        <w:rPr>
          <w:rFonts w:ascii="Arial" w:eastAsiaTheme="minorHAnsi" w:hAnsi="Arial" w:cs="Arial"/>
          <w:sz w:val="20"/>
          <w:szCs w:val="20"/>
          <w:lang w:eastAsia="en-US" w:bidi="ar-SA"/>
        </w:rPr>
      </w:pPr>
      <w:r>
        <w:rPr>
          <w:rFonts w:ascii="Arial" w:eastAsiaTheme="minorHAnsi" w:hAnsi="Arial" w:cs="Arial"/>
          <w:sz w:val="20"/>
          <w:szCs w:val="20"/>
          <w:lang w:eastAsia="en-US" w:bidi="ar-SA"/>
        </w:rPr>
        <w:t xml:space="preserve">Responsable de la </w:t>
      </w:r>
      <w:r w:rsidR="00607AE4" w:rsidRPr="00D543B3">
        <w:rPr>
          <w:rFonts w:ascii="Arial" w:eastAsiaTheme="minorHAnsi" w:hAnsi="Arial" w:cs="Arial"/>
          <w:sz w:val="20"/>
          <w:szCs w:val="20"/>
          <w:lang w:eastAsia="en-US" w:bidi="ar-SA"/>
        </w:rPr>
        <w:t>elaboración</w:t>
      </w:r>
      <w:r>
        <w:rPr>
          <w:rFonts w:ascii="Arial" w:eastAsiaTheme="minorHAnsi" w:hAnsi="Arial" w:cs="Arial"/>
          <w:sz w:val="20"/>
          <w:szCs w:val="20"/>
          <w:lang w:eastAsia="en-US" w:bidi="ar-SA"/>
        </w:rPr>
        <w:t xml:space="preserve"> </w:t>
      </w:r>
      <w:r w:rsidR="002E1905">
        <w:rPr>
          <w:rFonts w:ascii="Arial" w:eastAsiaTheme="minorHAnsi" w:hAnsi="Arial" w:cs="Arial"/>
          <w:sz w:val="20"/>
          <w:szCs w:val="20"/>
          <w:lang w:eastAsia="en-US" w:bidi="ar-SA"/>
        </w:rPr>
        <w:t xml:space="preserve">del software adecuado para </w:t>
      </w:r>
      <w:r w:rsidR="00C74249">
        <w:rPr>
          <w:rFonts w:ascii="Arial" w:eastAsiaTheme="minorHAnsi" w:hAnsi="Arial" w:cs="Arial"/>
          <w:sz w:val="20"/>
          <w:szCs w:val="20"/>
          <w:lang w:eastAsia="en-US" w:bidi="ar-SA"/>
        </w:rPr>
        <w:t xml:space="preserve">el microcontrolador </w:t>
      </w:r>
      <w:r w:rsidR="00607AE4" w:rsidRPr="00D543B3">
        <w:rPr>
          <w:rFonts w:ascii="Arial" w:eastAsiaTheme="minorHAnsi" w:hAnsi="Arial" w:cs="Arial"/>
          <w:sz w:val="20"/>
          <w:szCs w:val="20"/>
          <w:lang w:eastAsia="en-US" w:bidi="ar-SA"/>
        </w:rPr>
        <w:t>PIC</w:t>
      </w:r>
      <w:r w:rsidR="00C74249">
        <w:rPr>
          <w:rFonts w:ascii="Arial" w:eastAsiaTheme="minorHAnsi" w:hAnsi="Arial" w:cs="Arial"/>
          <w:sz w:val="20"/>
          <w:szCs w:val="20"/>
          <w:lang w:eastAsia="en-US" w:bidi="ar-SA"/>
        </w:rPr>
        <w:t xml:space="preserve"> 18F4550</w:t>
      </w:r>
    </w:p>
    <w:p w14:paraId="646CDEDA" w14:textId="77777777" w:rsidR="00607AE4" w:rsidRPr="00D543B3" w:rsidRDefault="00607AE4" w:rsidP="00607AE4">
      <w:pPr>
        <w:pStyle w:val="Prrafodelista"/>
        <w:jc w:val="both"/>
        <w:rPr>
          <w:rFonts w:ascii="Arial" w:eastAsiaTheme="minorHAnsi" w:hAnsi="Arial" w:cs="Arial"/>
          <w:sz w:val="20"/>
          <w:szCs w:val="20"/>
          <w:lang w:eastAsia="en-US" w:bidi="ar-SA"/>
        </w:rPr>
      </w:pPr>
    </w:p>
    <w:p w14:paraId="12E52667" w14:textId="14E5E9FD" w:rsidR="00C73CAD" w:rsidRDefault="00BE34EB" w:rsidP="00D543B3">
      <w:pPr>
        <w:pStyle w:val="Prrafodelista"/>
        <w:numPr>
          <w:ilvl w:val="0"/>
          <w:numId w:val="16"/>
        </w:numPr>
        <w:jc w:val="both"/>
        <w:rPr>
          <w:rFonts w:ascii="Arial" w:eastAsiaTheme="minorHAnsi" w:hAnsi="Arial" w:cs="Arial"/>
          <w:sz w:val="20"/>
          <w:szCs w:val="20"/>
          <w:lang w:eastAsia="en-US" w:bidi="ar-SA"/>
        </w:rPr>
      </w:pPr>
      <w:r>
        <w:rPr>
          <w:rFonts w:ascii="Arial" w:eastAsiaTheme="minorHAnsi" w:hAnsi="Arial" w:cs="Arial"/>
          <w:sz w:val="20"/>
          <w:szCs w:val="20"/>
          <w:lang w:eastAsia="en-US" w:bidi="ar-SA"/>
        </w:rPr>
        <w:t>D</w:t>
      </w:r>
      <w:r w:rsidR="005A6649">
        <w:rPr>
          <w:rFonts w:ascii="Arial" w:eastAsiaTheme="minorHAnsi" w:hAnsi="Arial" w:cs="Arial"/>
          <w:sz w:val="20"/>
          <w:szCs w:val="20"/>
          <w:lang w:eastAsia="en-US" w:bidi="ar-SA"/>
        </w:rPr>
        <w:t xml:space="preserve">iseñar el </w:t>
      </w:r>
      <w:r w:rsidR="00E456B0">
        <w:rPr>
          <w:rFonts w:ascii="Arial" w:eastAsiaTheme="minorHAnsi" w:hAnsi="Arial" w:cs="Arial"/>
          <w:sz w:val="20"/>
          <w:szCs w:val="20"/>
          <w:lang w:eastAsia="en-US" w:bidi="ar-SA"/>
        </w:rPr>
        <w:t>algoritmo de control</w:t>
      </w:r>
      <w:r w:rsidR="005A6649">
        <w:rPr>
          <w:rFonts w:ascii="Arial" w:eastAsiaTheme="minorHAnsi" w:hAnsi="Arial" w:cs="Arial"/>
          <w:sz w:val="20"/>
          <w:szCs w:val="20"/>
          <w:lang w:eastAsia="en-US" w:bidi="ar-SA"/>
        </w:rPr>
        <w:t xml:space="preserve"> </w:t>
      </w:r>
      <w:r w:rsidR="00311511">
        <w:rPr>
          <w:rFonts w:ascii="Arial" w:eastAsiaTheme="minorHAnsi" w:hAnsi="Arial" w:cs="Arial"/>
          <w:sz w:val="20"/>
          <w:szCs w:val="20"/>
          <w:lang w:eastAsia="en-US" w:bidi="ar-SA"/>
        </w:rPr>
        <w:t>basado en lógica difusa para la corrección del factor de potencia.</w:t>
      </w:r>
    </w:p>
    <w:p w14:paraId="6AF64258" w14:textId="77777777" w:rsidR="001A2B6A" w:rsidRPr="001A2B6A" w:rsidRDefault="001A2B6A" w:rsidP="001A2B6A">
      <w:pPr>
        <w:pStyle w:val="Prrafodelista"/>
        <w:rPr>
          <w:rFonts w:ascii="Arial" w:eastAsiaTheme="minorHAnsi" w:hAnsi="Arial" w:cs="Arial"/>
          <w:sz w:val="20"/>
          <w:szCs w:val="20"/>
          <w:lang w:eastAsia="en-US" w:bidi="ar-SA"/>
        </w:rPr>
      </w:pPr>
    </w:p>
    <w:p w14:paraId="02895E60" w14:textId="5CE99CDE" w:rsidR="001A2B6A" w:rsidRDefault="001A2B6A" w:rsidP="00D543B3">
      <w:pPr>
        <w:pStyle w:val="Prrafodelista"/>
        <w:numPr>
          <w:ilvl w:val="0"/>
          <w:numId w:val="16"/>
        </w:numPr>
        <w:jc w:val="both"/>
        <w:rPr>
          <w:rFonts w:ascii="Arial" w:eastAsiaTheme="minorHAnsi" w:hAnsi="Arial" w:cs="Arial"/>
          <w:sz w:val="20"/>
          <w:szCs w:val="20"/>
          <w:lang w:eastAsia="en-US" w:bidi="ar-SA"/>
        </w:rPr>
      </w:pPr>
      <w:r>
        <w:rPr>
          <w:rFonts w:ascii="Arial" w:eastAsiaTheme="minorHAnsi" w:hAnsi="Arial" w:cs="Arial"/>
          <w:sz w:val="20"/>
          <w:szCs w:val="20"/>
          <w:lang w:eastAsia="en-US" w:bidi="ar-SA"/>
        </w:rPr>
        <w:t xml:space="preserve">Realizar interfaz </w:t>
      </w:r>
      <w:r w:rsidR="002B3716">
        <w:rPr>
          <w:rFonts w:ascii="Arial" w:eastAsiaTheme="minorHAnsi" w:hAnsi="Arial" w:cs="Arial"/>
          <w:sz w:val="20"/>
          <w:szCs w:val="20"/>
          <w:lang w:eastAsia="en-US" w:bidi="ar-SA"/>
        </w:rPr>
        <w:t>para la monitorización del dispositivo</w:t>
      </w:r>
    </w:p>
    <w:p w14:paraId="64B5477F" w14:textId="77777777" w:rsidR="00607AE4" w:rsidRPr="00607AE4" w:rsidRDefault="00607AE4" w:rsidP="00607AE4">
      <w:pPr>
        <w:pStyle w:val="Prrafodelista"/>
        <w:rPr>
          <w:rFonts w:ascii="Arial" w:eastAsiaTheme="minorHAnsi" w:hAnsi="Arial" w:cs="Arial"/>
          <w:sz w:val="20"/>
          <w:szCs w:val="20"/>
          <w:lang w:eastAsia="en-US" w:bidi="ar-SA"/>
        </w:rPr>
      </w:pPr>
    </w:p>
    <w:p w14:paraId="1B3F4135" w14:textId="77777777" w:rsidR="00607AE4" w:rsidRPr="00D543B3" w:rsidRDefault="00607AE4" w:rsidP="00607AE4">
      <w:pPr>
        <w:pStyle w:val="Prrafodelista"/>
        <w:jc w:val="both"/>
        <w:rPr>
          <w:rFonts w:ascii="Arial" w:eastAsiaTheme="minorHAnsi" w:hAnsi="Arial" w:cs="Arial"/>
          <w:sz w:val="20"/>
          <w:szCs w:val="20"/>
          <w:lang w:eastAsia="en-US" w:bidi="ar-SA"/>
        </w:rPr>
      </w:pPr>
    </w:p>
    <w:p w14:paraId="7A00677D" w14:textId="718F1569" w:rsidR="00BE34EB" w:rsidRDefault="00BB5B73" w:rsidP="00D543B3">
      <w:pPr>
        <w:pStyle w:val="Prrafodelista"/>
        <w:numPr>
          <w:ilvl w:val="0"/>
          <w:numId w:val="16"/>
        </w:numPr>
        <w:jc w:val="both"/>
        <w:rPr>
          <w:rFonts w:ascii="Arial" w:eastAsiaTheme="minorHAnsi" w:hAnsi="Arial" w:cs="Arial"/>
          <w:sz w:val="20"/>
          <w:szCs w:val="20"/>
          <w:lang w:eastAsia="en-US" w:bidi="ar-SA"/>
        </w:rPr>
      </w:pPr>
      <w:r>
        <w:rPr>
          <w:rFonts w:ascii="Arial" w:eastAsiaTheme="minorHAnsi" w:hAnsi="Arial" w:cs="Arial"/>
          <w:sz w:val="20"/>
          <w:szCs w:val="20"/>
          <w:lang w:eastAsia="en-US" w:bidi="ar-SA"/>
        </w:rPr>
        <w:t xml:space="preserve">Realizar </w:t>
      </w:r>
      <w:r w:rsidR="00DE03A9">
        <w:rPr>
          <w:rFonts w:ascii="Arial" w:eastAsiaTheme="minorHAnsi" w:hAnsi="Arial" w:cs="Arial"/>
          <w:sz w:val="20"/>
          <w:szCs w:val="20"/>
          <w:lang w:eastAsia="en-US" w:bidi="ar-SA"/>
        </w:rPr>
        <w:t xml:space="preserve">simulaciones </w:t>
      </w:r>
      <w:r w:rsidR="00826501">
        <w:rPr>
          <w:rFonts w:ascii="Arial" w:eastAsiaTheme="minorHAnsi" w:hAnsi="Arial" w:cs="Arial"/>
          <w:sz w:val="20"/>
          <w:szCs w:val="20"/>
          <w:lang w:eastAsia="en-US" w:bidi="ar-SA"/>
        </w:rPr>
        <w:t xml:space="preserve">y pruebas </w:t>
      </w:r>
      <w:r w:rsidR="002652C7">
        <w:rPr>
          <w:rFonts w:ascii="Arial" w:eastAsiaTheme="minorHAnsi" w:hAnsi="Arial" w:cs="Arial"/>
          <w:sz w:val="20"/>
          <w:szCs w:val="20"/>
          <w:lang w:eastAsia="en-US" w:bidi="ar-SA"/>
        </w:rPr>
        <w:t>de rendimiento del algoritmo</w:t>
      </w:r>
      <w:r w:rsidR="00D543B3" w:rsidRPr="00D543B3">
        <w:rPr>
          <w:rFonts w:ascii="Arial" w:eastAsiaTheme="minorHAnsi" w:hAnsi="Arial" w:cs="Arial"/>
          <w:sz w:val="20"/>
          <w:szCs w:val="20"/>
          <w:lang w:eastAsia="en-US" w:bidi="ar-SA"/>
        </w:rPr>
        <w:t xml:space="preserve"> de control para optimizar su eficiencia</w:t>
      </w:r>
    </w:p>
    <w:p w14:paraId="4B966B6B" w14:textId="77777777" w:rsidR="00B576A0" w:rsidRDefault="00B576A0" w:rsidP="00B576A0">
      <w:pPr>
        <w:jc w:val="both"/>
        <w:rPr>
          <w:rFonts w:ascii="Arial" w:eastAsiaTheme="minorHAnsi" w:hAnsi="Arial" w:cs="Arial"/>
          <w:sz w:val="20"/>
          <w:szCs w:val="20"/>
          <w:lang w:eastAsia="en-US" w:bidi="ar-SA"/>
        </w:rPr>
      </w:pPr>
    </w:p>
    <w:p w14:paraId="373E0AB7" w14:textId="13FA078D" w:rsidR="004763A5" w:rsidRPr="004763A5" w:rsidRDefault="004C5C3D" w:rsidP="00B576A0">
      <w:pPr>
        <w:pStyle w:val="Estilo2"/>
        <w:rPr>
          <w:rFonts w:eastAsiaTheme="minorHAnsi"/>
          <w:lang w:eastAsia="en-US" w:bidi="ar-SA"/>
        </w:rPr>
      </w:pPr>
      <w:bookmarkStart w:id="90" w:name="_Toc154578533"/>
      <w:r w:rsidRPr="00890910">
        <w:rPr>
          <w:rFonts w:eastAsiaTheme="minorHAnsi"/>
          <w:lang w:eastAsia="en-US" w:bidi="ar-SA"/>
        </w:rPr>
        <w:lastRenderedPageBreak/>
        <w:t xml:space="preserve">Selección de materiales y equipos </w:t>
      </w:r>
      <w:r w:rsidR="009C2BD4" w:rsidRPr="00890910">
        <w:rPr>
          <w:rFonts w:eastAsiaTheme="minorHAnsi"/>
          <w:lang w:eastAsia="en-US" w:bidi="ar-SA"/>
        </w:rPr>
        <w:t>de acuerdo con</w:t>
      </w:r>
      <w:r w:rsidRPr="00890910">
        <w:rPr>
          <w:rFonts w:eastAsiaTheme="minorHAnsi"/>
          <w:lang w:eastAsia="en-US" w:bidi="ar-SA"/>
        </w:rPr>
        <w:t xml:space="preserve"> especificaciones</w:t>
      </w:r>
      <w:r w:rsidR="00353C45">
        <w:rPr>
          <w:rFonts w:eastAsiaTheme="minorHAnsi"/>
          <w:lang w:eastAsia="en-US" w:bidi="ar-SA"/>
        </w:rPr>
        <w:t>.</w:t>
      </w:r>
      <w:bookmarkEnd w:id="90"/>
    </w:p>
    <w:p w14:paraId="7D74DD24" w14:textId="77777777" w:rsidR="00677D93" w:rsidRDefault="00677D93" w:rsidP="00677D93">
      <w:pPr>
        <w:rPr>
          <w:rFonts w:eastAsiaTheme="minorHAnsi"/>
          <w:lang w:eastAsia="en-US" w:bidi="ar-SA"/>
        </w:rPr>
      </w:pPr>
    </w:p>
    <w:p w14:paraId="73DBEEA2" w14:textId="4A151467" w:rsidR="009C1642" w:rsidRPr="001E27C7" w:rsidRDefault="009C1642" w:rsidP="009C1642">
      <w:pPr>
        <w:pStyle w:val="Prrafodelista"/>
        <w:rPr>
          <w:rFonts w:ascii="Arial" w:eastAsiaTheme="minorHAnsi" w:hAnsi="Arial" w:cs="Arial"/>
          <w:b/>
          <w:sz w:val="20"/>
          <w:szCs w:val="20"/>
          <w:lang w:eastAsia="en-US" w:bidi="ar-SA"/>
        </w:rPr>
      </w:pPr>
      <w:r w:rsidRPr="001E27C7">
        <w:rPr>
          <w:rFonts w:ascii="Arial" w:eastAsiaTheme="minorHAnsi" w:hAnsi="Arial" w:cs="Arial"/>
          <w:b/>
          <w:sz w:val="20"/>
          <w:szCs w:val="20"/>
          <w:lang w:eastAsia="en-US" w:bidi="ar-SA"/>
        </w:rPr>
        <w:t>PIC18F4550:</w:t>
      </w:r>
    </w:p>
    <w:p w14:paraId="529FA6DC" w14:textId="77777777" w:rsidR="001E27C7" w:rsidRPr="009C1642" w:rsidRDefault="001E27C7" w:rsidP="009C1642">
      <w:pPr>
        <w:pStyle w:val="Prrafodelista"/>
        <w:rPr>
          <w:rFonts w:ascii="Arial" w:eastAsiaTheme="minorHAnsi" w:hAnsi="Arial" w:cs="Arial"/>
          <w:sz w:val="20"/>
          <w:szCs w:val="20"/>
          <w:lang w:eastAsia="en-US" w:bidi="ar-SA"/>
        </w:rPr>
      </w:pPr>
    </w:p>
    <w:p w14:paraId="575EA91F" w14:textId="77777777"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Arquitectura Harvard de 8 bits.</w:t>
      </w:r>
    </w:p>
    <w:p w14:paraId="658AF63B" w14:textId="77777777"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Frecuencia de reloj máxima de 48 MHz.</w:t>
      </w:r>
    </w:p>
    <w:p w14:paraId="1F152BD3" w14:textId="77777777"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Memoria Flash programable de 32 KB.</w:t>
      </w:r>
    </w:p>
    <w:p w14:paraId="0A3EF0D5" w14:textId="77777777"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2048 bytes de memoria RAM.</w:t>
      </w:r>
    </w:p>
    <w:p w14:paraId="2BA9D12E" w14:textId="77777777"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Periféricos integrados, incluyendo puertos GPIO, UART, SPI, I2C, ADC, entre otros.</w:t>
      </w:r>
    </w:p>
    <w:p w14:paraId="2CCA9539" w14:textId="77777777" w:rsid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Ampliamente utilizado en proyectos de electrónica y sistemas embebidos.</w:t>
      </w:r>
    </w:p>
    <w:p w14:paraId="2303D9CA" w14:textId="77777777" w:rsidR="007F2AC0" w:rsidRPr="009C1642" w:rsidRDefault="007F2AC0" w:rsidP="009C1642">
      <w:pPr>
        <w:pStyle w:val="Prrafodelista"/>
        <w:rPr>
          <w:rFonts w:ascii="Arial" w:eastAsiaTheme="minorHAnsi" w:hAnsi="Arial" w:cs="Arial"/>
          <w:sz w:val="20"/>
          <w:szCs w:val="20"/>
          <w:lang w:eastAsia="en-US" w:bidi="ar-SA"/>
        </w:rPr>
      </w:pPr>
    </w:p>
    <w:p w14:paraId="02D8142B" w14:textId="2125422C" w:rsidR="009C1642" w:rsidRPr="001E27C7" w:rsidRDefault="009C1642" w:rsidP="009C1642">
      <w:pPr>
        <w:pStyle w:val="Prrafodelista"/>
        <w:rPr>
          <w:rFonts w:ascii="Arial" w:eastAsiaTheme="minorHAnsi" w:hAnsi="Arial" w:cs="Arial"/>
          <w:b/>
          <w:sz w:val="20"/>
          <w:szCs w:val="20"/>
          <w:lang w:eastAsia="en-US" w:bidi="ar-SA"/>
        </w:rPr>
      </w:pPr>
      <w:r w:rsidRPr="001E27C7">
        <w:rPr>
          <w:rFonts w:ascii="Arial" w:eastAsiaTheme="minorHAnsi" w:hAnsi="Arial" w:cs="Arial"/>
          <w:b/>
          <w:sz w:val="20"/>
          <w:szCs w:val="20"/>
          <w:lang w:eastAsia="en-US" w:bidi="ar-SA"/>
        </w:rPr>
        <w:t>LM339:</w:t>
      </w:r>
    </w:p>
    <w:p w14:paraId="187940C9" w14:textId="77777777" w:rsidR="007F2AC0" w:rsidRPr="009C1642" w:rsidRDefault="007F2AC0" w:rsidP="009C1642">
      <w:pPr>
        <w:pStyle w:val="Prrafodelista"/>
        <w:rPr>
          <w:rFonts w:ascii="Arial" w:eastAsiaTheme="minorHAnsi" w:hAnsi="Arial" w:cs="Arial"/>
          <w:sz w:val="20"/>
          <w:szCs w:val="20"/>
          <w:lang w:eastAsia="en-US" w:bidi="ar-SA"/>
        </w:rPr>
      </w:pPr>
    </w:p>
    <w:p w14:paraId="368A6101" w14:textId="77777777"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LM339 es un comparador de voltaje cuádruple.</w:t>
      </w:r>
    </w:p>
    <w:p w14:paraId="75B843B8" w14:textId="77777777"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Cuatro comparadores independientes en un solo chip.</w:t>
      </w:r>
    </w:p>
    <w:p w14:paraId="390AF151" w14:textId="77777777"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Se utiliza para comparar señales analógicas y determinar si una es mayor o menor que la otra.</w:t>
      </w:r>
    </w:p>
    <w:p w14:paraId="73D8737C" w14:textId="77777777"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Salidas de colector abierto que permiten su uso en aplicaciones de alta tensión.</w:t>
      </w:r>
    </w:p>
    <w:p w14:paraId="51D34BB0" w14:textId="77777777" w:rsid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Ampliamente utilizado en electrónica para la detección y control de señales.</w:t>
      </w:r>
    </w:p>
    <w:p w14:paraId="0AEF3282" w14:textId="77777777" w:rsidR="005343BE" w:rsidRPr="009C1642" w:rsidRDefault="005343BE" w:rsidP="009C1642">
      <w:pPr>
        <w:pStyle w:val="Prrafodelista"/>
        <w:rPr>
          <w:rFonts w:ascii="Arial" w:eastAsiaTheme="minorHAnsi" w:hAnsi="Arial" w:cs="Arial"/>
          <w:sz w:val="20"/>
          <w:szCs w:val="20"/>
          <w:lang w:eastAsia="en-US" w:bidi="ar-SA"/>
        </w:rPr>
      </w:pPr>
    </w:p>
    <w:p w14:paraId="320B91A7" w14:textId="77777777" w:rsidR="009C1642" w:rsidRPr="001E27C7" w:rsidRDefault="009C1642" w:rsidP="009C1642">
      <w:pPr>
        <w:pStyle w:val="Prrafodelista"/>
        <w:rPr>
          <w:rFonts w:ascii="Arial" w:eastAsiaTheme="minorHAnsi" w:hAnsi="Arial" w:cs="Arial"/>
          <w:b/>
          <w:sz w:val="20"/>
          <w:szCs w:val="20"/>
          <w:lang w:eastAsia="en-US" w:bidi="ar-SA"/>
        </w:rPr>
      </w:pPr>
      <w:r w:rsidRPr="001E27C7">
        <w:rPr>
          <w:rFonts w:ascii="Arial" w:eastAsiaTheme="minorHAnsi" w:hAnsi="Arial" w:cs="Arial"/>
          <w:b/>
          <w:sz w:val="20"/>
          <w:szCs w:val="20"/>
          <w:lang w:eastAsia="en-US" w:bidi="ar-SA"/>
        </w:rPr>
        <w:t>TL071 y TL072:</w:t>
      </w:r>
    </w:p>
    <w:p w14:paraId="00DF9108" w14:textId="77777777" w:rsidR="009C1642" w:rsidRPr="009C1642" w:rsidRDefault="009C1642" w:rsidP="009C1642">
      <w:pPr>
        <w:pStyle w:val="Prrafodelista"/>
        <w:rPr>
          <w:rFonts w:ascii="Arial" w:eastAsiaTheme="minorHAnsi" w:hAnsi="Arial" w:cs="Arial"/>
          <w:sz w:val="20"/>
          <w:szCs w:val="20"/>
          <w:lang w:eastAsia="en-US" w:bidi="ar-SA"/>
        </w:rPr>
      </w:pPr>
    </w:p>
    <w:p w14:paraId="6DBF12CE" w14:textId="2041020A"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 xml:space="preserve">TL071 es un amplificador operacional (op-amp) de propósito general de un solo </w:t>
      </w:r>
      <w:r w:rsidR="00A511B0" w:rsidRPr="009C1642">
        <w:rPr>
          <w:rFonts w:ascii="Arial" w:eastAsiaTheme="minorHAnsi" w:hAnsi="Arial" w:cs="Arial"/>
          <w:sz w:val="20"/>
          <w:szCs w:val="20"/>
          <w:lang w:eastAsia="en-US" w:bidi="ar-SA"/>
        </w:rPr>
        <w:t>amplificador</w:t>
      </w:r>
      <w:r w:rsidR="00A511B0">
        <w:rPr>
          <w:rFonts w:ascii="Arial" w:eastAsiaTheme="minorHAnsi" w:hAnsi="Arial" w:cs="Arial"/>
          <w:sz w:val="20"/>
          <w:szCs w:val="20"/>
          <w:lang w:eastAsia="en-US" w:bidi="ar-SA"/>
        </w:rPr>
        <w:t>, permite</w:t>
      </w:r>
      <w:r w:rsidR="007A23EB">
        <w:rPr>
          <w:rFonts w:ascii="Arial" w:eastAsiaTheme="minorHAnsi" w:hAnsi="Arial" w:cs="Arial"/>
          <w:sz w:val="20"/>
          <w:szCs w:val="20"/>
          <w:lang w:eastAsia="en-US" w:bidi="ar-SA"/>
        </w:rPr>
        <w:t xml:space="preserve"> ajuste offset.</w:t>
      </w:r>
      <w:r w:rsidRPr="009C1642">
        <w:rPr>
          <w:rFonts w:ascii="Arial" w:eastAsiaTheme="minorHAnsi" w:hAnsi="Arial" w:cs="Arial"/>
          <w:sz w:val="20"/>
          <w:szCs w:val="20"/>
          <w:lang w:eastAsia="en-US" w:bidi="ar-SA"/>
        </w:rPr>
        <w:t xml:space="preserve">TL072 es similar al </w:t>
      </w:r>
      <w:r w:rsidR="0005234E" w:rsidRPr="009C1642">
        <w:rPr>
          <w:rFonts w:ascii="Arial" w:eastAsiaTheme="minorHAnsi" w:hAnsi="Arial" w:cs="Arial"/>
          <w:sz w:val="20"/>
          <w:szCs w:val="20"/>
          <w:lang w:eastAsia="en-US" w:bidi="ar-SA"/>
        </w:rPr>
        <w:t>TL071,</w:t>
      </w:r>
      <w:r w:rsidRPr="009C1642">
        <w:rPr>
          <w:rFonts w:ascii="Arial" w:eastAsiaTheme="minorHAnsi" w:hAnsi="Arial" w:cs="Arial"/>
          <w:sz w:val="20"/>
          <w:szCs w:val="20"/>
          <w:lang w:eastAsia="en-US" w:bidi="ar-SA"/>
        </w:rPr>
        <w:t xml:space="preserve"> pero incluye dos amplificadores operacionales en un solo chip.</w:t>
      </w:r>
    </w:p>
    <w:p w14:paraId="5641542B" w14:textId="77777777"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Alta impedancia de entrada y bajo ruido.</w:t>
      </w:r>
    </w:p>
    <w:p w14:paraId="2346EA70" w14:textId="77777777" w:rsid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Ampliamente utilizados en aplicaciones de amplificación y procesamiento de señales.</w:t>
      </w:r>
    </w:p>
    <w:p w14:paraId="504A0723" w14:textId="77777777" w:rsidR="000811C2" w:rsidRPr="009C1642" w:rsidRDefault="000811C2" w:rsidP="009C1642">
      <w:pPr>
        <w:pStyle w:val="Prrafodelista"/>
        <w:rPr>
          <w:rFonts w:ascii="Arial" w:eastAsiaTheme="minorHAnsi" w:hAnsi="Arial" w:cs="Arial"/>
          <w:sz w:val="20"/>
          <w:szCs w:val="20"/>
          <w:lang w:eastAsia="en-US" w:bidi="ar-SA"/>
        </w:rPr>
      </w:pPr>
    </w:p>
    <w:p w14:paraId="729C84FB" w14:textId="6C0E2C84" w:rsidR="009C1642" w:rsidRPr="001E27C7" w:rsidRDefault="009C1642" w:rsidP="009C1642">
      <w:pPr>
        <w:pStyle w:val="Prrafodelista"/>
        <w:rPr>
          <w:rFonts w:ascii="Arial" w:eastAsiaTheme="minorHAnsi" w:hAnsi="Arial" w:cs="Arial"/>
          <w:b/>
          <w:sz w:val="20"/>
          <w:szCs w:val="20"/>
          <w:lang w:eastAsia="en-US" w:bidi="ar-SA"/>
        </w:rPr>
      </w:pPr>
      <w:r w:rsidRPr="001E27C7">
        <w:rPr>
          <w:rFonts w:ascii="Arial" w:eastAsiaTheme="minorHAnsi" w:hAnsi="Arial" w:cs="Arial"/>
          <w:b/>
          <w:sz w:val="20"/>
          <w:szCs w:val="20"/>
          <w:lang w:eastAsia="en-US" w:bidi="ar-SA"/>
        </w:rPr>
        <w:t>Regulador de voltaje 78</w:t>
      </w:r>
      <w:r w:rsidR="000811C2" w:rsidRPr="001E27C7">
        <w:rPr>
          <w:rFonts w:ascii="Arial" w:eastAsiaTheme="minorHAnsi" w:hAnsi="Arial" w:cs="Arial"/>
          <w:b/>
          <w:sz w:val="20"/>
          <w:szCs w:val="20"/>
          <w:lang w:eastAsia="en-US" w:bidi="ar-SA"/>
        </w:rPr>
        <w:t>XX</w:t>
      </w:r>
      <w:r w:rsidRPr="001E27C7">
        <w:rPr>
          <w:rFonts w:ascii="Arial" w:eastAsiaTheme="minorHAnsi" w:hAnsi="Arial" w:cs="Arial"/>
          <w:b/>
          <w:sz w:val="20"/>
          <w:szCs w:val="20"/>
          <w:lang w:eastAsia="en-US" w:bidi="ar-SA"/>
        </w:rPr>
        <w:t xml:space="preserve"> y 79XX:</w:t>
      </w:r>
    </w:p>
    <w:p w14:paraId="79A67728" w14:textId="77777777" w:rsidR="009C1642" w:rsidRPr="009C1642" w:rsidRDefault="009C1642" w:rsidP="009C1642">
      <w:pPr>
        <w:pStyle w:val="Prrafodelista"/>
        <w:rPr>
          <w:rFonts w:ascii="Arial" w:eastAsiaTheme="minorHAnsi" w:hAnsi="Arial" w:cs="Arial"/>
          <w:sz w:val="20"/>
          <w:szCs w:val="20"/>
          <w:lang w:eastAsia="en-US" w:bidi="ar-SA"/>
        </w:rPr>
      </w:pPr>
    </w:p>
    <w:p w14:paraId="768DE4D1" w14:textId="029B7C1C" w:rsid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Los reguladores de voltaje de la serie 78XX proporcionan una tensión de salida regulada positiva, mientras que los reguladores de la serie 79XX proporcionan una tensión de salida regulada negativa.</w:t>
      </w:r>
    </w:p>
    <w:p w14:paraId="4CC1E0A9" w14:textId="77777777" w:rsidR="00A26C74" w:rsidRPr="009C1642" w:rsidRDefault="00A26C74" w:rsidP="009C1642">
      <w:pPr>
        <w:pStyle w:val="Prrafodelista"/>
        <w:rPr>
          <w:rFonts w:ascii="Arial" w:eastAsiaTheme="minorHAnsi" w:hAnsi="Arial" w:cs="Arial"/>
          <w:sz w:val="20"/>
          <w:szCs w:val="20"/>
          <w:lang w:eastAsia="en-US" w:bidi="ar-SA"/>
        </w:rPr>
      </w:pPr>
    </w:p>
    <w:p w14:paraId="2E40D11D" w14:textId="07B72ED8" w:rsidR="000811C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Se utilizan para mantener una tensión de salida constante, independientemente de las variaciones en la tensión de entrada</w:t>
      </w:r>
      <w:r w:rsidR="000811C2">
        <w:rPr>
          <w:rFonts w:ascii="Arial" w:eastAsiaTheme="minorHAnsi" w:hAnsi="Arial" w:cs="Arial"/>
          <w:sz w:val="20"/>
          <w:szCs w:val="20"/>
          <w:lang w:eastAsia="en-US" w:bidi="ar-SA"/>
        </w:rPr>
        <w:t xml:space="preserve">, se </w:t>
      </w:r>
      <w:r w:rsidR="00DB3A62">
        <w:rPr>
          <w:rFonts w:ascii="Arial" w:eastAsiaTheme="minorHAnsi" w:hAnsi="Arial" w:cs="Arial"/>
          <w:sz w:val="20"/>
          <w:szCs w:val="20"/>
          <w:lang w:eastAsia="en-US" w:bidi="ar-SA"/>
        </w:rPr>
        <w:t>emplearán</w:t>
      </w:r>
      <w:r w:rsidR="000811C2">
        <w:rPr>
          <w:rFonts w:ascii="Arial" w:eastAsiaTheme="minorHAnsi" w:hAnsi="Arial" w:cs="Arial"/>
          <w:sz w:val="20"/>
          <w:szCs w:val="20"/>
          <w:lang w:eastAsia="en-US" w:bidi="ar-SA"/>
        </w:rPr>
        <w:t xml:space="preserve"> para la alimentación de los amplificadores y </w:t>
      </w:r>
      <w:r w:rsidR="00DB3A62">
        <w:rPr>
          <w:rFonts w:ascii="Arial" w:eastAsiaTheme="minorHAnsi" w:hAnsi="Arial" w:cs="Arial"/>
          <w:sz w:val="20"/>
          <w:szCs w:val="20"/>
          <w:lang w:eastAsia="en-US" w:bidi="ar-SA"/>
        </w:rPr>
        <w:t>comparadores</w:t>
      </w:r>
      <w:r w:rsidR="000811C2">
        <w:rPr>
          <w:rFonts w:ascii="Arial" w:eastAsiaTheme="minorHAnsi" w:hAnsi="Arial" w:cs="Arial"/>
          <w:sz w:val="20"/>
          <w:szCs w:val="20"/>
          <w:lang w:eastAsia="en-US" w:bidi="ar-SA"/>
        </w:rPr>
        <w:t xml:space="preserve"> los reguladores 7812 y 7912 en cambio para los dispositivos digitales </w:t>
      </w:r>
      <w:r w:rsidR="00DE5533">
        <w:rPr>
          <w:rFonts w:ascii="Arial" w:eastAsiaTheme="minorHAnsi" w:hAnsi="Arial" w:cs="Arial"/>
          <w:sz w:val="20"/>
          <w:szCs w:val="20"/>
          <w:lang w:eastAsia="en-US" w:bidi="ar-SA"/>
        </w:rPr>
        <w:t>un 7805</w:t>
      </w:r>
      <w:r w:rsidR="00DB3A62">
        <w:rPr>
          <w:rFonts w:ascii="Arial" w:eastAsiaTheme="minorHAnsi" w:hAnsi="Arial" w:cs="Arial"/>
          <w:sz w:val="20"/>
          <w:szCs w:val="20"/>
          <w:lang w:eastAsia="en-US" w:bidi="ar-SA"/>
        </w:rPr>
        <w:t>.</w:t>
      </w:r>
    </w:p>
    <w:p w14:paraId="154AE17E" w14:textId="77777777" w:rsidR="00DB3A62" w:rsidRPr="009C1642" w:rsidRDefault="00DB3A62" w:rsidP="009C1642">
      <w:pPr>
        <w:pStyle w:val="Prrafodelista"/>
        <w:rPr>
          <w:rFonts w:ascii="Arial" w:eastAsiaTheme="minorHAnsi" w:hAnsi="Arial" w:cs="Arial"/>
          <w:sz w:val="20"/>
          <w:szCs w:val="20"/>
          <w:lang w:eastAsia="en-US" w:bidi="ar-SA"/>
        </w:rPr>
      </w:pPr>
    </w:p>
    <w:p w14:paraId="0506759B" w14:textId="0B4956CB" w:rsidR="009C1642" w:rsidRDefault="009C1642" w:rsidP="009C1642">
      <w:pPr>
        <w:pStyle w:val="Prrafodelista"/>
        <w:rPr>
          <w:rFonts w:ascii="Arial" w:eastAsiaTheme="minorHAnsi" w:hAnsi="Arial" w:cs="Arial"/>
          <w:b/>
          <w:sz w:val="20"/>
          <w:szCs w:val="20"/>
          <w:lang w:eastAsia="en-US" w:bidi="ar-SA"/>
        </w:rPr>
      </w:pPr>
      <w:r w:rsidRPr="001E27C7">
        <w:rPr>
          <w:rFonts w:ascii="Arial" w:eastAsiaTheme="minorHAnsi" w:hAnsi="Arial" w:cs="Arial"/>
          <w:b/>
          <w:sz w:val="20"/>
          <w:szCs w:val="20"/>
          <w:lang w:eastAsia="en-US" w:bidi="ar-SA"/>
        </w:rPr>
        <w:t>Sensor de corriente STC-013:</w:t>
      </w:r>
    </w:p>
    <w:p w14:paraId="2658F26E" w14:textId="77777777" w:rsidR="001E27C7" w:rsidRPr="001E27C7" w:rsidRDefault="001E27C7" w:rsidP="009C1642">
      <w:pPr>
        <w:pStyle w:val="Prrafodelista"/>
        <w:rPr>
          <w:rFonts w:ascii="Arial" w:eastAsiaTheme="minorHAnsi" w:hAnsi="Arial" w:cs="Arial"/>
          <w:b/>
          <w:bCs/>
          <w:sz w:val="20"/>
          <w:szCs w:val="20"/>
          <w:lang w:eastAsia="en-US" w:bidi="ar-SA"/>
        </w:rPr>
      </w:pPr>
    </w:p>
    <w:p w14:paraId="63DA7DB1" w14:textId="77777777"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El sensor de corriente STC-013 es un sensor de efecto Hall utilizado para medir la corriente eléctrica.</w:t>
      </w:r>
    </w:p>
    <w:p w14:paraId="5014ECF4" w14:textId="77777777"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Proporciona una salida analógica proporcional a la corriente que fluye a través de un conductor.</w:t>
      </w:r>
    </w:p>
    <w:p w14:paraId="4DD33DEF" w14:textId="010BE2FF" w:rsidR="009C1642" w:rsidRDefault="002533D4" w:rsidP="009C1642">
      <w:pPr>
        <w:pStyle w:val="Prrafodelista"/>
        <w:rPr>
          <w:rFonts w:ascii="Arial" w:eastAsiaTheme="minorHAnsi" w:hAnsi="Arial" w:cs="Arial"/>
          <w:sz w:val="20"/>
          <w:szCs w:val="20"/>
          <w:lang w:eastAsia="en-US" w:bidi="ar-SA"/>
        </w:rPr>
      </w:pPr>
      <w:r>
        <w:rPr>
          <w:rFonts w:ascii="Arial" w:eastAsiaTheme="minorHAnsi" w:hAnsi="Arial" w:cs="Arial"/>
          <w:sz w:val="20"/>
          <w:szCs w:val="20"/>
          <w:lang w:eastAsia="en-US" w:bidi="ar-SA"/>
        </w:rPr>
        <w:t xml:space="preserve">Se </w:t>
      </w:r>
      <w:r w:rsidR="00DF36B1">
        <w:rPr>
          <w:rFonts w:ascii="Arial" w:eastAsiaTheme="minorHAnsi" w:hAnsi="Arial" w:cs="Arial"/>
          <w:sz w:val="20"/>
          <w:szCs w:val="20"/>
          <w:lang w:eastAsia="en-US" w:bidi="ar-SA"/>
        </w:rPr>
        <w:t>empleará</w:t>
      </w:r>
      <w:r>
        <w:rPr>
          <w:rFonts w:ascii="Arial" w:eastAsiaTheme="minorHAnsi" w:hAnsi="Arial" w:cs="Arial"/>
          <w:sz w:val="20"/>
          <w:szCs w:val="20"/>
          <w:lang w:eastAsia="en-US" w:bidi="ar-SA"/>
        </w:rPr>
        <w:t xml:space="preserve"> </w:t>
      </w:r>
      <w:r w:rsidR="001B25D4">
        <w:rPr>
          <w:rFonts w:ascii="Arial" w:eastAsiaTheme="minorHAnsi" w:hAnsi="Arial" w:cs="Arial"/>
          <w:sz w:val="20"/>
          <w:szCs w:val="20"/>
          <w:lang w:eastAsia="en-US" w:bidi="ar-SA"/>
        </w:rPr>
        <w:t xml:space="preserve">una versión de este </w:t>
      </w:r>
      <w:r w:rsidR="00CF5C34">
        <w:rPr>
          <w:rFonts w:ascii="Arial" w:eastAsiaTheme="minorHAnsi" w:hAnsi="Arial" w:cs="Arial"/>
          <w:sz w:val="20"/>
          <w:szCs w:val="20"/>
          <w:lang w:eastAsia="en-US" w:bidi="ar-SA"/>
        </w:rPr>
        <w:t>que su</w:t>
      </w:r>
      <w:r w:rsidR="001B25D4">
        <w:rPr>
          <w:rFonts w:ascii="Arial" w:eastAsiaTheme="minorHAnsi" w:hAnsi="Arial" w:cs="Arial"/>
          <w:sz w:val="20"/>
          <w:szCs w:val="20"/>
          <w:lang w:eastAsia="en-US" w:bidi="ar-SA"/>
        </w:rPr>
        <w:t xml:space="preserve"> salida es de 1AC a 50A</w:t>
      </w:r>
    </w:p>
    <w:p w14:paraId="235109F9" w14:textId="77777777" w:rsidR="00F94664" w:rsidRPr="009C1642" w:rsidRDefault="00F94664" w:rsidP="009C1642">
      <w:pPr>
        <w:pStyle w:val="Prrafodelista"/>
        <w:rPr>
          <w:rFonts w:ascii="Arial" w:eastAsiaTheme="minorHAnsi" w:hAnsi="Arial" w:cs="Arial"/>
          <w:sz w:val="20"/>
          <w:szCs w:val="20"/>
          <w:lang w:eastAsia="en-US" w:bidi="ar-SA"/>
        </w:rPr>
      </w:pPr>
    </w:p>
    <w:p w14:paraId="3BFBC5E1" w14:textId="3E33EF3A" w:rsidR="009C1642" w:rsidRPr="001E27C7" w:rsidRDefault="009C1642" w:rsidP="009C1642">
      <w:pPr>
        <w:pStyle w:val="Prrafodelista"/>
        <w:rPr>
          <w:rFonts w:ascii="Arial" w:eastAsiaTheme="minorHAnsi" w:hAnsi="Arial" w:cs="Arial"/>
          <w:b/>
          <w:sz w:val="20"/>
          <w:szCs w:val="20"/>
          <w:lang w:eastAsia="en-US" w:bidi="ar-SA"/>
        </w:rPr>
      </w:pPr>
      <w:r w:rsidRPr="001E27C7">
        <w:rPr>
          <w:rFonts w:ascii="Arial" w:eastAsiaTheme="minorHAnsi" w:hAnsi="Arial" w:cs="Arial"/>
          <w:b/>
          <w:sz w:val="20"/>
          <w:szCs w:val="20"/>
          <w:lang w:eastAsia="en-US" w:bidi="ar-SA"/>
        </w:rPr>
        <w:t>Sensor de voltaje con transformado</w:t>
      </w:r>
      <w:r w:rsidR="00F94664" w:rsidRPr="001E27C7">
        <w:rPr>
          <w:rFonts w:ascii="Arial" w:eastAsiaTheme="minorHAnsi" w:hAnsi="Arial" w:cs="Arial"/>
          <w:b/>
          <w:sz w:val="20"/>
          <w:szCs w:val="20"/>
          <w:lang w:eastAsia="en-US" w:bidi="ar-SA"/>
        </w:rPr>
        <w:t>r.</w:t>
      </w:r>
    </w:p>
    <w:p w14:paraId="44E30A3A" w14:textId="77777777" w:rsidR="009C1642" w:rsidRPr="009C1642" w:rsidRDefault="009C1642" w:rsidP="009C1642">
      <w:pPr>
        <w:pStyle w:val="Prrafodelista"/>
        <w:rPr>
          <w:rFonts w:ascii="Arial" w:eastAsiaTheme="minorHAnsi" w:hAnsi="Arial" w:cs="Arial"/>
          <w:sz w:val="20"/>
          <w:szCs w:val="20"/>
          <w:lang w:eastAsia="en-US" w:bidi="ar-SA"/>
        </w:rPr>
      </w:pPr>
    </w:p>
    <w:p w14:paraId="550C2378" w14:textId="77777777"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Los sensores de voltaje con transformador son dispositivos que permiten medir la tensión en un circuito eléctrico utilizando un transformador.</w:t>
      </w:r>
    </w:p>
    <w:p w14:paraId="4DB9889C" w14:textId="14D1264C" w:rsidR="009C1642" w:rsidRPr="009C1642" w:rsidRDefault="009C1642" w:rsidP="009C1642">
      <w:pPr>
        <w:pStyle w:val="Prrafodelista"/>
        <w:rPr>
          <w:rFonts w:ascii="Arial" w:eastAsiaTheme="minorHAnsi" w:hAnsi="Arial" w:cs="Arial"/>
          <w:sz w:val="20"/>
          <w:szCs w:val="20"/>
          <w:lang w:eastAsia="en-US" w:bidi="ar-SA"/>
        </w:rPr>
      </w:pPr>
      <w:r w:rsidRPr="009C1642">
        <w:rPr>
          <w:rFonts w:ascii="Arial" w:eastAsiaTheme="minorHAnsi" w:hAnsi="Arial" w:cs="Arial"/>
          <w:sz w:val="20"/>
          <w:szCs w:val="20"/>
          <w:lang w:eastAsia="en-US" w:bidi="ar-SA"/>
        </w:rPr>
        <w:t>El transformador aísla eléctricamente la señal medida de la red de voltaje principal</w:t>
      </w:r>
      <w:r w:rsidR="00CF5C34">
        <w:rPr>
          <w:rFonts w:ascii="Arial" w:eastAsiaTheme="minorHAnsi" w:hAnsi="Arial" w:cs="Arial"/>
          <w:sz w:val="20"/>
          <w:szCs w:val="20"/>
          <w:lang w:eastAsia="en-US" w:bidi="ar-SA"/>
        </w:rPr>
        <w:t xml:space="preserve"> y reduciendo la tensión a un nivel adecuado para su censado.</w:t>
      </w:r>
    </w:p>
    <w:p w14:paraId="0159EB01" w14:textId="23ACE273" w:rsidR="00FC34BC" w:rsidRDefault="00FC34BC" w:rsidP="009C1642">
      <w:pPr>
        <w:pStyle w:val="Prrafodelista"/>
        <w:rPr>
          <w:rFonts w:ascii="Arial" w:eastAsiaTheme="minorHAnsi" w:hAnsi="Arial" w:cs="Arial"/>
          <w:b/>
          <w:bCs/>
          <w:color w:val="0D0D0D" w:themeColor="text1" w:themeTint="F2"/>
          <w:lang w:eastAsia="en-US" w:bidi="ar-SA"/>
        </w:rPr>
      </w:pPr>
    </w:p>
    <w:p w14:paraId="377F3FEB" w14:textId="77777777" w:rsidR="00F51FB4" w:rsidRDefault="00F51FB4" w:rsidP="00353C45">
      <w:pPr>
        <w:pStyle w:val="Prrafodelista"/>
        <w:rPr>
          <w:rFonts w:ascii="Arial" w:eastAsiaTheme="minorHAnsi" w:hAnsi="Arial" w:cs="Arial"/>
          <w:b/>
          <w:bCs/>
          <w:color w:val="0D0D0D" w:themeColor="text1" w:themeTint="F2"/>
          <w:lang w:eastAsia="en-US" w:bidi="ar-SA"/>
        </w:rPr>
      </w:pPr>
    </w:p>
    <w:p w14:paraId="2A4FA6B1" w14:textId="77777777" w:rsidR="00F51FB4" w:rsidRDefault="00F51FB4" w:rsidP="00353C45">
      <w:pPr>
        <w:pStyle w:val="Prrafodelista"/>
        <w:rPr>
          <w:rFonts w:ascii="Arial" w:eastAsiaTheme="minorHAnsi" w:hAnsi="Arial" w:cs="Arial"/>
          <w:b/>
          <w:bCs/>
          <w:color w:val="0D0D0D" w:themeColor="text1" w:themeTint="F2"/>
          <w:lang w:eastAsia="en-US" w:bidi="ar-SA"/>
        </w:rPr>
      </w:pPr>
    </w:p>
    <w:p w14:paraId="2E13EB25" w14:textId="77777777" w:rsidR="00F51FB4" w:rsidRDefault="00F51FB4" w:rsidP="00353C45">
      <w:pPr>
        <w:pStyle w:val="Prrafodelista"/>
        <w:rPr>
          <w:rFonts w:ascii="Arial" w:eastAsiaTheme="minorHAnsi" w:hAnsi="Arial" w:cs="Arial"/>
          <w:b/>
          <w:bCs/>
          <w:color w:val="0D0D0D" w:themeColor="text1" w:themeTint="F2"/>
          <w:lang w:eastAsia="en-US" w:bidi="ar-SA"/>
        </w:rPr>
      </w:pPr>
    </w:p>
    <w:p w14:paraId="5B142D67" w14:textId="77777777" w:rsidR="00FE2CA8" w:rsidRDefault="00FE2CA8" w:rsidP="00353C45">
      <w:pPr>
        <w:pStyle w:val="Prrafodelista"/>
        <w:rPr>
          <w:rFonts w:ascii="Arial" w:eastAsiaTheme="minorHAnsi" w:hAnsi="Arial" w:cs="Arial"/>
          <w:b/>
          <w:bCs/>
          <w:color w:val="0D0D0D" w:themeColor="text1" w:themeTint="F2"/>
          <w:lang w:eastAsia="en-US" w:bidi="ar-SA"/>
        </w:rPr>
      </w:pPr>
    </w:p>
    <w:p w14:paraId="51A0ADDC" w14:textId="77777777" w:rsidR="00CB7081" w:rsidRDefault="00CB7081" w:rsidP="00353C45">
      <w:pPr>
        <w:pStyle w:val="Prrafodelista"/>
        <w:rPr>
          <w:rFonts w:ascii="Arial" w:eastAsiaTheme="minorHAnsi" w:hAnsi="Arial" w:cs="Arial"/>
          <w:b/>
          <w:bCs/>
          <w:color w:val="0D0D0D" w:themeColor="text1" w:themeTint="F2"/>
          <w:lang w:eastAsia="en-US" w:bidi="ar-SA"/>
        </w:rPr>
      </w:pPr>
    </w:p>
    <w:p w14:paraId="77967C2E" w14:textId="008926B4" w:rsidR="00BF0562" w:rsidRDefault="00E86757" w:rsidP="00FE2CA8">
      <w:pPr>
        <w:pStyle w:val="Ttulo2"/>
        <w:rPr>
          <w:rFonts w:eastAsiaTheme="minorHAnsi"/>
          <w:lang w:eastAsia="en-US" w:bidi="ar-SA"/>
        </w:rPr>
      </w:pPr>
      <w:bookmarkStart w:id="91" w:name="_Toc154578534"/>
      <w:r w:rsidRPr="00DF36B1">
        <w:rPr>
          <w:rFonts w:eastAsiaTheme="minorEastAsia"/>
          <w:lang w:eastAsia="en-US" w:bidi="ar-SA"/>
        </w:rPr>
        <w:lastRenderedPageBreak/>
        <w:t>Aspectos de los criterios de eficiencia energética y digitalización.</w:t>
      </w:r>
      <w:bookmarkEnd w:id="91"/>
    </w:p>
    <w:p w14:paraId="120CA3BB" w14:textId="1F93B5E2" w:rsidR="6279C422" w:rsidRDefault="6279C422" w:rsidP="6279C422">
      <w:pPr>
        <w:rPr>
          <w:highlight w:val="yellow"/>
        </w:rPr>
      </w:pPr>
    </w:p>
    <w:p w14:paraId="2AE929CD" w14:textId="2DD37B15" w:rsidR="6279C422" w:rsidRDefault="6279C422" w:rsidP="6279C422">
      <w:pPr>
        <w:rPr>
          <w:highlight w:val="yellow"/>
        </w:rPr>
      </w:pPr>
    </w:p>
    <w:p w14:paraId="74E64323" w14:textId="77777777" w:rsidR="002B32EF" w:rsidRDefault="002B32EF" w:rsidP="6279C422">
      <w:pPr>
        <w:rPr>
          <w:highlight w:val="yellow"/>
        </w:rPr>
      </w:pPr>
    </w:p>
    <w:p w14:paraId="16D38671" w14:textId="437C5DCF" w:rsidR="001B0D7E" w:rsidRPr="00DF36B1" w:rsidRDefault="00C532F0" w:rsidP="6279C422">
      <w:pPr>
        <w:rPr>
          <w:rFonts w:ascii="Arial" w:hAnsi="Arial" w:cs="Arial"/>
          <w:sz w:val="20"/>
          <w:szCs w:val="20"/>
        </w:rPr>
      </w:pPr>
      <w:r w:rsidRPr="00DF36B1">
        <w:rPr>
          <w:rFonts w:ascii="Arial" w:hAnsi="Arial" w:cs="Arial"/>
          <w:sz w:val="20"/>
          <w:szCs w:val="20"/>
        </w:rPr>
        <w:t xml:space="preserve">Diseño de </w:t>
      </w:r>
      <w:r w:rsidR="00E16FDC" w:rsidRPr="00DF36B1">
        <w:rPr>
          <w:rFonts w:ascii="Arial" w:hAnsi="Arial" w:cs="Arial"/>
          <w:sz w:val="20"/>
          <w:szCs w:val="20"/>
        </w:rPr>
        <w:t>fuente de poder</w:t>
      </w:r>
      <w:r w:rsidR="009B19C5" w:rsidRPr="00DF36B1">
        <w:rPr>
          <w:rFonts w:ascii="Arial" w:hAnsi="Arial" w:cs="Arial"/>
          <w:sz w:val="20"/>
          <w:szCs w:val="20"/>
        </w:rPr>
        <w:t xml:space="preserve">, se </w:t>
      </w:r>
      <w:r w:rsidR="0003068C" w:rsidRPr="00DF36B1">
        <w:rPr>
          <w:rFonts w:ascii="Arial" w:hAnsi="Arial" w:cs="Arial"/>
          <w:sz w:val="20"/>
          <w:szCs w:val="20"/>
        </w:rPr>
        <w:t>concebido una fuente lineal que consta de un transformador</w:t>
      </w:r>
      <w:r w:rsidR="00C91B80" w:rsidRPr="00DF36B1">
        <w:rPr>
          <w:rFonts w:ascii="Arial" w:hAnsi="Arial" w:cs="Arial"/>
          <w:sz w:val="20"/>
          <w:szCs w:val="20"/>
        </w:rPr>
        <w:t>,</w:t>
      </w:r>
      <w:r w:rsidR="00944C52" w:rsidRPr="00DF36B1">
        <w:rPr>
          <w:rFonts w:ascii="Arial" w:hAnsi="Arial" w:cs="Arial"/>
          <w:sz w:val="20"/>
          <w:szCs w:val="20"/>
        </w:rPr>
        <w:t xml:space="preserve"> donde su salida de voltaje es rectificada filtrada y regulada</w:t>
      </w:r>
      <w:r w:rsidR="000705A3" w:rsidRPr="00DF36B1">
        <w:rPr>
          <w:rFonts w:ascii="Arial" w:hAnsi="Arial" w:cs="Arial"/>
          <w:sz w:val="20"/>
          <w:szCs w:val="20"/>
        </w:rPr>
        <w:t>.</w:t>
      </w:r>
    </w:p>
    <w:p w14:paraId="68FFC5FC" w14:textId="77777777" w:rsidR="00AF0E6A" w:rsidRPr="00DF36B1" w:rsidRDefault="00AF0E6A" w:rsidP="6279C422">
      <w:pPr>
        <w:rPr>
          <w:rFonts w:ascii="Arial" w:hAnsi="Arial" w:cs="Arial"/>
          <w:sz w:val="20"/>
          <w:szCs w:val="20"/>
        </w:rPr>
      </w:pPr>
    </w:p>
    <w:p w14:paraId="2DFBD295" w14:textId="77777777" w:rsidR="000705A3" w:rsidRPr="00DF36B1" w:rsidRDefault="000705A3" w:rsidP="6279C422">
      <w:pPr>
        <w:rPr>
          <w:rFonts w:ascii="Arial" w:hAnsi="Arial" w:cs="Arial"/>
          <w:sz w:val="20"/>
          <w:szCs w:val="20"/>
        </w:rPr>
      </w:pPr>
    </w:p>
    <w:p w14:paraId="5EF99E56" w14:textId="2941619E" w:rsidR="000705A3" w:rsidRPr="00DF36B1" w:rsidRDefault="000705A3" w:rsidP="6279C422">
      <w:pPr>
        <w:rPr>
          <w:rFonts w:ascii="Arial" w:hAnsi="Arial" w:cs="Arial"/>
          <w:sz w:val="20"/>
          <w:szCs w:val="20"/>
        </w:rPr>
      </w:pPr>
      <w:r w:rsidRPr="00DF36B1">
        <w:rPr>
          <w:rFonts w:ascii="Arial" w:hAnsi="Arial" w:cs="Arial"/>
          <w:sz w:val="20"/>
          <w:szCs w:val="20"/>
        </w:rPr>
        <w:t xml:space="preserve">Se </w:t>
      </w:r>
      <w:r w:rsidR="005E21CC" w:rsidRPr="00DF36B1">
        <w:rPr>
          <w:rFonts w:ascii="Arial" w:hAnsi="Arial" w:cs="Arial"/>
          <w:sz w:val="20"/>
          <w:szCs w:val="20"/>
        </w:rPr>
        <w:t xml:space="preserve">estiman los </w:t>
      </w:r>
      <w:r w:rsidR="006A268A" w:rsidRPr="00DF36B1">
        <w:rPr>
          <w:rFonts w:ascii="Arial" w:hAnsi="Arial" w:cs="Arial"/>
          <w:sz w:val="20"/>
          <w:szCs w:val="20"/>
        </w:rPr>
        <w:t>consumos</w:t>
      </w:r>
      <w:r w:rsidR="00495DD7" w:rsidRPr="00DF36B1">
        <w:rPr>
          <w:rFonts w:ascii="Arial" w:hAnsi="Arial" w:cs="Arial"/>
          <w:sz w:val="20"/>
          <w:szCs w:val="20"/>
        </w:rPr>
        <w:t xml:space="preserve"> de corriente</w:t>
      </w:r>
      <w:r w:rsidR="006A268A" w:rsidRPr="00DF36B1">
        <w:rPr>
          <w:rFonts w:ascii="Arial" w:hAnsi="Arial" w:cs="Arial"/>
          <w:sz w:val="20"/>
          <w:szCs w:val="20"/>
        </w:rPr>
        <w:t xml:space="preserve"> picos </w:t>
      </w:r>
      <w:r w:rsidR="005E21CC" w:rsidRPr="00DF36B1">
        <w:rPr>
          <w:rFonts w:ascii="Arial" w:hAnsi="Arial" w:cs="Arial"/>
          <w:sz w:val="20"/>
          <w:szCs w:val="20"/>
        </w:rPr>
        <w:t>de los principales componentes activos</w:t>
      </w:r>
      <w:r w:rsidR="006A268A" w:rsidRPr="00DF36B1">
        <w:rPr>
          <w:rFonts w:ascii="Arial" w:hAnsi="Arial" w:cs="Arial"/>
          <w:sz w:val="20"/>
          <w:szCs w:val="20"/>
        </w:rPr>
        <w:t xml:space="preserve">, basado en </w:t>
      </w:r>
      <w:r w:rsidR="00E00E38" w:rsidRPr="00DF36B1">
        <w:rPr>
          <w:rFonts w:ascii="Arial" w:hAnsi="Arial" w:cs="Arial"/>
          <w:sz w:val="20"/>
          <w:szCs w:val="20"/>
        </w:rPr>
        <w:t xml:space="preserve">las hojas de datos de </w:t>
      </w:r>
      <w:r w:rsidR="002245F0" w:rsidRPr="00DF36B1">
        <w:rPr>
          <w:rFonts w:ascii="Arial" w:hAnsi="Arial" w:cs="Arial"/>
          <w:sz w:val="20"/>
          <w:szCs w:val="20"/>
        </w:rPr>
        <w:t>obtenidos de su</w:t>
      </w:r>
      <w:r w:rsidR="00B92CA9" w:rsidRPr="00DF36B1">
        <w:rPr>
          <w:rFonts w:ascii="Arial" w:hAnsi="Arial" w:cs="Arial"/>
          <w:sz w:val="20"/>
          <w:szCs w:val="20"/>
        </w:rPr>
        <w:t>s datahseet (hojas).</w:t>
      </w:r>
    </w:p>
    <w:p w14:paraId="0557AB87" w14:textId="77777777" w:rsidR="009D7924" w:rsidRPr="00DF36B1" w:rsidRDefault="009D7924" w:rsidP="6279C422">
      <w:pPr>
        <w:rPr>
          <w:rFonts w:ascii="Arial" w:hAnsi="Arial" w:cs="Arial"/>
          <w:sz w:val="20"/>
          <w:szCs w:val="20"/>
        </w:rPr>
      </w:pPr>
    </w:p>
    <w:p w14:paraId="5BC41EDD" w14:textId="570918A5" w:rsidR="009D7924" w:rsidRPr="00DF36B1" w:rsidRDefault="009D7924" w:rsidP="6279C422">
      <w:pPr>
        <w:rPr>
          <w:rFonts w:ascii="Arial" w:hAnsi="Arial" w:cs="Arial"/>
          <w:sz w:val="20"/>
          <w:szCs w:val="20"/>
        </w:rPr>
      </w:pPr>
      <w:r w:rsidRPr="00DF36B1">
        <w:rPr>
          <w:rFonts w:ascii="Arial" w:hAnsi="Arial" w:cs="Arial"/>
          <w:sz w:val="20"/>
          <w:szCs w:val="20"/>
        </w:rPr>
        <w:t xml:space="preserve">Se consideran como </w:t>
      </w:r>
      <w:r w:rsidR="00E90B36" w:rsidRPr="00DF36B1">
        <w:rPr>
          <w:rFonts w:ascii="Arial" w:hAnsi="Arial" w:cs="Arial"/>
          <w:sz w:val="20"/>
          <w:szCs w:val="20"/>
        </w:rPr>
        <w:t>otros consumos</w:t>
      </w:r>
      <w:r w:rsidRPr="00DF36B1">
        <w:rPr>
          <w:rFonts w:ascii="Arial" w:hAnsi="Arial" w:cs="Arial"/>
          <w:sz w:val="20"/>
          <w:szCs w:val="20"/>
        </w:rPr>
        <w:t>,</w:t>
      </w:r>
      <w:r w:rsidR="002535DC" w:rsidRPr="00DF36B1">
        <w:rPr>
          <w:rFonts w:ascii="Arial" w:hAnsi="Arial" w:cs="Arial"/>
          <w:sz w:val="20"/>
          <w:szCs w:val="20"/>
        </w:rPr>
        <w:t xml:space="preserve"> las corrientes </w:t>
      </w:r>
      <w:r w:rsidR="006257B5" w:rsidRPr="00DF36B1">
        <w:rPr>
          <w:rFonts w:ascii="Arial" w:hAnsi="Arial" w:cs="Arial"/>
          <w:sz w:val="20"/>
          <w:szCs w:val="20"/>
        </w:rPr>
        <w:t xml:space="preserve">necesarias para el funcionamiento de componentes como reguladores de voltaje, corriente de polarización </w:t>
      </w:r>
      <w:r w:rsidR="00A00192" w:rsidRPr="00DF36B1">
        <w:rPr>
          <w:rFonts w:ascii="Arial" w:hAnsi="Arial" w:cs="Arial"/>
          <w:sz w:val="20"/>
          <w:szCs w:val="20"/>
        </w:rPr>
        <w:t>que consumen</w:t>
      </w:r>
      <w:r w:rsidR="00F27B81" w:rsidRPr="00DF36B1">
        <w:rPr>
          <w:rFonts w:ascii="Arial" w:hAnsi="Arial" w:cs="Arial"/>
          <w:sz w:val="20"/>
          <w:szCs w:val="20"/>
        </w:rPr>
        <w:t xml:space="preserve"> los circuitos integrados</w:t>
      </w:r>
      <w:r w:rsidR="009B0452" w:rsidRPr="00DF36B1">
        <w:rPr>
          <w:rFonts w:ascii="Arial" w:hAnsi="Arial" w:cs="Arial"/>
          <w:sz w:val="20"/>
          <w:szCs w:val="20"/>
        </w:rPr>
        <w:t xml:space="preserve"> perdidas en los diodos y resistencias</w:t>
      </w:r>
      <w:r w:rsidR="008B0D12" w:rsidRPr="00DF36B1">
        <w:rPr>
          <w:rFonts w:ascii="Arial" w:hAnsi="Arial" w:cs="Arial"/>
          <w:sz w:val="20"/>
          <w:szCs w:val="20"/>
        </w:rPr>
        <w:t xml:space="preserve">, además de las posibles </w:t>
      </w:r>
      <w:r w:rsidR="00DF36B1" w:rsidRPr="00DF36B1">
        <w:rPr>
          <w:rFonts w:ascii="Arial" w:hAnsi="Arial" w:cs="Arial"/>
          <w:sz w:val="20"/>
          <w:szCs w:val="20"/>
        </w:rPr>
        <w:t>pérdidas</w:t>
      </w:r>
      <w:r w:rsidR="008B0D12" w:rsidRPr="00DF36B1">
        <w:rPr>
          <w:rFonts w:ascii="Arial" w:hAnsi="Arial" w:cs="Arial"/>
          <w:sz w:val="20"/>
          <w:szCs w:val="20"/>
        </w:rPr>
        <w:t xml:space="preserve"> en el transformador que alienta el dispositivo </w:t>
      </w:r>
    </w:p>
    <w:p w14:paraId="3B009F16" w14:textId="25AAD8E3" w:rsidR="00FD6BC3" w:rsidRDefault="00FD6BC3" w:rsidP="6279C422">
      <w:pPr>
        <w:rPr>
          <w:rFonts w:ascii="Arial" w:hAnsi="Arial" w:cs="Arial"/>
          <w:sz w:val="20"/>
          <w:szCs w:val="20"/>
        </w:rPr>
      </w:pPr>
    </w:p>
    <w:p w14:paraId="4BDFC952" w14:textId="4E3F9D75" w:rsidR="00B56868" w:rsidRDefault="00B56868" w:rsidP="6279C422">
      <w:pPr>
        <w:rPr>
          <w:rFonts w:ascii="Arial" w:hAnsi="Arial" w:cs="Arial"/>
          <w:sz w:val="20"/>
          <w:szCs w:val="20"/>
        </w:rPr>
      </w:pPr>
      <w:r>
        <w:rPr>
          <w:rFonts w:ascii="Arial" w:hAnsi="Arial" w:cs="Arial"/>
          <w:sz w:val="20"/>
          <w:szCs w:val="20"/>
        </w:rPr>
        <w:t>Tabla 6 (</w:t>
      </w:r>
      <w:r w:rsidR="00CB41F9">
        <w:rPr>
          <w:rFonts w:ascii="Arial" w:hAnsi="Arial" w:cs="Arial"/>
          <w:sz w:val="20"/>
          <w:szCs w:val="20"/>
        </w:rPr>
        <w:t>Eficiencia energética)</w:t>
      </w:r>
    </w:p>
    <w:p w14:paraId="1A92DE9C" w14:textId="77777777" w:rsidR="00B56868" w:rsidRPr="00DF36B1" w:rsidRDefault="00B56868" w:rsidP="6279C422">
      <w:pPr>
        <w:rPr>
          <w:rFonts w:ascii="Arial" w:hAnsi="Arial" w:cs="Arial"/>
          <w:sz w:val="20"/>
          <w:szCs w:val="20"/>
        </w:rPr>
      </w:pPr>
    </w:p>
    <w:tbl>
      <w:tblPr>
        <w:tblStyle w:val="Tablaconcuadrcula"/>
        <w:tblW w:w="0" w:type="auto"/>
        <w:tblLook w:val="04A0" w:firstRow="1" w:lastRow="0" w:firstColumn="1" w:lastColumn="0" w:noHBand="0" w:noVBand="1"/>
      </w:tblPr>
      <w:tblGrid>
        <w:gridCol w:w="2646"/>
        <w:gridCol w:w="2143"/>
        <w:gridCol w:w="2211"/>
        <w:gridCol w:w="1872"/>
      </w:tblGrid>
      <w:tr w:rsidR="009B0452" w:rsidRPr="00DF36B1" w14:paraId="6849078A" w14:textId="15034467" w:rsidTr="00E0537C">
        <w:tc>
          <w:tcPr>
            <w:tcW w:w="2646" w:type="dxa"/>
          </w:tcPr>
          <w:p w14:paraId="74802173" w14:textId="14159745" w:rsidR="009B0452" w:rsidRPr="00DF36B1" w:rsidRDefault="009B0452" w:rsidP="6279C422">
            <w:pPr>
              <w:rPr>
                <w:rFonts w:ascii="Arial" w:hAnsi="Arial" w:cs="Arial"/>
                <w:sz w:val="20"/>
                <w:szCs w:val="20"/>
              </w:rPr>
            </w:pPr>
            <w:r w:rsidRPr="00DF36B1">
              <w:rPr>
                <w:rFonts w:ascii="Arial" w:hAnsi="Arial" w:cs="Arial"/>
                <w:sz w:val="20"/>
                <w:szCs w:val="20"/>
              </w:rPr>
              <w:t>componente</w:t>
            </w:r>
          </w:p>
        </w:tc>
        <w:tc>
          <w:tcPr>
            <w:tcW w:w="2143" w:type="dxa"/>
          </w:tcPr>
          <w:p w14:paraId="729040D8" w14:textId="2992469E" w:rsidR="009B0452" w:rsidRPr="00DF36B1" w:rsidRDefault="009B0452" w:rsidP="6279C422">
            <w:pPr>
              <w:rPr>
                <w:rFonts w:ascii="Arial" w:hAnsi="Arial" w:cs="Arial"/>
                <w:sz w:val="20"/>
                <w:szCs w:val="20"/>
              </w:rPr>
            </w:pPr>
            <w:r w:rsidRPr="00DF36B1">
              <w:rPr>
                <w:rFonts w:ascii="Arial" w:hAnsi="Arial" w:cs="Arial"/>
                <w:sz w:val="20"/>
                <w:szCs w:val="20"/>
              </w:rPr>
              <w:t>cantidad</w:t>
            </w:r>
          </w:p>
        </w:tc>
        <w:tc>
          <w:tcPr>
            <w:tcW w:w="2211" w:type="dxa"/>
          </w:tcPr>
          <w:p w14:paraId="23149947" w14:textId="25FB1C23" w:rsidR="009B0452" w:rsidRPr="00DF36B1" w:rsidRDefault="009B0452" w:rsidP="6279C422">
            <w:pPr>
              <w:rPr>
                <w:rFonts w:ascii="Arial" w:hAnsi="Arial" w:cs="Arial"/>
                <w:sz w:val="20"/>
                <w:szCs w:val="20"/>
              </w:rPr>
            </w:pPr>
            <w:r w:rsidRPr="00DF36B1">
              <w:rPr>
                <w:rFonts w:ascii="Arial" w:hAnsi="Arial" w:cs="Arial"/>
                <w:sz w:val="20"/>
                <w:szCs w:val="20"/>
              </w:rPr>
              <w:t>Consumo total</w:t>
            </w:r>
          </w:p>
        </w:tc>
        <w:tc>
          <w:tcPr>
            <w:tcW w:w="1872" w:type="dxa"/>
          </w:tcPr>
          <w:p w14:paraId="58B737F2" w14:textId="71C36BFF" w:rsidR="009B0452" w:rsidRPr="00DF36B1" w:rsidRDefault="009B0452" w:rsidP="6279C422">
            <w:pPr>
              <w:rPr>
                <w:rFonts w:ascii="Arial" w:hAnsi="Arial" w:cs="Arial"/>
                <w:sz w:val="20"/>
                <w:szCs w:val="20"/>
              </w:rPr>
            </w:pPr>
            <w:r w:rsidRPr="00DF36B1">
              <w:rPr>
                <w:rFonts w:ascii="Arial" w:hAnsi="Arial" w:cs="Arial"/>
                <w:sz w:val="20"/>
                <w:szCs w:val="20"/>
              </w:rPr>
              <w:t>Voltaje</w:t>
            </w:r>
          </w:p>
        </w:tc>
      </w:tr>
      <w:tr w:rsidR="009B0452" w:rsidRPr="00DF36B1" w14:paraId="2ABF3059" w14:textId="2622B341" w:rsidTr="00E0537C">
        <w:tc>
          <w:tcPr>
            <w:tcW w:w="2646" w:type="dxa"/>
          </w:tcPr>
          <w:p w14:paraId="54B335AA" w14:textId="06AB88DD" w:rsidR="009B0452" w:rsidRPr="00DF36B1" w:rsidRDefault="009B0452" w:rsidP="6279C422">
            <w:pPr>
              <w:rPr>
                <w:rFonts w:ascii="Arial" w:hAnsi="Arial" w:cs="Arial"/>
                <w:sz w:val="20"/>
                <w:szCs w:val="20"/>
              </w:rPr>
            </w:pPr>
            <w:r w:rsidRPr="00DF36B1">
              <w:rPr>
                <w:rFonts w:ascii="Arial" w:hAnsi="Arial" w:cs="Arial"/>
                <w:sz w:val="20"/>
                <w:szCs w:val="20"/>
              </w:rPr>
              <w:t>microcontrolador</w:t>
            </w:r>
          </w:p>
        </w:tc>
        <w:tc>
          <w:tcPr>
            <w:tcW w:w="2143" w:type="dxa"/>
          </w:tcPr>
          <w:p w14:paraId="7A1E903F" w14:textId="7A30ECA1" w:rsidR="009B0452" w:rsidRPr="00DF36B1" w:rsidRDefault="009B0452" w:rsidP="6279C422">
            <w:pPr>
              <w:rPr>
                <w:rFonts w:ascii="Arial" w:hAnsi="Arial" w:cs="Arial"/>
                <w:sz w:val="20"/>
                <w:szCs w:val="20"/>
              </w:rPr>
            </w:pPr>
            <w:r w:rsidRPr="00DF36B1">
              <w:rPr>
                <w:rFonts w:ascii="Arial" w:hAnsi="Arial" w:cs="Arial"/>
                <w:sz w:val="20"/>
                <w:szCs w:val="20"/>
              </w:rPr>
              <w:t>1</w:t>
            </w:r>
          </w:p>
        </w:tc>
        <w:tc>
          <w:tcPr>
            <w:tcW w:w="2211" w:type="dxa"/>
          </w:tcPr>
          <w:p w14:paraId="0190CAC2" w14:textId="095C4997" w:rsidR="009B0452" w:rsidRPr="00DF36B1" w:rsidRDefault="009B0452" w:rsidP="6279C422">
            <w:pPr>
              <w:rPr>
                <w:rFonts w:ascii="Arial" w:hAnsi="Arial" w:cs="Arial"/>
                <w:sz w:val="20"/>
                <w:szCs w:val="20"/>
              </w:rPr>
            </w:pPr>
            <w:r w:rsidRPr="00DF36B1">
              <w:rPr>
                <w:rFonts w:ascii="Arial" w:hAnsi="Arial" w:cs="Arial"/>
                <w:sz w:val="20"/>
                <w:szCs w:val="20"/>
              </w:rPr>
              <w:t>250mA</w:t>
            </w:r>
          </w:p>
        </w:tc>
        <w:tc>
          <w:tcPr>
            <w:tcW w:w="1872" w:type="dxa"/>
          </w:tcPr>
          <w:p w14:paraId="6BB4B008" w14:textId="75BC35B6" w:rsidR="009B0452" w:rsidRPr="00DF36B1" w:rsidRDefault="009B0452" w:rsidP="6279C422">
            <w:pPr>
              <w:rPr>
                <w:rFonts w:ascii="Arial" w:hAnsi="Arial" w:cs="Arial"/>
                <w:sz w:val="20"/>
                <w:szCs w:val="20"/>
              </w:rPr>
            </w:pPr>
            <w:r w:rsidRPr="00DF36B1">
              <w:rPr>
                <w:rFonts w:ascii="Arial" w:hAnsi="Arial" w:cs="Arial"/>
                <w:sz w:val="20"/>
                <w:szCs w:val="20"/>
              </w:rPr>
              <w:t>5V</w:t>
            </w:r>
          </w:p>
        </w:tc>
      </w:tr>
      <w:tr w:rsidR="009B0452" w:rsidRPr="00DF36B1" w14:paraId="4D8DD068" w14:textId="0CEC6132" w:rsidTr="00E0537C">
        <w:tc>
          <w:tcPr>
            <w:tcW w:w="2646" w:type="dxa"/>
          </w:tcPr>
          <w:p w14:paraId="03AE7ED5" w14:textId="5764D721" w:rsidR="009B0452" w:rsidRPr="00DF36B1" w:rsidRDefault="009B0452" w:rsidP="6279C422">
            <w:pPr>
              <w:rPr>
                <w:rFonts w:ascii="Arial" w:hAnsi="Arial" w:cs="Arial"/>
                <w:sz w:val="20"/>
                <w:szCs w:val="20"/>
              </w:rPr>
            </w:pPr>
            <w:r w:rsidRPr="00DF36B1">
              <w:rPr>
                <w:rFonts w:ascii="Arial" w:hAnsi="Arial" w:cs="Arial"/>
                <w:sz w:val="20"/>
                <w:szCs w:val="20"/>
              </w:rPr>
              <w:t>Tl071</w:t>
            </w:r>
          </w:p>
        </w:tc>
        <w:tc>
          <w:tcPr>
            <w:tcW w:w="2143" w:type="dxa"/>
          </w:tcPr>
          <w:p w14:paraId="58446EB5" w14:textId="18F24574" w:rsidR="009B0452" w:rsidRPr="00DF36B1" w:rsidRDefault="009B0452" w:rsidP="6279C422">
            <w:pPr>
              <w:rPr>
                <w:rFonts w:ascii="Arial" w:hAnsi="Arial" w:cs="Arial"/>
                <w:sz w:val="20"/>
                <w:szCs w:val="20"/>
              </w:rPr>
            </w:pPr>
            <w:r w:rsidRPr="00DF36B1">
              <w:rPr>
                <w:rFonts w:ascii="Arial" w:hAnsi="Arial" w:cs="Arial"/>
                <w:sz w:val="20"/>
                <w:szCs w:val="20"/>
              </w:rPr>
              <w:t>2</w:t>
            </w:r>
          </w:p>
        </w:tc>
        <w:tc>
          <w:tcPr>
            <w:tcW w:w="2211" w:type="dxa"/>
          </w:tcPr>
          <w:p w14:paraId="5457F639" w14:textId="4BB279AA" w:rsidR="009B0452" w:rsidRPr="00DF36B1" w:rsidRDefault="009B0452" w:rsidP="6279C422">
            <w:pPr>
              <w:rPr>
                <w:rFonts w:ascii="Arial" w:hAnsi="Arial" w:cs="Arial"/>
                <w:sz w:val="20"/>
                <w:szCs w:val="20"/>
              </w:rPr>
            </w:pPr>
            <w:r w:rsidRPr="00DF36B1">
              <w:rPr>
                <w:rFonts w:ascii="Arial" w:hAnsi="Arial" w:cs="Arial"/>
                <w:sz w:val="20"/>
                <w:szCs w:val="20"/>
              </w:rPr>
              <w:t>2.5mA</w:t>
            </w:r>
          </w:p>
        </w:tc>
        <w:tc>
          <w:tcPr>
            <w:tcW w:w="1872" w:type="dxa"/>
          </w:tcPr>
          <w:p w14:paraId="54404BAC" w14:textId="50657CD4" w:rsidR="009B0452" w:rsidRPr="00DF36B1" w:rsidRDefault="009B0452" w:rsidP="6279C422">
            <w:pPr>
              <w:rPr>
                <w:rFonts w:ascii="Arial" w:hAnsi="Arial" w:cs="Arial"/>
                <w:sz w:val="20"/>
                <w:szCs w:val="20"/>
              </w:rPr>
            </w:pPr>
            <w:r w:rsidRPr="00DF36B1">
              <w:rPr>
                <w:rFonts w:ascii="Arial" w:hAnsi="Arial" w:cs="Arial"/>
                <w:sz w:val="20"/>
                <w:szCs w:val="20"/>
              </w:rPr>
              <w:t>12V</w:t>
            </w:r>
          </w:p>
        </w:tc>
      </w:tr>
      <w:tr w:rsidR="009B0452" w:rsidRPr="00DF36B1" w14:paraId="7C121A55" w14:textId="33E97739" w:rsidTr="00E0537C">
        <w:tc>
          <w:tcPr>
            <w:tcW w:w="2646" w:type="dxa"/>
          </w:tcPr>
          <w:p w14:paraId="54810E9B" w14:textId="38CC5B5F" w:rsidR="009B0452" w:rsidRPr="00DF36B1" w:rsidRDefault="009B0452" w:rsidP="6279C422">
            <w:pPr>
              <w:rPr>
                <w:rFonts w:ascii="Arial" w:hAnsi="Arial" w:cs="Arial"/>
                <w:sz w:val="20"/>
                <w:szCs w:val="20"/>
              </w:rPr>
            </w:pPr>
            <w:r w:rsidRPr="00DF36B1">
              <w:rPr>
                <w:rFonts w:ascii="Arial" w:hAnsi="Arial" w:cs="Arial"/>
                <w:sz w:val="20"/>
                <w:szCs w:val="20"/>
              </w:rPr>
              <w:t>Tl072</w:t>
            </w:r>
          </w:p>
        </w:tc>
        <w:tc>
          <w:tcPr>
            <w:tcW w:w="2143" w:type="dxa"/>
          </w:tcPr>
          <w:p w14:paraId="761A2E91" w14:textId="215F2CB0" w:rsidR="009B0452" w:rsidRPr="00DF36B1" w:rsidRDefault="009B0452" w:rsidP="6279C422">
            <w:pPr>
              <w:rPr>
                <w:rFonts w:ascii="Arial" w:hAnsi="Arial" w:cs="Arial"/>
                <w:sz w:val="20"/>
                <w:szCs w:val="20"/>
              </w:rPr>
            </w:pPr>
            <w:r w:rsidRPr="00DF36B1">
              <w:rPr>
                <w:rFonts w:ascii="Arial" w:hAnsi="Arial" w:cs="Arial"/>
                <w:sz w:val="20"/>
                <w:szCs w:val="20"/>
              </w:rPr>
              <w:t>1</w:t>
            </w:r>
          </w:p>
        </w:tc>
        <w:tc>
          <w:tcPr>
            <w:tcW w:w="2211" w:type="dxa"/>
          </w:tcPr>
          <w:p w14:paraId="65795DD8" w14:textId="22A494AB" w:rsidR="009B0452" w:rsidRPr="00DF36B1" w:rsidRDefault="009B0452" w:rsidP="6279C422">
            <w:pPr>
              <w:rPr>
                <w:rFonts w:ascii="Arial" w:hAnsi="Arial" w:cs="Arial"/>
                <w:sz w:val="20"/>
                <w:szCs w:val="20"/>
              </w:rPr>
            </w:pPr>
            <w:r w:rsidRPr="00DF36B1">
              <w:rPr>
                <w:rFonts w:ascii="Arial" w:hAnsi="Arial" w:cs="Arial"/>
                <w:sz w:val="20"/>
                <w:szCs w:val="20"/>
              </w:rPr>
              <w:t>2.5mA</w:t>
            </w:r>
          </w:p>
        </w:tc>
        <w:tc>
          <w:tcPr>
            <w:tcW w:w="1872" w:type="dxa"/>
          </w:tcPr>
          <w:p w14:paraId="0999A68C" w14:textId="50BCD180" w:rsidR="009B0452" w:rsidRPr="00DF36B1" w:rsidRDefault="009B0452" w:rsidP="6279C422">
            <w:pPr>
              <w:rPr>
                <w:rFonts w:ascii="Arial" w:hAnsi="Arial" w:cs="Arial"/>
                <w:sz w:val="20"/>
                <w:szCs w:val="20"/>
              </w:rPr>
            </w:pPr>
            <w:r w:rsidRPr="00DF36B1">
              <w:rPr>
                <w:rFonts w:ascii="Arial" w:hAnsi="Arial" w:cs="Arial"/>
                <w:sz w:val="20"/>
                <w:szCs w:val="20"/>
              </w:rPr>
              <w:t>12V</w:t>
            </w:r>
          </w:p>
        </w:tc>
      </w:tr>
      <w:tr w:rsidR="009B0452" w:rsidRPr="00DF36B1" w14:paraId="08C72698" w14:textId="4A05B39A" w:rsidTr="00E0537C">
        <w:tc>
          <w:tcPr>
            <w:tcW w:w="2646" w:type="dxa"/>
          </w:tcPr>
          <w:p w14:paraId="5D891A2D" w14:textId="4C7BA6A5" w:rsidR="009B0452" w:rsidRPr="00DF36B1" w:rsidRDefault="009B0452" w:rsidP="6279C422">
            <w:pPr>
              <w:rPr>
                <w:rFonts w:ascii="Arial" w:hAnsi="Arial" w:cs="Arial"/>
                <w:sz w:val="20"/>
                <w:szCs w:val="20"/>
              </w:rPr>
            </w:pPr>
            <w:r w:rsidRPr="00DF36B1">
              <w:rPr>
                <w:rFonts w:ascii="Arial" w:hAnsi="Arial" w:cs="Arial"/>
                <w:sz w:val="20"/>
                <w:szCs w:val="20"/>
              </w:rPr>
              <w:t>Lm339</w:t>
            </w:r>
          </w:p>
        </w:tc>
        <w:tc>
          <w:tcPr>
            <w:tcW w:w="2143" w:type="dxa"/>
          </w:tcPr>
          <w:p w14:paraId="6FBE0E61" w14:textId="5B422298" w:rsidR="009B0452" w:rsidRPr="00DF36B1" w:rsidRDefault="009B0452" w:rsidP="6279C422">
            <w:pPr>
              <w:rPr>
                <w:rFonts w:ascii="Arial" w:hAnsi="Arial" w:cs="Arial"/>
                <w:sz w:val="20"/>
                <w:szCs w:val="20"/>
              </w:rPr>
            </w:pPr>
            <w:r w:rsidRPr="00DF36B1">
              <w:rPr>
                <w:rFonts w:ascii="Arial" w:hAnsi="Arial" w:cs="Arial"/>
                <w:sz w:val="20"/>
                <w:szCs w:val="20"/>
              </w:rPr>
              <w:t>1</w:t>
            </w:r>
          </w:p>
        </w:tc>
        <w:tc>
          <w:tcPr>
            <w:tcW w:w="2211" w:type="dxa"/>
          </w:tcPr>
          <w:p w14:paraId="693A9DDD" w14:textId="22D8936A" w:rsidR="009B0452" w:rsidRPr="00DF36B1" w:rsidRDefault="009B0452" w:rsidP="6279C422">
            <w:pPr>
              <w:rPr>
                <w:rFonts w:ascii="Arial" w:hAnsi="Arial" w:cs="Arial"/>
                <w:sz w:val="20"/>
                <w:szCs w:val="20"/>
              </w:rPr>
            </w:pPr>
            <w:r w:rsidRPr="00DF36B1">
              <w:rPr>
                <w:rFonts w:ascii="Arial" w:hAnsi="Arial" w:cs="Arial"/>
                <w:sz w:val="20"/>
                <w:szCs w:val="20"/>
              </w:rPr>
              <w:t>20mA</w:t>
            </w:r>
          </w:p>
        </w:tc>
        <w:tc>
          <w:tcPr>
            <w:tcW w:w="1872" w:type="dxa"/>
          </w:tcPr>
          <w:p w14:paraId="5E05E1ED" w14:textId="6884DC7C" w:rsidR="009B0452" w:rsidRPr="00DF36B1" w:rsidRDefault="009B0452" w:rsidP="6279C422">
            <w:pPr>
              <w:rPr>
                <w:rFonts w:ascii="Arial" w:hAnsi="Arial" w:cs="Arial"/>
                <w:sz w:val="20"/>
                <w:szCs w:val="20"/>
              </w:rPr>
            </w:pPr>
            <w:r w:rsidRPr="00DF36B1">
              <w:rPr>
                <w:rFonts w:ascii="Arial" w:hAnsi="Arial" w:cs="Arial"/>
                <w:sz w:val="20"/>
                <w:szCs w:val="20"/>
              </w:rPr>
              <w:t>12V</w:t>
            </w:r>
          </w:p>
        </w:tc>
      </w:tr>
      <w:tr w:rsidR="009B0452" w:rsidRPr="00DF36B1" w14:paraId="1BF0E94F" w14:textId="3006C779" w:rsidTr="00E0537C">
        <w:tc>
          <w:tcPr>
            <w:tcW w:w="2646" w:type="dxa"/>
          </w:tcPr>
          <w:p w14:paraId="5DD3824C" w14:textId="47066655" w:rsidR="009B0452" w:rsidRPr="00DF36B1" w:rsidRDefault="00DF36B1" w:rsidP="6279C422">
            <w:pPr>
              <w:rPr>
                <w:rFonts w:ascii="Arial" w:hAnsi="Arial" w:cs="Arial"/>
                <w:sz w:val="20"/>
                <w:szCs w:val="20"/>
              </w:rPr>
            </w:pPr>
            <w:r>
              <w:rPr>
                <w:rFonts w:ascii="Arial" w:hAnsi="Arial" w:cs="Arial"/>
                <w:sz w:val="20"/>
                <w:szCs w:val="20"/>
              </w:rPr>
              <w:t>R</w:t>
            </w:r>
            <w:r w:rsidRPr="00DF36B1">
              <w:rPr>
                <w:rFonts w:ascii="Arial" w:hAnsi="Arial" w:cs="Arial"/>
                <w:sz w:val="20"/>
                <w:szCs w:val="20"/>
              </w:rPr>
              <w:t>elés</w:t>
            </w:r>
          </w:p>
        </w:tc>
        <w:tc>
          <w:tcPr>
            <w:tcW w:w="2143" w:type="dxa"/>
          </w:tcPr>
          <w:p w14:paraId="163A9007" w14:textId="6E0182C4" w:rsidR="009B0452" w:rsidRPr="00DF36B1" w:rsidRDefault="009B0452" w:rsidP="6279C422">
            <w:pPr>
              <w:rPr>
                <w:rFonts w:ascii="Arial" w:hAnsi="Arial" w:cs="Arial"/>
                <w:sz w:val="20"/>
                <w:szCs w:val="20"/>
              </w:rPr>
            </w:pPr>
            <w:r w:rsidRPr="00DF36B1">
              <w:rPr>
                <w:rFonts w:ascii="Arial" w:hAnsi="Arial" w:cs="Arial"/>
                <w:sz w:val="20"/>
                <w:szCs w:val="20"/>
              </w:rPr>
              <w:t>8</w:t>
            </w:r>
          </w:p>
        </w:tc>
        <w:tc>
          <w:tcPr>
            <w:tcW w:w="2211" w:type="dxa"/>
          </w:tcPr>
          <w:p w14:paraId="5FB41E07" w14:textId="08FBBCFC" w:rsidR="009B0452" w:rsidRPr="00DF36B1" w:rsidRDefault="009B0452" w:rsidP="6279C422">
            <w:pPr>
              <w:rPr>
                <w:rFonts w:ascii="Arial" w:hAnsi="Arial" w:cs="Arial"/>
                <w:sz w:val="20"/>
                <w:szCs w:val="20"/>
              </w:rPr>
            </w:pPr>
            <w:r w:rsidRPr="00DF36B1">
              <w:rPr>
                <w:rFonts w:ascii="Arial" w:hAnsi="Arial" w:cs="Arial"/>
                <w:sz w:val="20"/>
                <w:szCs w:val="20"/>
              </w:rPr>
              <w:t>17mA</w:t>
            </w:r>
          </w:p>
        </w:tc>
        <w:tc>
          <w:tcPr>
            <w:tcW w:w="1872" w:type="dxa"/>
          </w:tcPr>
          <w:p w14:paraId="206BDA9F" w14:textId="6094121B" w:rsidR="009B0452" w:rsidRPr="00DF36B1" w:rsidRDefault="009B0452" w:rsidP="6279C422">
            <w:pPr>
              <w:rPr>
                <w:rFonts w:ascii="Arial" w:hAnsi="Arial" w:cs="Arial"/>
                <w:sz w:val="20"/>
                <w:szCs w:val="20"/>
              </w:rPr>
            </w:pPr>
            <w:r w:rsidRPr="00DF36B1">
              <w:rPr>
                <w:rFonts w:ascii="Arial" w:hAnsi="Arial" w:cs="Arial"/>
                <w:sz w:val="20"/>
                <w:szCs w:val="20"/>
              </w:rPr>
              <w:t>12V</w:t>
            </w:r>
          </w:p>
        </w:tc>
      </w:tr>
      <w:tr w:rsidR="009B0452" w:rsidRPr="00DF36B1" w14:paraId="0465EBC4" w14:textId="7A27C66E" w:rsidTr="00E0537C">
        <w:tc>
          <w:tcPr>
            <w:tcW w:w="2646" w:type="dxa"/>
          </w:tcPr>
          <w:p w14:paraId="3DEB5523" w14:textId="0E5B1FBF" w:rsidR="009B0452" w:rsidRPr="00DF36B1" w:rsidRDefault="009B0452" w:rsidP="6279C422">
            <w:pPr>
              <w:rPr>
                <w:rFonts w:ascii="Arial" w:hAnsi="Arial" w:cs="Arial"/>
                <w:sz w:val="20"/>
                <w:szCs w:val="20"/>
              </w:rPr>
            </w:pPr>
            <w:r w:rsidRPr="00DF36B1">
              <w:rPr>
                <w:rFonts w:ascii="Arial" w:hAnsi="Arial" w:cs="Arial"/>
                <w:sz w:val="20"/>
                <w:szCs w:val="20"/>
              </w:rPr>
              <w:t>Display lcd</w:t>
            </w:r>
          </w:p>
        </w:tc>
        <w:tc>
          <w:tcPr>
            <w:tcW w:w="2143" w:type="dxa"/>
          </w:tcPr>
          <w:p w14:paraId="082E059F" w14:textId="44CD7268" w:rsidR="009B0452" w:rsidRPr="00DF36B1" w:rsidRDefault="009B0452" w:rsidP="6279C422">
            <w:pPr>
              <w:rPr>
                <w:rFonts w:ascii="Arial" w:hAnsi="Arial" w:cs="Arial"/>
                <w:sz w:val="20"/>
                <w:szCs w:val="20"/>
              </w:rPr>
            </w:pPr>
            <w:r w:rsidRPr="00DF36B1">
              <w:rPr>
                <w:rFonts w:ascii="Arial" w:hAnsi="Arial" w:cs="Arial"/>
                <w:sz w:val="20"/>
                <w:szCs w:val="20"/>
              </w:rPr>
              <w:t>1</w:t>
            </w:r>
          </w:p>
        </w:tc>
        <w:tc>
          <w:tcPr>
            <w:tcW w:w="2211" w:type="dxa"/>
          </w:tcPr>
          <w:p w14:paraId="689A596F" w14:textId="0627F6AE" w:rsidR="009B0452" w:rsidRPr="00DF36B1" w:rsidRDefault="009B0452" w:rsidP="6279C422">
            <w:pPr>
              <w:rPr>
                <w:rFonts w:ascii="Arial" w:hAnsi="Arial" w:cs="Arial"/>
                <w:sz w:val="20"/>
                <w:szCs w:val="20"/>
              </w:rPr>
            </w:pPr>
            <w:r w:rsidRPr="00DF36B1">
              <w:rPr>
                <w:rFonts w:ascii="Arial" w:hAnsi="Arial" w:cs="Arial"/>
                <w:sz w:val="20"/>
                <w:szCs w:val="20"/>
              </w:rPr>
              <w:t>25mA</w:t>
            </w:r>
          </w:p>
        </w:tc>
        <w:tc>
          <w:tcPr>
            <w:tcW w:w="1872" w:type="dxa"/>
          </w:tcPr>
          <w:p w14:paraId="69C881DD" w14:textId="6E5807ED" w:rsidR="009B0452" w:rsidRPr="00DF36B1" w:rsidRDefault="009B0452" w:rsidP="6279C422">
            <w:pPr>
              <w:rPr>
                <w:rFonts w:ascii="Arial" w:hAnsi="Arial" w:cs="Arial"/>
                <w:sz w:val="20"/>
                <w:szCs w:val="20"/>
              </w:rPr>
            </w:pPr>
            <w:r w:rsidRPr="00DF36B1">
              <w:rPr>
                <w:rFonts w:ascii="Arial" w:hAnsi="Arial" w:cs="Arial"/>
                <w:sz w:val="20"/>
                <w:szCs w:val="20"/>
              </w:rPr>
              <w:t>5V</w:t>
            </w:r>
          </w:p>
        </w:tc>
      </w:tr>
      <w:tr w:rsidR="009B0452" w:rsidRPr="00DF36B1" w14:paraId="70E6A148" w14:textId="7DF89EF1" w:rsidTr="00E0537C">
        <w:tc>
          <w:tcPr>
            <w:tcW w:w="2646" w:type="dxa"/>
          </w:tcPr>
          <w:p w14:paraId="3820F2F5" w14:textId="12ED5144" w:rsidR="009B0452" w:rsidRPr="00DF36B1" w:rsidRDefault="009B0452" w:rsidP="6279C422">
            <w:pPr>
              <w:rPr>
                <w:rFonts w:ascii="Arial" w:hAnsi="Arial" w:cs="Arial"/>
                <w:sz w:val="20"/>
                <w:szCs w:val="20"/>
              </w:rPr>
            </w:pPr>
            <w:r w:rsidRPr="00DF36B1">
              <w:rPr>
                <w:rFonts w:ascii="Arial" w:hAnsi="Arial" w:cs="Arial"/>
                <w:sz w:val="20"/>
                <w:szCs w:val="20"/>
              </w:rPr>
              <w:t>Otros consumos estimados</w:t>
            </w:r>
          </w:p>
        </w:tc>
        <w:tc>
          <w:tcPr>
            <w:tcW w:w="2143" w:type="dxa"/>
          </w:tcPr>
          <w:p w14:paraId="6315603E" w14:textId="77777777" w:rsidR="009B0452" w:rsidRPr="00DF36B1" w:rsidRDefault="009B0452" w:rsidP="6279C422">
            <w:pPr>
              <w:rPr>
                <w:rFonts w:ascii="Arial" w:hAnsi="Arial" w:cs="Arial"/>
                <w:sz w:val="20"/>
                <w:szCs w:val="20"/>
              </w:rPr>
            </w:pPr>
          </w:p>
        </w:tc>
        <w:tc>
          <w:tcPr>
            <w:tcW w:w="2211" w:type="dxa"/>
          </w:tcPr>
          <w:p w14:paraId="461A100D" w14:textId="66873CE1" w:rsidR="009B0452" w:rsidRPr="00DF36B1" w:rsidRDefault="009B0452" w:rsidP="6279C422">
            <w:pPr>
              <w:rPr>
                <w:rFonts w:ascii="Arial" w:hAnsi="Arial" w:cs="Arial"/>
                <w:sz w:val="20"/>
                <w:szCs w:val="20"/>
              </w:rPr>
            </w:pPr>
            <w:r w:rsidRPr="00DF36B1">
              <w:rPr>
                <w:rFonts w:ascii="Arial" w:hAnsi="Arial" w:cs="Arial"/>
                <w:sz w:val="20"/>
                <w:szCs w:val="20"/>
              </w:rPr>
              <w:t>100mA</w:t>
            </w:r>
          </w:p>
        </w:tc>
        <w:tc>
          <w:tcPr>
            <w:tcW w:w="1872" w:type="dxa"/>
          </w:tcPr>
          <w:p w14:paraId="1248A61D" w14:textId="3E90C3EB" w:rsidR="009B0452" w:rsidRPr="00DF36B1" w:rsidRDefault="009B0452" w:rsidP="6279C422">
            <w:pPr>
              <w:rPr>
                <w:rFonts w:ascii="Arial" w:hAnsi="Arial" w:cs="Arial"/>
                <w:sz w:val="20"/>
                <w:szCs w:val="20"/>
              </w:rPr>
            </w:pPr>
            <w:r w:rsidRPr="00DF36B1">
              <w:rPr>
                <w:rFonts w:ascii="Arial" w:hAnsi="Arial" w:cs="Arial"/>
                <w:sz w:val="20"/>
                <w:szCs w:val="20"/>
              </w:rPr>
              <w:t>12V</w:t>
            </w:r>
          </w:p>
        </w:tc>
      </w:tr>
      <w:tr w:rsidR="009B0452" w:rsidRPr="00DF36B1" w14:paraId="6E2F53D5" w14:textId="5E56CCB1" w:rsidTr="00E0537C">
        <w:tc>
          <w:tcPr>
            <w:tcW w:w="2646" w:type="dxa"/>
          </w:tcPr>
          <w:p w14:paraId="4729953B" w14:textId="77777777" w:rsidR="009B0452" w:rsidRPr="00DF36B1" w:rsidRDefault="009B0452" w:rsidP="6279C422">
            <w:pPr>
              <w:rPr>
                <w:rFonts w:ascii="Arial" w:hAnsi="Arial" w:cs="Arial"/>
                <w:sz w:val="20"/>
                <w:szCs w:val="20"/>
              </w:rPr>
            </w:pPr>
          </w:p>
        </w:tc>
        <w:tc>
          <w:tcPr>
            <w:tcW w:w="2143" w:type="dxa"/>
          </w:tcPr>
          <w:p w14:paraId="214ED246" w14:textId="765E1272" w:rsidR="009B0452" w:rsidRPr="00DF36B1" w:rsidRDefault="009B0452" w:rsidP="6279C422">
            <w:pPr>
              <w:rPr>
                <w:rFonts w:ascii="Arial" w:hAnsi="Arial" w:cs="Arial"/>
                <w:sz w:val="20"/>
                <w:szCs w:val="20"/>
              </w:rPr>
            </w:pPr>
            <w:r w:rsidRPr="00DF36B1">
              <w:rPr>
                <w:rFonts w:ascii="Arial" w:hAnsi="Arial" w:cs="Arial"/>
                <w:sz w:val="20"/>
                <w:szCs w:val="20"/>
              </w:rPr>
              <w:t>Total:</w:t>
            </w:r>
          </w:p>
        </w:tc>
        <w:tc>
          <w:tcPr>
            <w:tcW w:w="2211" w:type="dxa"/>
          </w:tcPr>
          <w:p w14:paraId="67E59919" w14:textId="6052DAA1" w:rsidR="009B0452" w:rsidRPr="00DF36B1" w:rsidRDefault="009B0452" w:rsidP="6279C422">
            <w:pPr>
              <w:rPr>
                <w:rFonts w:ascii="Arial" w:hAnsi="Arial" w:cs="Arial"/>
                <w:sz w:val="20"/>
                <w:szCs w:val="20"/>
              </w:rPr>
            </w:pPr>
            <w:r w:rsidRPr="00DF36B1">
              <w:rPr>
                <w:rFonts w:ascii="Arial" w:hAnsi="Arial" w:cs="Arial"/>
                <w:sz w:val="20"/>
                <w:szCs w:val="20"/>
              </w:rPr>
              <w:t>537mA</w:t>
            </w:r>
          </w:p>
        </w:tc>
        <w:tc>
          <w:tcPr>
            <w:tcW w:w="1872" w:type="dxa"/>
          </w:tcPr>
          <w:p w14:paraId="54D0B06C" w14:textId="77777777" w:rsidR="009B0452" w:rsidRPr="00DF36B1" w:rsidRDefault="009B0452" w:rsidP="6279C422">
            <w:pPr>
              <w:rPr>
                <w:rFonts w:ascii="Arial" w:hAnsi="Arial" w:cs="Arial"/>
                <w:sz w:val="20"/>
                <w:szCs w:val="20"/>
              </w:rPr>
            </w:pPr>
          </w:p>
        </w:tc>
      </w:tr>
    </w:tbl>
    <w:p w14:paraId="3F3A071F" w14:textId="77777777" w:rsidR="00FD6BC3" w:rsidRPr="00DF36B1" w:rsidRDefault="00FD6BC3" w:rsidP="6279C422">
      <w:pPr>
        <w:rPr>
          <w:rFonts w:ascii="Arial" w:hAnsi="Arial" w:cs="Arial"/>
          <w:sz w:val="20"/>
          <w:szCs w:val="20"/>
        </w:rPr>
      </w:pPr>
    </w:p>
    <w:p w14:paraId="26F6ACEC" w14:textId="3B66DA88" w:rsidR="004808B9" w:rsidRPr="00DF36B1" w:rsidRDefault="004808B9" w:rsidP="6279C422">
      <w:pPr>
        <w:rPr>
          <w:rFonts w:ascii="Arial" w:hAnsi="Arial" w:cs="Arial"/>
          <w:sz w:val="20"/>
          <w:szCs w:val="20"/>
        </w:rPr>
      </w:pPr>
    </w:p>
    <w:p w14:paraId="1C130C00" w14:textId="31B18CEC" w:rsidR="00997C34" w:rsidRPr="00DF36B1" w:rsidRDefault="00B22BEA" w:rsidP="6279C422">
      <w:pPr>
        <w:rPr>
          <w:rFonts w:ascii="Arial" w:hAnsi="Arial" w:cs="Arial"/>
          <w:sz w:val="20"/>
          <w:szCs w:val="20"/>
        </w:rPr>
      </w:pPr>
      <w:r w:rsidRPr="00DF36B1">
        <w:rPr>
          <w:rFonts w:ascii="Arial" w:hAnsi="Arial" w:cs="Arial"/>
          <w:sz w:val="20"/>
          <w:szCs w:val="20"/>
        </w:rPr>
        <w:t xml:space="preserve">Para los dispositivos alimentados con 5 V tenemos un </w:t>
      </w:r>
      <w:r w:rsidR="00C66687" w:rsidRPr="00DF36B1">
        <w:rPr>
          <w:rFonts w:ascii="Arial" w:hAnsi="Arial" w:cs="Arial"/>
          <w:sz w:val="20"/>
          <w:szCs w:val="20"/>
        </w:rPr>
        <w:t xml:space="preserve">consumo de </w:t>
      </w:r>
      <w:r w:rsidR="00E91833" w:rsidRPr="00DF36B1">
        <w:rPr>
          <w:rFonts w:ascii="Arial" w:hAnsi="Arial" w:cs="Arial"/>
          <w:sz w:val="20"/>
          <w:szCs w:val="20"/>
        </w:rPr>
        <w:t>1.8W</w:t>
      </w:r>
    </w:p>
    <w:p w14:paraId="6894805D" w14:textId="4788E760" w:rsidR="00212E9A" w:rsidRPr="00DF36B1" w:rsidRDefault="00212E9A" w:rsidP="6279C422">
      <w:pPr>
        <w:rPr>
          <w:rFonts w:ascii="Arial" w:hAnsi="Arial" w:cs="Arial"/>
          <w:sz w:val="20"/>
          <w:szCs w:val="20"/>
        </w:rPr>
      </w:pPr>
      <w:r w:rsidRPr="00DF36B1">
        <w:rPr>
          <w:rFonts w:ascii="Arial" w:hAnsi="Arial" w:cs="Arial"/>
          <w:sz w:val="20"/>
          <w:szCs w:val="20"/>
        </w:rPr>
        <w:t xml:space="preserve">Para los dispositivos 12V tenemos </w:t>
      </w:r>
      <w:r w:rsidR="00233C92" w:rsidRPr="00DF36B1">
        <w:rPr>
          <w:rFonts w:ascii="Arial" w:hAnsi="Arial" w:cs="Arial"/>
          <w:sz w:val="20"/>
          <w:szCs w:val="20"/>
        </w:rPr>
        <w:t>1.</w:t>
      </w:r>
      <w:r w:rsidR="00B273A6" w:rsidRPr="00DF36B1">
        <w:rPr>
          <w:rFonts w:ascii="Arial" w:hAnsi="Arial" w:cs="Arial"/>
          <w:sz w:val="20"/>
          <w:szCs w:val="20"/>
        </w:rPr>
        <w:t>44W</w:t>
      </w:r>
    </w:p>
    <w:p w14:paraId="428AC3ED" w14:textId="341C26EA" w:rsidR="00B273A6" w:rsidRPr="00DF36B1" w:rsidRDefault="00B273A6" w:rsidP="6279C422">
      <w:pPr>
        <w:rPr>
          <w:rFonts w:ascii="Arial" w:hAnsi="Arial" w:cs="Arial"/>
          <w:sz w:val="20"/>
          <w:szCs w:val="20"/>
        </w:rPr>
      </w:pPr>
      <w:r w:rsidRPr="00DF36B1">
        <w:rPr>
          <w:rFonts w:ascii="Arial" w:hAnsi="Arial" w:cs="Arial"/>
          <w:sz w:val="20"/>
          <w:szCs w:val="20"/>
        </w:rPr>
        <w:t xml:space="preserve"> </w:t>
      </w:r>
    </w:p>
    <w:p w14:paraId="2356DB91" w14:textId="62ADB54A" w:rsidR="00B273A6" w:rsidRPr="00DF36B1" w:rsidRDefault="00B273A6" w:rsidP="6279C422">
      <w:pPr>
        <w:rPr>
          <w:rFonts w:ascii="Arial" w:hAnsi="Arial" w:cs="Arial"/>
          <w:sz w:val="20"/>
          <w:szCs w:val="20"/>
        </w:rPr>
      </w:pPr>
      <w:r w:rsidRPr="00DF36B1">
        <w:rPr>
          <w:rFonts w:ascii="Arial" w:hAnsi="Arial" w:cs="Arial"/>
          <w:sz w:val="20"/>
          <w:szCs w:val="20"/>
        </w:rPr>
        <w:t xml:space="preserve">El </w:t>
      </w:r>
      <w:r w:rsidR="009D7AF7" w:rsidRPr="00DF36B1">
        <w:rPr>
          <w:rFonts w:ascii="Arial" w:hAnsi="Arial" w:cs="Arial"/>
          <w:sz w:val="20"/>
          <w:szCs w:val="20"/>
        </w:rPr>
        <w:t>transformador</w:t>
      </w:r>
      <w:r w:rsidRPr="00DF36B1">
        <w:rPr>
          <w:rFonts w:ascii="Arial" w:hAnsi="Arial" w:cs="Arial"/>
          <w:sz w:val="20"/>
          <w:szCs w:val="20"/>
        </w:rPr>
        <w:t xml:space="preserve"> </w:t>
      </w:r>
      <w:r w:rsidR="009D7AF7" w:rsidRPr="00DF36B1">
        <w:rPr>
          <w:rFonts w:ascii="Arial" w:hAnsi="Arial" w:cs="Arial"/>
          <w:sz w:val="20"/>
          <w:szCs w:val="20"/>
        </w:rPr>
        <w:t>filtrado</w:t>
      </w:r>
      <w:r w:rsidRPr="00DF36B1">
        <w:rPr>
          <w:rFonts w:ascii="Arial" w:hAnsi="Arial" w:cs="Arial"/>
          <w:sz w:val="20"/>
          <w:szCs w:val="20"/>
        </w:rPr>
        <w:t xml:space="preserve"> y </w:t>
      </w:r>
      <w:r w:rsidR="009D7AF7" w:rsidRPr="00DF36B1">
        <w:rPr>
          <w:rFonts w:ascii="Arial" w:hAnsi="Arial" w:cs="Arial"/>
          <w:sz w:val="20"/>
          <w:szCs w:val="20"/>
        </w:rPr>
        <w:t>testificado</w:t>
      </w:r>
      <w:r w:rsidRPr="00DF36B1">
        <w:rPr>
          <w:rFonts w:ascii="Arial" w:hAnsi="Arial" w:cs="Arial"/>
          <w:sz w:val="20"/>
          <w:szCs w:val="20"/>
        </w:rPr>
        <w:t xml:space="preserve"> entrega </w:t>
      </w:r>
      <w:r w:rsidR="009D7AF7" w:rsidRPr="00DF36B1">
        <w:rPr>
          <w:rFonts w:ascii="Arial" w:hAnsi="Arial" w:cs="Arial"/>
          <w:sz w:val="20"/>
          <w:szCs w:val="20"/>
        </w:rPr>
        <w:t>+-</w:t>
      </w:r>
      <w:r w:rsidR="00A90A1D" w:rsidRPr="00DF36B1">
        <w:rPr>
          <w:rFonts w:ascii="Arial" w:hAnsi="Arial" w:cs="Arial"/>
          <w:sz w:val="20"/>
          <w:szCs w:val="20"/>
        </w:rPr>
        <w:t xml:space="preserve">17V </w:t>
      </w:r>
      <w:r w:rsidR="00B83E06" w:rsidRPr="00DF36B1">
        <w:rPr>
          <w:rFonts w:ascii="Arial" w:hAnsi="Arial" w:cs="Arial"/>
          <w:sz w:val="20"/>
          <w:szCs w:val="20"/>
        </w:rPr>
        <w:t>que se reducen a</w:t>
      </w:r>
      <w:r w:rsidR="001B1294" w:rsidRPr="00DF36B1">
        <w:rPr>
          <w:rFonts w:ascii="Arial" w:hAnsi="Arial" w:cs="Arial"/>
          <w:sz w:val="20"/>
          <w:szCs w:val="20"/>
        </w:rPr>
        <w:t xml:space="preserve"> </w:t>
      </w:r>
      <w:r w:rsidR="005951BF" w:rsidRPr="00DF36B1">
        <w:rPr>
          <w:rFonts w:ascii="Arial" w:hAnsi="Arial" w:cs="Arial"/>
          <w:sz w:val="20"/>
          <w:szCs w:val="20"/>
        </w:rPr>
        <w:t>+</w:t>
      </w:r>
      <w:r w:rsidR="001B1294" w:rsidRPr="00DF36B1">
        <w:rPr>
          <w:rFonts w:ascii="Arial" w:hAnsi="Arial" w:cs="Arial"/>
          <w:sz w:val="20"/>
          <w:szCs w:val="20"/>
        </w:rPr>
        <w:t>5</w:t>
      </w:r>
      <w:r w:rsidR="005951BF" w:rsidRPr="00DF36B1">
        <w:rPr>
          <w:rFonts w:ascii="Arial" w:hAnsi="Arial" w:cs="Arial"/>
          <w:sz w:val="20"/>
          <w:szCs w:val="20"/>
        </w:rPr>
        <w:t>V</w:t>
      </w:r>
      <w:r w:rsidR="001B1294" w:rsidRPr="00DF36B1">
        <w:rPr>
          <w:rFonts w:ascii="Arial" w:hAnsi="Arial" w:cs="Arial"/>
          <w:sz w:val="20"/>
          <w:szCs w:val="20"/>
        </w:rPr>
        <w:t xml:space="preserve"> y </w:t>
      </w:r>
      <w:r w:rsidR="00843D8C" w:rsidRPr="00DF36B1">
        <w:rPr>
          <w:rFonts w:ascii="Arial" w:hAnsi="Arial" w:cs="Arial"/>
          <w:sz w:val="20"/>
          <w:szCs w:val="20"/>
        </w:rPr>
        <w:t>+-12</w:t>
      </w:r>
      <w:r w:rsidR="005951BF" w:rsidRPr="00DF36B1">
        <w:rPr>
          <w:rFonts w:ascii="Arial" w:hAnsi="Arial" w:cs="Arial"/>
          <w:sz w:val="20"/>
          <w:szCs w:val="20"/>
        </w:rPr>
        <w:t>V</w:t>
      </w:r>
    </w:p>
    <w:p w14:paraId="7B64614B" w14:textId="77777777" w:rsidR="000C71A3" w:rsidRPr="00DF36B1" w:rsidRDefault="000C71A3" w:rsidP="6279C422">
      <w:pPr>
        <w:rPr>
          <w:rFonts w:ascii="Arial" w:hAnsi="Arial" w:cs="Arial"/>
          <w:sz w:val="20"/>
          <w:szCs w:val="20"/>
        </w:rPr>
      </w:pPr>
    </w:p>
    <w:p w14:paraId="10650F48" w14:textId="3B718AE7" w:rsidR="00B34515" w:rsidRPr="00DF36B1" w:rsidRDefault="00B34515" w:rsidP="6279C422">
      <w:pPr>
        <w:rPr>
          <w:rFonts w:ascii="Arial" w:hAnsi="Arial" w:cs="Arial"/>
          <w:sz w:val="20"/>
          <w:szCs w:val="20"/>
        </w:rPr>
      </w:pPr>
      <w:r w:rsidRPr="00DF36B1">
        <w:rPr>
          <w:rFonts w:ascii="Arial" w:hAnsi="Arial" w:cs="Arial"/>
          <w:sz w:val="20"/>
          <w:szCs w:val="20"/>
        </w:rPr>
        <w:t xml:space="preserve">Se calcula un </w:t>
      </w:r>
      <w:r w:rsidR="000C71A3" w:rsidRPr="00DF36B1">
        <w:rPr>
          <w:rFonts w:ascii="Arial" w:hAnsi="Arial" w:cs="Arial"/>
          <w:sz w:val="20"/>
          <w:szCs w:val="20"/>
        </w:rPr>
        <w:t>rendimiento</w:t>
      </w:r>
      <w:r w:rsidRPr="00DF36B1">
        <w:rPr>
          <w:rFonts w:ascii="Arial" w:hAnsi="Arial" w:cs="Arial"/>
          <w:sz w:val="20"/>
          <w:szCs w:val="20"/>
        </w:rPr>
        <w:t xml:space="preserve"> de </w:t>
      </w:r>
      <w:r w:rsidR="000C71A3" w:rsidRPr="00DF36B1">
        <w:rPr>
          <w:rFonts w:ascii="Arial" w:hAnsi="Arial" w:cs="Arial"/>
          <w:sz w:val="20"/>
          <w:szCs w:val="20"/>
        </w:rPr>
        <w:t>un 41%</w:t>
      </w:r>
    </w:p>
    <w:p w14:paraId="1B26CF77" w14:textId="77777777" w:rsidR="00DF36B1" w:rsidRDefault="00DF36B1" w:rsidP="00DF36B1">
      <w:pPr>
        <w:rPr>
          <w:rFonts w:ascii="Arial" w:hAnsi="Arial" w:cs="Arial"/>
        </w:rPr>
      </w:pPr>
    </w:p>
    <w:p w14:paraId="75E157C7" w14:textId="77777777" w:rsidR="00DF36B1" w:rsidRDefault="00DF36B1" w:rsidP="00DF36B1">
      <w:pPr>
        <w:rPr>
          <w:rFonts w:eastAsiaTheme="minorHAnsi"/>
          <w:lang w:eastAsia="en-US" w:bidi="ar-SA"/>
        </w:rPr>
      </w:pPr>
    </w:p>
    <w:p w14:paraId="6AE55072" w14:textId="77777777" w:rsidR="00DF36B1" w:rsidRDefault="00DF36B1" w:rsidP="00DF36B1">
      <w:pPr>
        <w:rPr>
          <w:rFonts w:eastAsiaTheme="minorHAnsi"/>
          <w:lang w:eastAsia="en-US" w:bidi="ar-SA"/>
        </w:rPr>
      </w:pPr>
    </w:p>
    <w:p w14:paraId="5152895C" w14:textId="77777777" w:rsidR="00DF36B1" w:rsidRDefault="00DF36B1" w:rsidP="00DF36B1">
      <w:pPr>
        <w:rPr>
          <w:rFonts w:eastAsiaTheme="minorHAnsi"/>
          <w:lang w:eastAsia="en-US" w:bidi="ar-SA"/>
        </w:rPr>
      </w:pPr>
    </w:p>
    <w:p w14:paraId="6B3B7DBB" w14:textId="77777777" w:rsidR="00DF36B1" w:rsidRDefault="00DF36B1" w:rsidP="00DF36B1">
      <w:pPr>
        <w:rPr>
          <w:rFonts w:eastAsiaTheme="minorHAnsi"/>
          <w:lang w:eastAsia="en-US" w:bidi="ar-SA"/>
        </w:rPr>
      </w:pPr>
    </w:p>
    <w:p w14:paraId="6B355900" w14:textId="77777777" w:rsidR="00DF36B1" w:rsidRDefault="00DF36B1" w:rsidP="00DF36B1">
      <w:pPr>
        <w:rPr>
          <w:rFonts w:eastAsiaTheme="minorHAnsi"/>
          <w:lang w:eastAsia="en-US" w:bidi="ar-SA"/>
        </w:rPr>
      </w:pPr>
    </w:p>
    <w:p w14:paraId="5157753A" w14:textId="77777777" w:rsidR="00DF36B1" w:rsidRDefault="00DF36B1" w:rsidP="00DF36B1">
      <w:pPr>
        <w:rPr>
          <w:rFonts w:eastAsiaTheme="minorHAnsi"/>
          <w:lang w:eastAsia="en-US" w:bidi="ar-SA"/>
        </w:rPr>
      </w:pPr>
    </w:p>
    <w:p w14:paraId="62451061" w14:textId="77777777" w:rsidR="00DF36B1" w:rsidRDefault="00DF36B1" w:rsidP="00DF36B1">
      <w:pPr>
        <w:rPr>
          <w:rFonts w:eastAsiaTheme="minorHAnsi"/>
          <w:lang w:eastAsia="en-US" w:bidi="ar-SA"/>
        </w:rPr>
      </w:pPr>
    </w:p>
    <w:p w14:paraId="1B9B8279" w14:textId="77777777" w:rsidR="00DF36B1" w:rsidRDefault="00DF36B1" w:rsidP="00DF36B1">
      <w:pPr>
        <w:rPr>
          <w:rFonts w:eastAsiaTheme="minorHAnsi"/>
          <w:lang w:eastAsia="en-US" w:bidi="ar-SA"/>
        </w:rPr>
      </w:pPr>
    </w:p>
    <w:p w14:paraId="03E7DCA7" w14:textId="77777777" w:rsidR="00DF36B1" w:rsidRDefault="00DF36B1" w:rsidP="00DF36B1">
      <w:pPr>
        <w:rPr>
          <w:rFonts w:eastAsiaTheme="minorHAnsi"/>
          <w:lang w:eastAsia="en-US" w:bidi="ar-SA"/>
        </w:rPr>
      </w:pPr>
    </w:p>
    <w:p w14:paraId="761F50FD" w14:textId="77777777" w:rsidR="00DF36B1" w:rsidRDefault="00DF36B1" w:rsidP="00DF36B1">
      <w:pPr>
        <w:rPr>
          <w:rFonts w:eastAsiaTheme="minorHAnsi"/>
          <w:lang w:eastAsia="en-US" w:bidi="ar-SA"/>
        </w:rPr>
      </w:pPr>
    </w:p>
    <w:p w14:paraId="13DBAB5C" w14:textId="77777777" w:rsidR="00DF36B1" w:rsidRDefault="00DF36B1" w:rsidP="00DF36B1">
      <w:pPr>
        <w:rPr>
          <w:rFonts w:eastAsiaTheme="minorHAnsi"/>
          <w:lang w:eastAsia="en-US" w:bidi="ar-SA"/>
        </w:rPr>
      </w:pPr>
    </w:p>
    <w:p w14:paraId="3D7E2640" w14:textId="77777777" w:rsidR="00DF36B1" w:rsidRDefault="00DF36B1" w:rsidP="00DF36B1">
      <w:pPr>
        <w:rPr>
          <w:rFonts w:eastAsiaTheme="minorHAnsi"/>
          <w:lang w:eastAsia="en-US" w:bidi="ar-SA"/>
        </w:rPr>
      </w:pPr>
    </w:p>
    <w:p w14:paraId="0B6D6327" w14:textId="77777777" w:rsidR="00DF36B1" w:rsidRDefault="00DF36B1" w:rsidP="00DF36B1">
      <w:pPr>
        <w:rPr>
          <w:rFonts w:eastAsiaTheme="minorHAnsi"/>
          <w:lang w:eastAsia="en-US" w:bidi="ar-SA"/>
        </w:rPr>
      </w:pPr>
    </w:p>
    <w:p w14:paraId="4824D522" w14:textId="77777777" w:rsidR="005965CB" w:rsidRDefault="005965CB" w:rsidP="6279C422">
      <w:pPr>
        <w:rPr>
          <w:rFonts w:eastAsiaTheme="minorHAnsi"/>
          <w:lang w:eastAsia="en-US" w:bidi="ar-SA"/>
        </w:rPr>
      </w:pPr>
    </w:p>
    <w:p w14:paraId="5B04D83B" w14:textId="77777777" w:rsidR="004F58D2" w:rsidRPr="004F58D2" w:rsidRDefault="004F58D2" w:rsidP="00DF36B1">
      <w:pPr>
        <w:rPr>
          <w:rFonts w:eastAsiaTheme="minorHAnsi"/>
          <w:lang w:eastAsia="en-US" w:bidi="ar-SA"/>
        </w:rPr>
      </w:pPr>
    </w:p>
    <w:p w14:paraId="0E76DF5A" w14:textId="2D17C2DD" w:rsidR="00890910" w:rsidRDefault="6279C422" w:rsidP="00105F22">
      <w:pPr>
        <w:pStyle w:val="Ttulo3"/>
        <w:rPr>
          <w:rFonts w:eastAsiaTheme="minorEastAsia" w:cs="Arial"/>
          <w:b w:val="0"/>
          <w:color w:val="0D0D0D" w:themeColor="text1" w:themeTint="F2"/>
          <w:lang w:eastAsia="en-US" w:bidi="ar-SA"/>
        </w:rPr>
      </w:pPr>
      <w:r w:rsidRPr="6279C422">
        <w:rPr>
          <w:rFonts w:eastAsiaTheme="minorEastAsia" w:cs="Arial"/>
          <w:color w:val="0D0D0D" w:themeColor="text1" w:themeTint="F2"/>
          <w:lang w:eastAsia="en-US" w:bidi="ar-SA"/>
        </w:rPr>
        <w:lastRenderedPageBreak/>
        <w:t xml:space="preserve"> </w:t>
      </w:r>
      <w:bookmarkStart w:id="92" w:name="_Toc154578535"/>
      <w:r w:rsidR="5CCC90DE">
        <w:t>Ingeniería a detalle</w:t>
      </w:r>
      <w:bookmarkEnd w:id="92"/>
    </w:p>
    <w:p w14:paraId="5316C67D" w14:textId="2E32000C" w:rsidR="5CCC90DE" w:rsidRDefault="5CCC90DE" w:rsidP="5CCC90DE"/>
    <w:p w14:paraId="661C0C17" w14:textId="77777777" w:rsidR="00890910" w:rsidRPr="00890910" w:rsidRDefault="00890910" w:rsidP="00890910"/>
    <w:p w14:paraId="15C7F12D" w14:textId="77777777" w:rsidR="00323D6A" w:rsidRPr="00890910" w:rsidRDefault="00323D6A" w:rsidP="00353C45">
      <w:pPr>
        <w:pStyle w:val="Contenidodelatabla"/>
        <w:ind w:left="720"/>
        <w:rPr>
          <w:rFonts w:ascii="Arial" w:eastAsiaTheme="minorHAnsi" w:hAnsi="Arial" w:cs="Arial"/>
          <w:b/>
          <w:bCs/>
          <w:color w:val="0D0D0D" w:themeColor="text1" w:themeTint="F2"/>
          <w:lang w:eastAsia="en-US" w:bidi="ar-SA"/>
        </w:rPr>
      </w:pPr>
    </w:p>
    <w:p w14:paraId="353A2CA9" w14:textId="77777777" w:rsidR="00890910" w:rsidRDefault="00890910" w:rsidP="00B576A0">
      <w:pPr>
        <w:pStyle w:val="Estilo2"/>
        <w:rPr>
          <w:rFonts w:eastAsiaTheme="minorHAnsi"/>
          <w:lang w:eastAsia="en-US" w:bidi="ar-SA"/>
        </w:rPr>
      </w:pPr>
      <w:bookmarkStart w:id="93" w:name="_Toc154578536"/>
      <w:r w:rsidRPr="00890910">
        <w:rPr>
          <w:rFonts w:eastAsiaTheme="minorHAnsi"/>
          <w:lang w:eastAsia="en-US" w:bidi="ar-SA"/>
        </w:rPr>
        <w:t>Definir los métodos constructivos, criterios de aceptabilidad, pruebas, ensayos, etc.</w:t>
      </w:r>
      <w:bookmarkEnd w:id="93"/>
    </w:p>
    <w:p w14:paraId="2DC2C8F9" w14:textId="77777777" w:rsidR="00E2076F" w:rsidRDefault="00E2076F" w:rsidP="00B576A0">
      <w:pPr>
        <w:pStyle w:val="Estilo2"/>
        <w:rPr>
          <w:rFonts w:eastAsiaTheme="minorHAnsi"/>
          <w:lang w:eastAsia="en-US" w:bidi="ar-SA"/>
        </w:rPr>
      </w:pPr>
    </w:p>
    <w:p w14:paraId="27929AF0" w14:textId="6BAAAE59" w:rsidR="00616FB1" w:rsidRDefault="008D4811" w:rsidP="00B576A0">
      <w:pPr>
        <w:pStyle w:val="Contenidodelatabla"/>
        <w:numPr>
          <w:ilvl w:val="0"/>
          <w:numId w:val="19"/>
        </w:numPr>
        <w:rPr>
          <w:rFonts w:ascii="Arial" w:eastAsiaTheme="minorHAnsi" w:hAnsi="Arial" w:cs="Arial"/>
          <w:b/>
          <w:bCs/>
          <w:color w:val="0D0D0D" w:themeColor="text1" w:themeTint="F2"/>
          <w:lang w:eastAsia="en-US" w:bidi="ar-SA"/>
        </w:rPr>
      </w:pPr>
      <w:r>
        <w:rPr>
          <w:rFonts w:ascii="Arial" w:eastAsiaTheme="minorHAnsi" w:hAnsi="Arial" w:cs="Arial"/>
          <w:b/>
          <w:bCs/>
          <w:color w:val="0D0D0D" w:themeColor="text1" w:themeTint="F2"/>
          <w:lang w:eastAsia="en-US" w:bidi="ar-SA"/>
        </w:rPr>
        <w:t xml:space="preserve"> Acondicionamiento de señal y obtención </w:t>
      </w:r>
      <w:r w:rsidR="00F42A80">
        <w:rPr>
          <w:rFonts w:ascii="Arial" w:eastAsiaTheme="minorHAnsi" w:hAnsi="Arial" w:cs="Arial"/>
          <w:b/>
          <w:bCs/>
          <w:color w:val="0D0D0D" w:themeColor="text1" w:themeTint="F2"/>
          <w:lang w:eastAsia="en-US" w:bidi="ar-SA"/>
        </w:rPr>
        <w:t>del factor de potencia.</w:t>
      </w:r>
    </w:p>
    <w:p w14:paraId="7E5DBD40" w14:textId="77777777" w:rsidR="00B576A0" w:rsidRDefault="00B576A0" w:rsidP="00E2076F">
      <w:pPr>
        <w:pStyle w:val="Contenidodelatabla"/>
        <w:rPr>
          <w:rFonts w:ascii="Arial" w:eastAsiaTheme="minorHAnsi" w:hAnsi="Arial" w:cs="Arial"/>
          <w:b/>
          <w:bCs/>
          <w:color w:val="0D0D0D" w:themeColor="text1" w:themeTint="F2"/>
          <w:lang w:eastAsia="en-US" w:bidi="ar-SA"/>
        </w:rPr>
      </w:pPr>
    </w:p>
    <w:p w14:paraId="5FE87904" w14:textId="5F112403" w:rsidR="00E2076F" w:rsidRPr="004818CA" w:rsidRDefault="00524CD7" w:rsidP="00B576A0">
      <w:pPr>
        <w:pStyle w:val="Contenidodelatabla"/>
        <w:jc w:val="both"/>
        <w:rPr>
          <w:rFonts w:ascii="Arial" w:hAnsi="Arial" w:cs="Arial"/>
          <w:sz w:val="20"/>
          <w:szCs w:val="20"/>
        </w:rPr>
      </w:pPr>
      <w:r w:rsidRPr="004818CA">
        <w:rPr>
          <w:rFonts w:ascii="Arial" w:hAnsi="Arial" w:cs="Arial"/>
          <w:sz w:val="20"/>
          <w:szCs w:val="20"/>
        </w:rPr>
        <w:t>Adquisición de señales:</w:t>
      </w:r>
    </w:p>
    <w:p w14:paraId="603A866D" w14:textId="611E097D" w:rsidR="00357165" w:rsidRPr="004818CA" w:rsidRDefault="00357165" w:rsidP="00B576A0">
      <w:pPr>
        <w:pStyle w:val="Contenidodelatabla"/>
        <w:jc w:val="both"/>
        <w:rPr>
          <w:rFonts w:ascii="Arial" w:hAnsi="Arial" w:cs="Arial"/>
          <w:sz w:val="20"/>
          <w:szCs w:val="20"/>
        </w:rPr>
      </w:pPr>
      <w:r w:rsidRPr="004818CA">
        <w:rPr>
          <w:rFonts w:ascii="Arial" w:hAnsi="Arial" w:cs="Arial"/>
          <w:sz w:val="20"/>
          <w:szCs w:val="20"/>
        </w:rPr>
        <w:t xml:space="preserve">Se pretende </w:t>
      </w:r>
      <w:r w:rsidR="007443DE" w:rsidRPr="004818CA">
        <w:rPr>
          <w:rFonts w:ascii="Arial" w:hAnsi="Arial" w:cs="Arial"/>
          <w:sz w:val="20"/>
          <w:szCs w:val="20"/>
        </w:rPr>
        <w:t>cap</w:t>
      </w:r>
      <w:r w:rsidR="009F71C0" w:rsidRPr="004818CA">
        <w:rPr>
          <w:rFonts w:ascii="Arial" w:hAnsi="Arial" w:cs="Arial"/>
          <w:sz w:val="20"/>
          <w:szCs w:val="20"/>
        </w:rPr>
        <w:t>tura</w:t>
      </w:r>
      <w:r w:rsidR="007443DE" w:rsidRPr="004818CA">
        <w:rPr>
          <w:rFonts w:ascii="Arial" w:hAnsi="Arial" w:cs="Arial"/>
          <w:sz w:val="20"/>
          <w:szCs w:val="20"/>
        </w:rPr>
        <w:t xml:space="preserve"> las </w:t>
      </w:r>
      <w:r w:rsidR="00356DDC" w:rsidRPr="004818CA">
        <w:rPr>
          <w:rFonts w:ascii="Arial" w:hAnsi="Arial" w:cs="Arial"/>
          <w:sz w:val="20"/>
          <w:szCs w:val="20"/>
        </w:rPr>
        <w:t>siguientes variables</w:t>
      </w:r>
      <w:r w:rsidR="009F71C0" w:rsidRPr="004818CA">
        <w:rPr>
          <w:rFonts w:ascii="Arial" w:hAnsi="Arial" w:cs="Arial"/>
          <w:sz w:val="20"/>
          <w:szCs w:val="20"/>
        </w:rPr>
        <w:t xml:space="preserve">, cruce por cero de la señal de voltaje, </w:t>
      </w:r>
      <w:r w:rsidR="00E35FB5" w:rsidRPr="004818CA">
        <w:rPr>
          <w:rFonts w:ascii="Arial" w:hAnsi="Arial" w:cs="Arial"/>
          <w:sz w:val="20"/>
          <w:szCs w:val="20"/>
        </w:rPr>
        <w:t>cruce por</w:t>
      </w:r>
      <w:r w:rsidR="009F71C0" w:rsidRPr="004818CA">
        <w:rPr>
          <w:rFonts w:ascii="Arial" w:hAnsi="Arial" w:cs="Arial"/>
          <w:sz w:val="20"/>
          <w:szCs w:val="20"/>
        </w:rPr>
        <w:t xml:space="preserve"> cero de la señal de “corriente”</w:t>
      </w:r>
      <w:r w:rsidR="00E35FB5" w:rsidRPr="004818CA">
        <w:rPr>
          <w:rFonts w:ascii="Arial" w:hAnsi="Arial" w:cs="Arial"/>
          <w:sz w:val="20"/>
          <w:szCs w:val="20"/>
        </w:rPr>
        <w:t>, voltaje y corriente RMS.</w:t>
      </w:r>
    </w:p>
    <w:p w14:paraId="61CE1DAE" w14:textId="77777777" w:rsidR="00A74BDD" w:rsidRPr="004818CA" w:rsidRDefault="00A74BDD" w:rsidP="00B576A0">
      <w:pPr>
        <w:pStyle w:val="Contenidodelatabla"/>
        <w:jc w:val="both"/>
        <w:rPr>
          <w:rFonts w:ascii="Arial" w:hAnsi="Arial" w:cs="Arial"/>
          <w:sz w:val="20"/>
          <w:szCs w:val="20"/>
        </w:rPr>
      </w:pPr>
    </w:p>
    <w:p w14:paraId="3AB83EB2" w14:textId="77777777" w:rsidR="00A21D0B" w:rsidRDefault="00A74BDD" w:rsidP="00B576A0">
      <w:pPr>
        <w:pStyle w:val="Contenidodelatabla"/>
        <w:jc w:val="both"/>
        <w:rPr>
          <w:lang w:val="es-MX"/>
        </w:rPr>
      </w:pPr>
      <w:r w:rsidRPr="004818CA">
        <w:rPr>
          <w:rFonts w:ascii="Arial" w:hAnsi="Arial" w:cs="Arial"/>
          <w:sz w:val="20"/>
          <w:szCs w:val="20"/>
        </w:rPr>
        <w:t>Filtrado de señal:</w:t>
      </w:r>
      <w:r w:rsidR="00A21D0B" w:rsidRPr="004818CA">
        <w:rPr>
          <w:rFonts w:ascii="Arial" w:hAnsi="Arial" w:cs="Arial"/>
          <w:sz w:val="20"/>
          <w:szCs w:val="20"/>
        </w:rPr>
        <w:t xml:space="preserve"> </w:t>
      </w:r>
      <w:r w:rsidR="00164373" w:rsidRPr="004818CA">
        <w:rPr>
          <w:rFonts w:ascii="Arial" w:hAnsi="Arial" w:cs="Arial"/>
          <w:sz w:val="20"/>
          <w:szCs w:val="20"/>
        </w:rPr>
        <w:t>Se diseña un filtro pasa banda de 2do</w:t>
      </w:r>
      <w:r w:rsidR="00C24EA9" w:rsidRPr="004818CA">
        <w:rPr>
          <w:rFonts w:ascii="Arial" w:hAnsi="Arial" w:cs="Arial"/>
          <w:sz w:val="20"/>
          <w:szCs w:val="20"/>
        </w:rPr>
        <w:t xml:space="preserve"> con </w:t>
      </w:r>
      <w:r w:rsidR="00456A23" w:rsidRPr="004818CA">
        <w:rPr>
          <w:rFonts w:ascii="Arial" w:hAnsi="Arial" w:cs="Arial"/>
          <w:sz w:val="20"/>
          <w:szCs w:val="20"/>
        </w:rPr>
        <w:t>topología sallen-key</w:t>
      </w:r>
      <w:r w:rsidR="00164373" w:rsidRPr="004818CA">
        <w:rPr>
          <w:rFonts w:ascii="Arial" w:hAnsi="Arial" w:cs="Arial"/>
          <w:sz w:val="20"/>
          <w:szCs w:val="20"/>
        </w:rPr>
        <w:t xml:space="preserve"> orden mediante la herramienta eDesign suite cortesía de STMicroelectronics</w:t>
      </w:r>
      <w:r w:rsidR="00356DDC" w:rsidRPr="004818CA">
        <w:rPr>
          <w:rFonts w:ascii="Arial" w:hAnsi="Arial" w:cs="Arial"/>
          <w:sz w:val="20"/>
          <w:szCs w:val="20"/>
        </w:rPr>
        <w:t>, con el fin de filtrar posibles señales parasitas y evitar falsos cruces por cer</w:t>
      </w:r>
      <w:r w:rsidR="00C24EA9" w:rsidRPr="004818CA">
        <w:rPr>
          <w:rFonts w:ascii="Arial" w:hAnsi="Arial" w:cs="Arial"/>
          <w:sz w:val="20"/>
          <w:szCs w:val="20"/>
        </w:rPr>
        <w:t>o</w:t>
      </w:r>
      <w:r w:rsidR="00DD453C" w:rsidRPr="004818CA">
        <w:rPr>
          <w:rFonts w:ascii="Arial" w:hAnsi="Arial" w:cs="Arial"/>
          <w:sz w:val="20"/>
          <w:szCs w:val="20"/>
        </w:rPr>
        <w:t>, obteniendo el siguiente circuito</w:t>
      </w:r>
      <w:r w:rsidR="00DD453C">
        <w:rPr>
          <w:lang w:val="es-MX"/>
        </w:rPr>
        <w:t xml:space="preserve"> </w:t>
      </w:r>
    </w:p>
    <w:p w14:paraId="78F8610A" w14:textId="77777777" w:rsidR="00B576A0" w:rsidRDefault="00B576A0" w:rsidP="00A21D0B">
      <w:pPr>
        <w:pStyle w:val="Contenidodelatabla"/>
        <w:rPr>
          <w:lang w:val="es-MX"/>
        </w:rPr>
      </w:pPr>
    </w:p>
    <w:p w14:paraId="4F201898" w14:textId="77777777" w:rsidR="00B576A0" w:rsidRDefault="00B576A0" w:rsidP="00A21D0B">
      <w:pPr>
        <w:pStyle w:val="Contenidodelatabla"/>
        <w:rPr>
          <w:lang w:val="es-MX"/>
        </w:rPr>
      </w:pPr>
    </w:p>
    <w:p w14:paraId="6C9F09CA" w14:textId="7867A1D4" w:rsidR="00DD453C" w:rsidRPr="004818CA" w:rsidRDefault="00DD453C" w:rsidP="00A50662">
      <w:pPr>
        <w:pStyle w:val="Contenidodelatabla"/>
        <w:jc w:val="center"/>
        <w:rPr>
          <w:rFonts w:ascii="Arial" w:hAnsi="Arial" w:cs="Arial"/>
          <w:sz w:val="20"/>
          <w:szCs w:val="20"/>
        </w:rPr>
      </w:pPr>
      <w:r w:rsidRPr="007A6A8A">
        <w:rPr>
          <w:noProof/>
          <w:lang w:val="es-MX"/>
        </w:rPr>
        <w:drawing>
          <wp:inline distT="0" distB="0" distL="0" distR="0" wp14:anchorId="321B0548" wp14:editId="6823511C">
            <wp:extent cx="3643447" cy="2275125"/>
            <wp:effectExtent l="76200" t="76200" r="128905" b="125730"/>
            <wp:docPr id="1351262578" name="Imagen 135126257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62578" name="Imagen 1" descr="Diagrama, Esquemático&#10;&#10;Descripción generada automáticamente"/>
                    <pic:cNvPicPr/>
                  </pic:nvPicPr>
                  <pic:blipFill rotWithShape="1">
                    <a:blip r:embed="rId45"/>
                    <a:srcRect l="680" r="11259"/>
                    <a:stretch/>
                  </pic:blipFill>
                  <pic:spPr bwMode="auto">
                    <a:xfrm>
                      <a:off x="0" y="0"/>
                      <a:ext cx="3689579" cy="2303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FB609D" w14:textId="21712570" w:rsidR="00164373" w:rsidRDefault="00DD453C" w:rsidP="00DD453C">
      <w:pPr>
        <w:pStyle w:val="Descripcin"/>
        <w:jc w:val="center"/>
        <w:rPr>
          <w:lang w:val="es-MX"/>
        </w:rPr>
      </w:pPr>
      <w:r>
        <w:t xml:space="preserve">Ilustración </w:t>
      </w:r>
      <w:r>
        <w:fldChar w:fldCharType="begin"/>
      </w:r>
      <w:r>
        <w:instrText xml:space="preserve"> SEQ Ilustración \* ARABIC </w:instrText>
      </w:r>
      <w:r>
        <w:fldChar w:fldCharType="separate"/>
      </w:r>
      <w:r w:rsidR="009045ED">
        <w:rPr>
          <w:noProof/>
        </w:rPr>
        <w:t>13</w:t>
      </w:r>
      <w:r>
        <w:fldChar w:fldCharType="end"/>
      </w:r>
      <w:r w:rsidR="007518D1">
        <w:t xml:space="preserve"> </w:t>
      </w:r>
      <w:r>
        <w:t xml:space="preserve">Filtro pasa banda </w:t>
      </w:r>
      <w:r w:rsidR="007518D1">
        <w:t>con topología</w:t>
      </w:r>
      <w:r>
        <w:t xml:space="preserve"> sallen</w:t>
      </w:r>
      <w:r w:rsidR="007518D1">
        <w:t>-</w:t>
      </w:r>
      <w:r>
        <w:t>key.</w:t>
      </w:r>
    </w:p>
    <w:p w14:paraId="24714ACE" w14:textId="0102CC89" w:rsidR="00E60E8E" w:rsidRDefault="00E60E8E" w:rsidP="00E2076F">
      <w:pPr>
        <w:pStyle w:val="Contenidodelatabla"/>
        <w:rPr>
          <w:rFonts w:ascii="Arial" w:eastAsiaTheme="minorHAnsi" w:hAnsi="Arial" w:cs="Arial"/>
          <w:sz w:val="20"/>
          <w:szCs w:val="20"/>
        </w:rPr>
      </w:pPr>
    </w:p>
    <w:p w14:paraId="55091C8F" w14:textId="77777777" w:rsidR="00B576A0" w:rsidRDefault="00B576A0" w:rsidP="00E2076F">
      <w:pPr>
        <w:pStyle w:val="Contenidodelatabla"/>
        <w:rPr>
          <w:rFonts w:ascii="Arial" w:eastAsiaTheme="minorHAnsi" w:hAnsi="Arial" w:cs="Arial"/>
          <w:sz w:val="20"/>
          <w:szCs w:val="20"/>
        </w:rPr>
      </w:pPr>
    </w:p>
    <w:p w14:paraId="16306E66" w14:textId="26127337" w:rsidR="00A50662" w:rsidRDefault="00A50662" w:rsidP="00E2076F">
      <w:pPr>
        <w:pStyle w:val="Contenidodelatabla"/>
        <w:rPr>
          <w:rFonts w:ascii="Arial" w:eastAsiaTheme="minorHAnsi" w:hAnsi="Arial" w:cs="Arial"/>
          <w:sz w:val="20"/>
          <w:szCs w:val="20"/>
        </w:rPr>
      </w:pPr>
    </w:p>
    <w:p w14:paraId="2B3C6395" w14:textId="77777777" w:rsidR="00873C90" w:rsidRDefault="00873C90" w:rsidP="00E2076F">
      <w:pPr>
        <w:pStyle w:val="Contenidodelatabla"/>
        <w:rPr>
          <w:rFonts w:ascii="Arial" w:eastAsiaTheme="minorHAnsi" w:hAnsi="Arial" w:cs="Arial"/>
          <w:sz w:val="20"/>
          <w:szCs w:val="20"/>
        </w:rPr>
      </w:pPr>
    </w:p>
    <w:p w14:paraId="106DBAB4" w14:textId="77777777" w:rsidR="00873C90" w:rsidRDefault="00873C90" w:rsidP="00E2076F">
      <w:pPr>
        <w:pStyle w:val="Contenidodelatabla"/>
        <w:rPr>
          <w:rFonts w:ascii="Arial" w:eastAsiaTheme="minorHAnsi" w:hAnsi="Arial" w:cs="Arial"/>
          <w:sz w:val="20"/>
          <w:szCs w:val="20"/>
        </w:rPr>
      </w:pPr>
    </w:p>
    <w:p w14:paraId="0E58B121" w14:textId="77777777" w:rsidR="00873C90" w:rsidRDefault="00873C90" w:rsidP="00E2076F">
      <w:pPr>
        <w:pStyle w:val="Contenidodelatabla"/>
        <w:rPr>
          <w:rFonts w:ascii="Arial" w:eastAsiaTheme="minorHAnsi" w:hAnsi="Arial" w:cs="Arial"/>
          <w:sz w:val="20"/>
          <w:szCs w:val="20"/>
        </w:rPr>
      </w:pPr>
    </w:p>
    <w:p w14:paraId="5CF689A9" w14:textId="77777777" w:rsidR="00873C90" w:rsidRDefault="00873C90" w:rsidP="00E2076F">
      <w:pPr>
        <w:pStyle w:val="Contenidodelatabla"/>
        <w:rPr>
          <w:rFonts w:ascii="Arial" w:eastAsiaTheme="minorHAnsi" w:hAnsi="Arial" w:cs="Arial"/>
          <w:sz w:val="20"/>
          <w:szCs w:val="20"/>
        </w:rPr>
      </w:pPr>
    </w:p>
    <w:p w14:paraId="37FDEBF7" w14:textId="77777777" w:rsidR="00A17B25" w:rsidRDefault="00A17B25" w:rsidP="00E2076F">
      <w:pPr>
        <w:pStyle w:val="Contenidodelatabla"/>
        <w:rPr>
          <w:rFonts w:ascii="Arial" w:eastAsiaTheme="minorHAnsi" w:hAnsi="Arial" w:cs="Arial"/>
          <w:sz w:val="20"/>
          <w:szCs w:val="20"/>
        </w:rPr>
      </w:pPr>
    </w:p>
    <w:p w14:paraId="248BA2FB" w14:textId="77777777" w:rsidR="00A17B25" w:rsidRDefault="00A17B25" w:rsidP="00E2076F">
      <w:pPr>
        <w:pStyle w:val="Contenidodelatabla"/>
        <w:rPr>
          <w:rFonts w:ascii="Arial" w:eastAsiaTheme="minorHAnsi" w:hAnsi="Arial" w:cs="Arial"/>
          <w:sz w:val="20"/>
          <w:szCs w:val="20"/>
        </w:rPr>
      </w:pPr>
    </w:p>
    <w:p w14:paraId="1D9A23C3" w14:textId="77777777" w:rsidR="00A17B25" w:rsidRDefault="00A17B25" w:rsidP="00E2076F">
      <w:pPr>
        <w:pStyle w:val="Contenidodelatabla"/>
        <w:rPr>
          <w:rFonts w:ascii="Arial" w:eastAsiaTheme="minorHAnsi" w:hAnsi="Arial" w:cs="Arial"/>
          <w:sz w:val="20"/>
          <w:szCs w:val="20"/>
        </w:rPr>
      </w:pPr>
    </w:p>
    <w:p w14:paraId="5D06A041" w14:textId="77777777" w:rsidR="00A17B25" w:rsidRDefault="00A17B25" w:rsidP="00E2076F">
      <w:pPr>
        <w:pStyle w:val="Contenidodelatabla"/>
        <w:rPr>
          <w:rFonts w:ascii="Arial" w:eastAsiaTheme="minorHAnsi" w:hAnsi="Arial" w:cs="Arial"/>
          <w:sz w:val="20"/>
          <w:szCs w:val="20"/>
        </w:rPr>
      </w:pPr>
    </w:p>
    <w:p w14:paraId="1E5AE8EC" w14:textId="77777777" w:rsidR="00A17B25" w:rsidRDefault="00A17B25" w:rsidP="00E2076F">
      <w:pPr>
        <w:pStyle w:val="Contenidodelatabla"/>
        <w:rPr>
          <w:rFonts w:ascii="Arial" w:eastAsiaTheme="minorHAnsi" w:hAnsi="Arial" w:cs="Arial"/>
          <w:sz w:val="20"/>
          <w:szCs w:val="20"/>
        </w:rPr>
      </w:pPr>
    </w:p>
    <w:p w14:paraId="2BAD3C47" w14:textId="77777777" w:rsidR="00A17B25" w:rsidRDefault="00A17B25" w:rsidP="00E2076F">
      <w:pPr>
        <w:pStyle w:val="Contenidodelatabla"/>
        <w:rPr>
          <w:rFonts w:ascii="Arial" w:eastAsiaTheme="minorHAnsi" w:hAnsi="Arial" w:cs="Arial"/>
          <w:sz w:val="20"/>
          <w:szCs w:val="20"/>
        </w:rPr>
      </w:pPr>
    </w:p>
    <w:p w14:paraId="62078EFB" w14:textId="77777777" w:rsidR="00A17B25" w:rsidRDefault="00A17B25" w:rsidP="00E2076F">
      <w:pPr>
        <w:pStyle w:val="Contenidodelatabla"/>
        <w:rPr>
          <w:rFonts w:ascii="Arial" w:eastAsiaTheme="minorHAnsi" w:hAnsi="Arial" w:cs="Arial"/>
          <w:sz w:val="20"/>
          <w:szCs w:val="20"/>
        </w:rPr>
      </w:pPr>
    </w:p>
    <w:p w14:paraId="7AA2F063" w14:textId="77777777" w:rsidR="00A17B25" w:rsidRDefault="00A17B25" w:rsidP="00E2076F">
      <w:pPr>
        <w:pStyle w:val="Contenidodelatabla"/>
        <w:rPr>
          <w:rFonts w:ascii="Arial" w:eastAsiaTheme="minorHAnsi" w:hAnsi="Arial" w:cs="Arial"/>
          <w:sz w:val="20"/>
          <w:szCs w:val="20"/>
        </w:rPr>
      </w:pPr>
    </w:p>
    <w:p w14:paraId="5A363B05" w14:textId="77777777" w:rsidR="00873C90" w:rsidRDefault="00873C90" w:rsidP="00E2076F">
      <w:pPr>
        <w:pStyle w:val="Contenidodelatabla"/>
        <w:rPr>
          <w:rFonts w:ascii="Arial" w:eastAsiaTheme="minorHAnsi" w:hAnsi="Arial" w:cs="Arial"/>
          <w:sz w:val="20"/>
          <w:szCs w:val="20"/>
        </w:rPr>
      </w:pPr>
    </w:p>
    <w:p w14:paraId="588DD414" w14:textId="77777777" w:rsidR="00873C90" w:rsidRDefault="00873C90" w:rsidP="00E2076F">
      <w:pPr>
        <w:pStyle w:val="Contenidodelatabla"/>
        <w:rPr>
          <w:rFonts w:ascii="Arial" w:eastAsiaTheme="minorHAnsi" w:hAnsi="Arial" w:cs="Arial"/>
          <w:sz w:val="20"/>
          <w:szCs w:val="20"/>
        </w:rPr>
      </w:pPr>
    </w:p>
    <w:p w14:paraId="35EA83D2" w14:textId="77777777" w:rsidR="00873C90" w:rsidRDefault="00873C90" w:rsidP="00E2076F">
      <w:pPr>
        <w:pStyle w:val="Contenidodelatabla"/>
        <w:rPr>
          <w:rFonts w:ascii="Arial" w:eastAsiaTheme="minorHAnsi" w:hAnsi="Arial" w:cs="Arial"/>
          <w:sz w:val="20"/>
          <w:szCs w:val="20"/>
        </w:rPr>
      </w:pPr>
    </w:p>
    <w:p w14:paraId="6872FB21" w14:textId="23612865" w:rsidR="00E60E8E" w:rsidRPr="00B576A0" w:rsidRDefault="00E60E8E" w:rsidP="00E2076F">
      <w:pPr>
        <w:pStyle w:val="Contenidodelatabla"/>
        <w:rPr>
          <w:rFonts w:ascii="Arial" w:eastAsiaTheme="minorHAnsi" w:hAnsi="Arial" w:cs="Arial"/>
          <w:b/>
          <w:sz w:val="22"/>
          <w:szCs w:val="22"/>
        </w:rPr>
      </w:pPr>
      <w:r w:rsidRPr="00B576A0">
        <w:rPr>
          <w:rFonts w:ascii="Arial" w:hAnsi="Arial" w:cs="Arial"/>
          <w:b/>
          <w:sz w:val="22"/>
          <w:szCs w:val="22"/>
        </w:rPr>
        <w:lastRenderedPageBreak/>
        <w:t>Cruce por cero:</w:t>
      </w:r>
    </w:p>
    <w:p w14:paraId="41F92297" w14:textId="30FE21CB" w:rsidR="00D414F8" w:rsidRPr="00D435C1" w:rsidRDefault="00D414F8" w:rsidP="00D414F8">
      <w:pPr>
        <w:pStyle w:val="Contenidodelatabla"/>
        <w:jc w:val="center"/>
        <w:rPr>
          <w:rFonts w:ascii="Arial" w:eastAsiaTheme="minorHAnsi" w:hAnsi="Arial" w:cs="Arial"/>
          <w:color w:val="0D0D0D" w:themeColor="text1" w:themeTint="F2"/>
          <w:sz w:val="22"/>
          <w:szCs w:val="22"/>
          <w:lang w:eastAsia="en-US" w:bidi="ar-SA"/>
        </w:rPr>
      </w:pPr>
    </w:p>
    <w:p w14:paraId="2EADF426" w14:textId="77777777" w:rsidR="00E60E8E" w:rsidRPr="00A50662" w:rsidRDefault="00E60E8E" w:rsidP="00E2076F">
      <w:pPr>
        <w:pStyle w:val="Contenidodelatabla"/>
        <w:rPr>
          <w:rFonts w:ascii="Arial" w:hAnsi="Arial" w:cs="Arial"/>
          <w:sz w:val="20"/>
          <w:szCs w:val="20"/>
        </w:rPr>
      </w:pPr>
    </w:p>
    <w:p w14:paraId="5C39A672" w14:textId="54052029" w:rsidR="00EE2B14" w:rsidRPr="00A50662" w:rsidRDefault="00E60E8E" w:rsidP="00B576A0">
      <w:pPr>
        <w:pStyle w:val="Contenidodelatabla"/>
        <w:jc w:val="both"/>
        <w:rPr>
          <w:rFonts w:ascii="Arial" w:hAnsi="Arial" w:cs="Arial"/>
          <w:sz w:val="20"/>
          <w:szCs w:val="20"/>
        </w:rPr>
      </w:pPr>
      <w:r w:rsidRPr="00A50662">
        <w:rPr>
          <w:rFonts w:ascii="Arial" w:hAnsi="Arial" w:cs="Arial"/>
          <w:sz w:val="20"/>
          <w:szCs w:val="20"/>
        </w:rPr>
        <w:t xml:space="preserve">Para capturar el cruce por cero </w:t>
      </w:r>
      <w:r w:rsidR="00566E10" w:rsidRPr="00A50662">
        <w:rPr>
          <w:rFonts w:ascii="Arial" w:hAnsi="Arial" w:cs="Arial"/>
          <w:sz w:val="20"/>
          <w:szCs w:val="20"/>
        </w:rPr>
        <w:t xml:space="preserve">de la señal de voltaje, </w:t>
      </w:r>
      <w:r w:rsidR="00203B5B" w:rsidRPr="00A50662">
        <w:rPr>
          <w:rFonts w:ascii="Arial" w:hAnsi="Arial" w:cs="Arial"/>
          <w:sz w:val="20"/>
          <w:szCs w:val="20"/>
        </w:rPr>
        <w:t>se</w:t>
      </w:r>
      <w:r w:rsidR="00566E10" w:rsidRPr="00A50662">
        <w:rPr>
          <w:rFonts w:ascii="Arial" w:hAnsi="Arial" w:cs="Arial"/>
          <w:sz w:val="20"/>
          <w:szCs w:val="20"/>
        </w:rPr>
        <w:t xml:space="preserve"> </w:t>
      </w:r>
      <w:r w:rsidR="00E1202A" w:rsidRPr="00A50662">
        <w:rPr>
          <w:rFonts w:ascii="Arial" w:hAnsi="Arial" w:cs="Arial"/>
          <w:sz w:val="20"/>
          <w:szCs w:val="20"/>
        </w:rPr>
        <w:t>ha propuesto</w:t>
      </w:r>
      <w:r w:rsidR="00203B5B" w:rsidRPr="00A50662">
        <w:rPr>
          <w:rFonts w:ascii="Arial" w:hAnsi="Arial" w:cs="Arial"/>
          <w:sz w:val="20"/>
          <w:szCs w:val="20"/>
        </w:rPr>
        <w:t xml:space="preserve"> </w:t>
      </w:r>
      <w:r w:rsidR="00E55885" w:rsidRPr="00A50662">
        <w:rPr>
          <w:rFonts w:ascii="Arial" w:hAnsi="Arial" w:cs="Arial"/>
          <w:sz w:val="20"/>
          <w:szCs w:val="20"/>
        </w:rPr>
        <w:t xml:space="preserve">usar un transformador reductor </w:t>
      </w:r>
      <w:r w:rsidR="003170D3" w:rsidRPr="00A50662">
        <w:rPr>
          <w:rFonts w:ascii="Arial" w:hAnsi="Arial" w:cs="Arial"/>
          <w:sz w:val="20"/>
          <w:szCs w:val="20"/>
        </w:rPr>
        <w:t>de 220</w:t>
      </w:r>
      <w:r w:rsidR="006F2A03" w:rsidRPr="00A50662">
        <w:rPr>
          <w:rFonts w:ascii="Arial" w:hAnsi="Arial" w:cs="Arial"/>
          <w:sz w:val="20"/>
          <w:szCs w:val="20"/>
        </w:rPr>
        <w:t>VAC</w:t>
      </w:r>
      <w:r w:rsidR="003170D3" w:rsidRPr="00A50662">
        <w:rPr>
          <w:rFonts w:ascii="Arial" w:hAnsi="Arial" w:cs="Arial"/>
          <w:sz w:val="20"/>
          <w:szCs w:val="20"/>
        </w:rPr>
        <w:t xml:space="preserve"> a </w:t>
      </w:r>
      <w:r w:rsidR="006F2A03" w:rsidRPr="00A50662">
        <w:rPr>
          <w:rFonts w:ascii="Arial" w:hAnsi="Arial" w:cs="Arial"/>
          <w:sz w:val="20"/>
          <w:szCs w:val="20"/>
        </w:rPr>
        <w:t>12VAC</w:t>
      </w:r>
      <w:r w:rsidR="00242D56" w:rsidRPr="00A50662">
        <w:rPr>
          <w:rFonts w:ascii="Arial" w:hAnsi="Arial" w:cs="Arial"/>
          <w:sz w:val="20"/>
          <w:szCs w:val="20"/>
        </w:rPr>
        <w:t xml:space="preserve"> (</w:t>
      </w:r>
      <w:r w:rsidR="003510EB" w:rsidRPr="00A50662">
        <w:rPr>
          <w:rFonts w:ascii="Arial" w:hAnsi="Arial" w:cs="Arial"/>
          <w:sz w:val="20"/>
          <w:szCs w:val="20"/>
        </w:rPr>
        <w:t xml:space="preserve">relación de </w:t>
      </w:r>
      <w:r w:rsidR="002E3F89" w:rsidRPr="00A50662">
        <w:rPr>
          <w:rFonts w:ascii="Arial" w:hAnsi="Arial" w:cs="Arial"/>
          <w:sz w:val="20"/>
          <w:szCs w:val="20"/>
        </w:rPr>
        <w:t>transformación</w:t>
      </w:r>
      <w:r w:rsidR="00CC7623" w:rsidRPr="00A50662">
        <w:rPr>
          <w:rFonts w:ascii="Arial" w:hAnsi="Arial" w:cs="Arial"/>
          <w:sz w:val="20"/>
          <w:szCs w:val="20"/>
        </w:rPr>
        <w:t xml:space="preserve"> 18</w:t>
      </w:r>
      <w:r w:rsidR="002E3F89" w:rsidRPr="00A50662">
        <w:rPr>
          <w:rFonts w:ascii="Arial" w:hAnsi="Arial" w:cs="Arial"/>
          <w:sz w:val="20"/>
          <w:szCs w:val="20"/>
        </w:rPr>
        <w:t>)</w:t>
      </w:r>
      <w:r w:rsidR="00CC7623" w:rsidRPr="00A50662">
        <w:rPr>
          <w:rFonts w:ascii="Arial" w:hAnsi="Arial" w:cs="Arial"/>
          <w:sz w:val="20"/>
          <w:szCs w:val="20"/>
        </w:rPr>
        <w:t>, esto con el fin de adecuarlo a un nivel</w:t>
      </w:r>
      <w:r w:rsidR="00566E10" w:rsidRPr="00A50662">
        <w:rPr>
          <w:rFonts w:ascii="Arial" w:hAnsi="Arial" w:cs="Arial"/>
          <w:sz w:val="20"/>
          <w:szCs w:val="20"/>
        </w:rPr>
        <w:t xml:space="preserve"> adecuado para etapa siguiente, que consiste </w:t>
      </w:r>
      <w:r w:rsidR="00D7767D" w:rsidRPr="00A50662">
        <w:rPr>
          <w:rFonts w:ascii="Arial" w:hAnsi="Arial" w:cs="Arial"/>
          <w:sz w:val="20"/>
          <w:szCs w:val="20"/>
        </w:rPr>
        <w:t>un comparador configurado con histéresis ajustable</w:t>
      </w:r>
      <w:r w:rsidR="003A6759" w:rsidRPr="00A50662">
        <w:rPr>
          <w:rFonts w:ascii="Arial" w:hAnsi="Arial" w:cs="Arial"/>
          <w:sz w:val="20"/>
          <w:szCs w:val="20"/>
        </w:rPr>
        <w:t xml:space="preserve"> y salida de colector abierto</w:t>
      </w:r>
      <w:r w:rsidR="00567B25" w:rsidRPr="00A50662">
        <w:rPr>
          <w:rFonts w:ascii="Arial" w:hAnsi="Arial" w:cs="Arial"/>
          <w:sz w:val="20"/>
          <w:szCs w:val="20"/>
        </w:rPr>
        <w:t>, con le fin de ajustar salida de este a un nivel TTL</w:t>
      </w:r>
    </w:p>
    <w:p w14:paraId="15DCDEED" w14:textId="77777777" w:rsidR="00653DDD" w:rsidRPr="00A50662" w:rsidRDefault="00653DDD" w:rsidP="00B576A0">
      <w:pPr>
        <w:pStyle w:val="Contenidodelatabla"/>
        <w:jc w:val="both"/>
        <w:rPr>
          <w:rFonts w:ascii="Arial" w:hAnsi="Arial" w:cs="Arial"/>
          <w:sz w:val="20"/>
          <w:szCs w:val="20"/>
        </w:rPr>
      </w:pPr>
    </w:p>
    <w:p w14:paraId="3AD3944F" w14:textId="75B0126F" w:rsidR="00F9141B" w:rsidRDefault="00653DDD" w:rsidP="00B576A0">
      <w:pPr>
        <w:pStyle w:val="Contenidodelatabla"/>
        <w:jc w:val="both"/>
        <w:rPr>
          <w:rFonts w:ascii="Arial" w:hAnsi="Arial" w:cs="Arial"/>
          <w:sz w:val="20"/>
          <w:szCs w:val="20"/>
        </w:rPr>
      </w:pPr>
      <w:r w:rsidRPr="00A50662">
        <w:rPr>
          <w:rFonts w:ascii="Arial" w:hAnsi="Arial" w:cs="Arial"/>
          <w:sz w:val="20"/>
          <w:szCs w:val="20"/>
        </w:rPr>
        <w:t>Para capturar el cruce por cero de la seña</w:t>
      </w:r>
      <w:r w:rsidR="008D1B55">
        <w:rPr>
          <w:rFonts w:ascii="Arial" w:hAnsi="Arial" w:cs="Arial"/>
          <w:sz w:val="20"/>
          <w:szCs w:val="20"/>
        </w:rPr>
        <w:t>l</w:t>
      </w:r>
      <w:r w:rsidRPr="00A50662">
        <w:rPr>
          <w:rFonts w:ascii="Arial" w:hAnsi="Arial" w:cs="Arial"/>
          <w:sz w:val="20"/>
          <w:szCs w:val="20"/>
        </w:rPr>
        <w:t xml:space="preserve"> de corriente se emplea un circuito similar basado </w:t>
      </w:r>
      <w:r w:rsidR="008D1B55">
        <w:rPr>
          <w:rFonts w:ascii="Arial" w:hAnsi="Arial" w:cs="Arial"/>
          <w:sz w:val="20"/>
          <w:szCs w:val="20"/>
        </w:rPr>
        <w:t xml:space="preserve">en </w:t>
      </w:r>
      <w:r w:rsidRPr="00A50662">
        <w:rPr>
          <w:rFonts w:ascii="Arial" w:hAnsi="Arial" w:cs="Arial"/>
          <w:sz w:val="20"/>
          <w:szCs w:val="20"/>
        </w:rPr>
        <w:t>el empleo de un transformador de corriente SCT-013</w:t>
      </w:r>
      <w:r w:rsidR="005D01C5" w:rsidRPr="00A50662">
        <w:rPr>
          <w:rFonts w:ascii="Arial" w:hAnsi="Arial" w:cs="Arial"/>
          <w:sz w:val="20"/>
          <w:szCs w:val="20"/>
        </w:rPr>
        <w:t>,</w:t>
      </w:r>
      <w:r w:rsidR="004575B5" w:rsidRPr="00A50662">
        <w:rPr>
          <w:rFonts w:ascii="Arial" w:hAnsi="Arial" w:cs="Arial"/>
          <w:sz w:val="20"/>
          <w:szCs w:val="20"/>
        </w:rPr>
        <w:t xml:space="preserve"> done la señal de este “sensor” es conectada a un comparador con histéresis ajustable y salida de colector abierto</w:t>
      </w:r>
      <w:r w:rsidR="00567B25" w:rsidRPr="00A50662">
        <w:rPr>
          <w:rFonts w:ascii="Arial" w:hAnsi="Arial" w:cs="Arial"/>
          <w:sz w:val="20"/>
          <w:szCs w:val="20"/>
        </w:rPr>
        <w:t xml:space="preserve"> con </w:t>
      </w:r>
      <w:r w:rsidR="001C7175" w:rsidRPr="00A50662">
        <w:rPr>
          <w:rFonts w:ascii="Arial" w:hAnsi="Arial" w:cs="Arial"/>
          <w:sz w:val="20"/>
          <w:szCs w:val="20"/>
        </w:rPr>
        <w:t>el</w:t>
      </w:r>
      <w:r w:rsidR="00567B25" w:rsidRPr="00A50662">
        <w:rPr>
          <w:rFonts w:ascii="Arial" w:hAnsi="Arial" w:cs="Arial"/>
          <w:sz w:val="20"/>
          <w:szCs w:val="20"/>
        </w:rPr>
        <w:t xml:space="preserve"> fin de ajustar </w:t>
      </w:r>
      <w:r w:rsidR="00E6693B" w:rsidRPr="00A50662">
        <w:rPr>
          <w:rFonts w:ascii="Arial" w:hAnsi="Arial" w:cs="Arial"/>
          <w:sz w:val="20"/>
          <w:szCs w:val="20"/>
        </w:rPr>
        <w:t>las salidas</w:t>
      </w:r>
      <w:r w:rsidR="008B09E9" w:rsidRPr="00A50662">
        <w:rPr>
          <w:rFonts w:ascii="Arial" w:hAnsi="Arial" w:cs="Arial"/>
          <w:sz w:val="20"/>
          <w:szCs w:val="20"/>
        </w:rPr>
        <w:t xml:space="preserve"> a un nivel TTL</w:t>
      </w:r>
      <w:r w:rsidR="00F9141B">
        <w:rPr>
          <w:rFonts w:ascii="Arial" w:hAnsi="Arial" w:cs="Arial"/>
          <w:sz w:val="20"/>
          <w:szCs w:val="20"/>
        </w:rPr>
        <w:t>.</w:t>
      </w:r>
    </w:p>
    <w:p w14:paraId="611C7CED" w14:textId="77777777" w:rsidR="00153139" w:rsidRDefault="00153139" w:rsidP="00B576A0">
      <w:pPr>
        <w:pStyle w:val="Contenidodelatabla"/>
        <w:jc w:val="both"/>
        <w:rPr>
          <w:rFonts w:ascii="Arial" w:hAnsi="Arial" w:cs="Arial"/>
          <w:sz w:val="20"/>
          <w:szCs w:val="20"/>
        </w:rPr>
      </w:pPr>
    </w:p>
    <w:p w14:paraId="76291A75" w14:textId="683C2EBD" w:rsidR="00153139" w:rsidRDefault="00153139" w:rsidP="00B576A0">
      <w:pPr>
        <w:pStyle w:val="Contenidodelatabla"/>
        <w:jc w:val="both"/>
        <w:rPr>
          <w:rFonts w:ascii="Arial" w:hAnsi="Arial" w:cs="Arial"/>
          <w:sz w:val="20"/>
          <w:szCs w:val="20"/>
        </w:rPr>
      </w:pPr>
      <w:r>
        <w:rPr>
          <w:rFonts w:ascii="Arial" w:hAnsi="Arial" w:cs="Arial"/>
          <w:sz w:val="20"/>
          <w:szCs w:val="20"/>
        </w:rPr>
        <w:t xml:space="preserve">Se </w:t>
      </w:r>
      <w:r w:rsidR="005E4F75">
        <w:rPr>
          <w:rFonts w:ascii="Arial" w:hAnsi="Arial" w:cs="Arial"/>
          <w:sz w:val="20"/>
          <w:szCs w:val="20"/>
        </w:rPr>
        <w:t>ha</w:t>
      </w:r>
      <w:r>
        <w:rPr>
          <w:rFonts w:ascii="Arial" w:hAnsi="Arial" w:cs="Arial"/>
          <w:sz w:val="20"/>
          <w:szCs w:val="20"/>
        </w:rPr>
        <w:t xml:space="preserve"> implementado el mismo filtro pasa band</w:t>
      </w:r>
      <w:r w:rsidR="005E4F75">
        <w:rPr>
          <w:rFonts w:ascii="Arial" w:hAnsi="Arial" w:cs="Arial"/>
          <w:sz w:val="20"/>
          <w:szCs w:val="20"/>
        </w:rPr>
        <w:t>a para ambas señales.</w:t>
      </w:r>
    </w:p>
    <w:p w14:paraId="162B2F81" w14:textId="152540A3" w:rsidR="00F9141B" w:rsidRDefault="00F9141B" w:rsidP="00B576A0">
      <w:pPr>
        <w:pStyle w:val="Contenidodelatabla"/>
        <w:jc w:val="both"/>
        <w:rPr>
          <w:rFonts w:ascii="Arial" w:hAnsi="Arial" w:cs="Arial"/>
          <w:sz w:val="20"/>
          <w:szCs w:val="20"/>
        </w:rPr>
      </w:pPr>
    </w:p>
    <w:p w14:paraId="38FF5521" w14:textId="4C800420" w:rsidR="003F02B5" w:rsidRPr="00A50662" w:rsidRDefault="000F633C" w:rsidP="00B576A0">
      <w:pPr>
        <w:pStyle w:val="Contenidodelatabla"/>
        <w:jc w:val="both"/>
        <w:rPr>
          <w:rFonts w:ascii="Arial" w:hAnsi="Arial" w:cs="Arial"/>
          <w:sz w:val="20"/>
          <w:szCs w:val="20"/>
        </w:rPr>
      </w:pPr>
      <w:r>
        <w:rPr>
          <w:rFonts w:ascii="Arial" w:hAnsi="Arial" w:cs="Arial"/>
          <w:sz w:val="20"/>
          <w:szCs w:val="20"/>
        </w:rPr>
        <w:t xml:space="preserve">Las salidas de los comparadores se conectan a una compuerta OR, con el fin de </w:t>
      </w:r>
      <w:r w:rsidR="00EB623B">
        <w:rPr>
          <w:rFonts w:ascii="Arial" w:hAnsi="Arial" w:cs="Arial"/>
          <w:sz w:val="20"/>
          <w:szCs w:val="20"/>
        </w:rPr>
        <w:t>solapar ambas señales</w:t>
      </w:r>
      <w:r w:rsidR="00EE5954">
        <w:rPr>
          <w:rFonts w:ascii="Arial" w:hAnsi="Arial" w:cs="Arial"/>
          <w:sz w:val="20"/>
          <w:szCs w:val="20"/>
        </w:rPr>
        <w:t xml:space="preserve">, para </w:t>
      </w:r>
      <w:r w:rsidR="00013F02">
        <w:rPr>
          <w:rFonts w:ascii="Arial" w:hAnsi="Arial" w:cs="Arial"/>
          <w:sz w:val="20"/>
          <w:szCs w:val="20"/>
        </w:rPr>
        <w:t>así</w:t>
      </w:r>
      <w:r w:rsidR="00EE5954">
        <w:rPr>
          <w:rFonts w:ascii="Arial" w:hAnsi="Arial" w:cs="Arial"/>
          <w:sz w:val="20"/>
          <w:szCs w:val="20"/>
        </w:rPr>
        <w:t xml:space="preserve"> conectarlas al </w:t>
      </w:r>
      <w:r w:rsidR="004B21F0">
        <w:rPr>
          <w:rFonts w:ascii="Arial" w:hAnsi="Arial" w:cs="Arial"/>
          <w:sz w:val="20"/>
          <w:szCs w:val="20"/>
        </w:rPr>
        <w:t>microcontrolador</w:t>
      </w:r>
      <w:r w:rsidR="00EE5954">
        <w:rPr>
          <w:rFonts w:ascii="Arial" w:hAnsi="Arial" w:cs="Arial"/>
          <w:sz w:val="20"/>
          <w:szCs w:val="20"/>
        </w:rPr>
        <w:t xml:space="preserve"> en su modulo CCP en modo captura,</w:t>
      </w:r>
      <w:r w:rsidR="004F3589">
        <w:rPr>
          <w:rFonts w:ascii="Arial" w:hAnsi="Arial" w:cs="Arial"/>
          <w:sz w:val="20"/>
          <w:szCs w:val="20"/>
        </w:rPr>
        <w:t xml:space="preserve"> obteniendo el tiempo entre flanco de subida </w:t>
      </w:r>
      <w:r w:rsidR="00013F02">
        <w:rPr>
          <w:rFonts w:ascii="Arial" w:hAnsi="Arial" w:cs="Arial"/>
          <w:sz w:val="20"/>
          <w:szCs w:val="20"/>
        </w:rPr>
        <w:t>y bajada para calcular el desfase</w:t>
      </w:r>
      <w:r w:rsidR="00CE2D27">
        <w:rPr>
          <w:rFonts w:ascii="Arial" w:hAnsi="Arial" w:cs="Arial"/>
          <w:sz w:val="20"/>
          <w:szCs w:val="20"/>
        </w:rPr>
        <w:t xml:space="preserve"> y por consecuencia el factor de potencia.</w:t>
      </w:r>
    </w:p>
    <w:p w14:paraId="4C73472D" w14:textId="34A032A6" w:rsidR="001C7175" w:rsidRPr="00D414F8" w:rsidRDefault="001C7175" w:rsidP="00D414F8">
      <w:pPr>
        <w:pStyle w:val="Contenidodelatabla"/>
        <w:rPr>
          <w:rFonts w:ascii="Arial" w:eastAsiaTheme="minorHAnsi" w:hAnsi="Arial" w:cs="Arial"/>
          <w:b/>
          <w:color w:val="0D0D0D" w:themeColor="text1" w:themeTint="F2"/>
          <w:lang w:eastAsia="en-US" w:bidi="ar-SA"/>
        </w:rPr>
      </w:pPr>
    </w:p>
    <w:p w14:paraId="7744E367" w14:textId="77777777" w:rsidR="00B576A0" w:rsidRDefault="00B576A0" w:rsidP="00D414F8">
      <w:pPr>
        <w:pStyle w:val="Contenidodelatabla"/>
        <w:rPr>
          <w:rFonts w:ascii="Arial" w:eastAsiaTheme="minorHAnsi" w:hAnsi="Arial" w:cs="Arial"/>
          <w:b/>
          <w:color w:val="0D0D0D" w:themeColor="text1" w:themeTint="F2"/>
          <w:lang w:eastAsia="en-US" w:bidi="ar-SA"/>
        </w:rPr>
      </w:pPr>
    </w:p>
    <w:p w14:paraId="0855D96F" w14:textId="77777777" w:rsidR="00B576A0" w:rsidRPr="00D414F8" w:rsidRDefault="00B576A0" w:rsidP="00D414F8">
      <w:pPr>
        <w:pStyle w:val="Contenidodelatabla"/>
        <w:rPr>
          <w:rFonts w:ascii="Arial" w:eastAsiaTheme="minorHAnsi" w:hAnsi="Arial" w:cs="Arial"/>
          <w:b/>
          <w:color w:val="0D0D0D" w:themeColor="text1" w:themeTint="F2"/>
          <w:lang w:eastAsia="en-US" w:bidi="ar-SA"/>
        </w:rPr>
      </w:pPr>
    </w:p>
    <w:p w14:paraId="76032AD9" w14:textId="10B6F56D" w:rsidR="001C7175" w:rsidRDefault="00F45369" w:rsidP="004B21F0">
      <w:pPr>
        <w:pStyle w:val="Contenidodelatabla"/>
        <w:keepNext/>
        <w:jc w:val="center"/>
      </w:pPr>
      <w:r w:rsidRPr="00F45369">
        <w:rPr>
          <w:noProof/>
        </w:rPr>
        <w:drawing>
          <wp:inline distT="0" distB="0" distL="0" distR="0" wp14:anchorId="3F3FD7FB" wp14:editId="10AA7D04">
            <wp:extent cx="4240745" cy="3437255"/>
            <wp:effectExtent l="76200" t="76200" r="140970" b="125095"/>
            <wp:docPr id="805079380" name="Imagen 80507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biLevel thresh="50000"/>
                      <a:extLst>
                        <a:ext uri="{28A0092B-C50C-407E-A947-70E740481C1C}">
                          <a14:useLocalDpi xmlns:a14="http://schemas.microsoft.com/office/drawing/2010/main" val="0"/>
                        </a:ext>
                      </a:extLst>
                    </a:blip>
                    <a:srcRect/>
                    <a:stretch>
                      <a:fillRect/>
                    </a:stretch>
                  </pic:blipFill>
                  <pic:spPr bwMode="auto">
                    <a:xfrm>
                      <a:off x="0" y="0"/>
                      <a:ext cx="4267632" cy="3459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B6153C" w14:textId="546BBE8B" w:rsidR="00A04186" w:rsidRDefault="004B21F0" w:rsidP="004B21F0">
      <w:pPr>
        <w:pStyle w:val="Descripcin"/>
        <w:jc w:val="center"/>
        <w:rPr>
          <w:rFonts w:ascii="Arial" w:eastAsiaTheme="minorHAnsi" w:hAnsi="Arial" w:cs="Arial"/>
          <w:b/>
          <w:bCs/>
          <w:color w:val="0D0D0D" w:themeColor="text1" w:themeTint="F2"/>
          <w:lang w:eastAsia="en-US" w:bidi="ar-SA"/>
        </w:rPr>
      </w:pPr>
      <w:r>
        <w:t xml:space="preserve">Ilustración </w:t>
      </w:r>
      <w:r>
        <w:fldChar w:fldCharType="begin"/>
      </w:r>
      <w:r>
        <w:instrText xml:space="preserve"> SEQ Ilustración \* ARABIC </w:instrText>
      </w:r>
      <w:r>
        <w:fldChar w:fldCharType="separate"/>
      </w:r>
      <w:r w:rsidR="009045ED">
        <w:rPr>
          <w:noProof/>
        </w:rPr>
        <w:t>14</w:t>
      </w:r>
      <w:r>
        <w:fldChar w:fldCharType="end"/>
      </w:r>
      <w:r>
        <w:t xml:space="preserve"> CTO. cruce por cero.</w:t>
      </w:r>
    </w:p>
    <w:p w14:paraId="5DDB04FB" w14:textId="77777777" w:rsidR="00353C45" w:rsidRDefault="00353C45" w:rsidP="00D414F8">
      <w:pPr>
        <w:rPr>
          <w:rFonts w:ascii="Arial" w:eastAsiaTheme="minorHAnsi" w:hAnsi="Arial" w:cs="Arial"/>
          <w:b/>
          <w:bCs/>
          <w:color w:val="0D0D0D" w:themeColor="text1" w:themeTint="F2"/>
          <w:lang w:eastAsia="en-US" w:bidi="ar-SA"/>
        </w:rPr>
      </w:pPr>
    </w:p>
    <w:p w14:paraId="794F49BE" w14:textId="77777777" w:rsidR="00D414F8" w:rsidRDefault="00D414F8" w:rsidP="00D414F8">
      <w:pPr>
        <w:rPr>
          <w:rFonts w:ascii="Arial" w:eastAsiaTheme="minorHAnsi" w:hAnsi="Arial" w:cs="Arial"/>
          <w:b/>
          <w:bCs/>
          <w:color w:val="0D0D0D" w:themeColor="text1" w:themeTint="F2"/>
          <w:lang w:eastAsia="en-US" w:bidi="ar-SA"/>
        </w:rPr>
      </w:pPr>
    </w:p>
    <w:p w14:paraId="5E0B825E" w14:textId="77777777" w:rsidR="00D414F8" w:rsidRDefault="00D414F8" w:rsidP="00D414F8">
      <w:pPr>
        <w:rPr>
          <w:rFonts w:ascii="Arial" w:eastAsiaTheme="minorHAnsi" w:hAnsi="Arial" w:cs="Arial"/>
          <w:b/>
          <w:bCs/>
          <w:color w:val="0D0D0D" w:themeColor="text1" w:themeTint="F2"/>
          <w:lang w:eastAsia="en-US" w:bidi="ar-SA"/>
        </w:rPr>
      </w:pPr>
    </w:p>
    <w:p w14:paraId="4A6F7E71" w14:textId="77777777" w:rsidR="00D414F8" w:rsidRDefault="00D414F8" w:rsidP="00D414F8">
      <w:pPr>
        <w:rPr>
          <w:rFonts w:ascii="Arial" w:eastAsiaTheme="minorHAnsi" w:hAnsi="Arial" w:cs="Arial"/>
          <w:b/>
          <w:bCs/>
          <w:color w:val="0D0D0D" w:themeColor="text1" w:themeTint="F2"/>
          <w:lang w:eastAsia="en-US" w:bidi="ar-SA"/>
        </w:rPr>
      </w:pPr>
    </w:p>
    <w:p w14:paraId="22242AD1" w14:textId="77777777" w:rsidR="00D414F8" w:rsidRDefault="00D414F8" w:rsidP="00D414F8">
      <w:pPr>
        <w:rPr>
          <w:rFonts w:ascii="Arial" w:eastAsiaTheme="minorHAnsi" w:hAnsi="Arial" w:cs="Arial"/>
          <w:b/>
          <w:bCs/>
          <w:color w:val="0D0D0D" w:themeColor="text1" w:themeTint="F2"/>
          <w:lang w:eastAsia="en-US" w:bidi="ar-SA"/>
        </w:rPr>
      </w:pPr>
    </w:p>
    <w:p w14:paraId="5B4D3FEF" w14:textId="77777777" w:rsidR="00D414F8" w:rsidRDefault="00D414F8" w:rsidP="00D414F8">
      <w:pPr>
        <w:rPr>
          <w:rFonts w:ascii="Arial" w:eastAsiaTheme="minorHAnsi" w:hAnsi="Arial" w:cs="Arial"/>
          <w:b/>
          <w:bCs/>
          <w:color w:val="0D0D0D" w:themeColor="text1" w:themeTint="F2"/>
          <w:lang w:eastAsia="en-US" w:bidi="ar-SA"/>
        </w:rPr>
      </w:pPr>
    </w:p>
    <w:p w14:paraId="096F6B4C" w14:textId="77777777" w:rsidR="00D414F8" w:rsidRDefault="00D414F8" w:rsidP="00353C45">
      <w:pPr>
        <w:pStyle w:val="Prrafodelista"/>
        <w:rPr>
          <w:rFonts w:ascii="Arial" w:eastAsiaTheme="minorHAnsi" w:hAnsi="Arial" w:cs="Arial"/>
          <w:b/>
          <w:sz w:val="22"/>
          <w:szCs w:val="22"/>
        </w:rPr>
      </w:pPr>
    </w:p>
    <w:p w14:paraId="5729166B" w14:textId="2BF5A2B3" w:rsidR="00BB4643" w:rsidRPr="00B576A0" w:rsidRDefault="00E336F6" w:rsidP="00353C45">
      <w:pPr>
        <w:pStyle w:val="Prrafodelista"/>
        <w:rPr>
          <w:rFonts w:ascii="Arial" w:hAnsi="Arial" w:cs="Arial"/>
          <w:b/>
          <w:sz w:val="22"/>
          <w:szCs w:val="22"/>
        </w:rPr>
      </w:pPr>
      <w:r w:rsidRPr="00B576A0">
        <w:rPr>
          <w:rFonts w:ascii="Arial" w:hAnsi="Arial" w:cs="Arial"/>
          <w:b/>
          <w:sz w:val="22"/>
          <w:szCs w:val="22"/>
        </w:rPr>
        <w:lastRenderedPageBreak/>
        <w:t>Señal obtenida en la simulación:</w:t>
      </w:r>
    </w:p>
    <w:p w14:paraId="7F5EA11B" w14:textId="5D60DF1E" w:rsidR="00BF529D" w:rsidRPr="00EE5B8B" w:rsidRDefault="00BF529D" w:rsidP="00353C45">
      <w:pPr>
        <w:pStyle w:val="Prrafodelista"/>
        <w:rPr>
          <w:rFonts w:ascii="Arial" w:hAnsi="Arial" w:cs="Arial"/>
          <w:sz w:val="20"/>
          <w:szCs w:val="20"/>
        </w:rPr>
      </w:pPr>
    </w:p>
    <w:p w14:paraId="1845D57B" w14:textId="579F3D8E" w:rsidR="00E336F6" w:rsidRDefault="00953D5D" w:rsidP="00640225">
      <w:pPr>
        <w:pStyle w:val="Prrafodelista"/>
        <w:jc w:val="both"/>
        <w:rPr>
          <w:rFonts w:ascii="Arial" w:hAnsi="Arial" w:cs="Arial"/>
          <w:sz w:val="20"/>
          <w:szCs w:val="20"/>
        </w:rPr>
      </w:pPr>
      <w:r w:rsidRPr="00EE5B8B">
        <w:rPr>
          <w:rFonts w:ascii="Arial" w:hAnsi="Arial" w:cs="Arial"/>
          <w:sz w:val="20"/>
          <w:szCs w:val="20"/>
        </w:rPr>
        <w:t>Por</w:t>
      </w:r>
      <w:r w:rsidR="00626759" w:rsidRPr="00EE5B8B">
        <w:rPr>
          <w:rFonts w:ascii="Arial" w:hAnsi="Arial" w:cs="Arial"/>
          <w:sz w:val="20"/>
          <w:szCs w:val="20"/>
        </w:rPr>
        <w:t xml:space="preserve"> la naturaleza del filtro existe un desfase entre el cruce por cero</w:t>
      </w:r>
      <w:r w:rsidR="00E82212" w:rsidRPr="00EE5B8B">
        <w:rPr>
          <w:rFonts w:ascii="Arial" w:hAnsi="Arial" w:cs="Arial"/>
          <w:sz w:val="20"/>
          <w:szCs w:val="20"/>
        </w:rPr>
        <w:t xml:space="preserve"> en la </w:t>
      </w:r>
      <w:r w:rsidR="00773A75" w:rsidRPr="00EE5B8B">
        <w:rPr>
          <w:rFonts w:ascii="Arial" w:hAnsi="Arial" w:cs="Arial"/>
          <w:sz w:val="20"/>
          <w:szCs w:val="20"/>
        </w:rPr>
        <w:t>señal</w:t>
      </w:r>
      <w:r w:rsidR="00E82212" w:rsidRPr="00EE5B8B">
        <w:rPr>
          <w:rFonts w:ascii="Arial" w:hAnsi="Arial" w:cs="Arial"/>
          <w:sz w:val="20"/>
          <w:szCs w:val="20"/>
        </w:rPr>
        <w:t xml:space="preserve"> cuadrada obtenida a la salida de los comparadores con respeto a la señal </w:t>
      </w:r>
      <w:r w:rsidR="000354A6">
        <w:rPr>
          <w:rFonts w:ascii="Arial" w:hAnsi="Arial" w:cs="Arial"/>
          <w:sz w:val="20"/>
          <w:szCs w:val="20"/>
        </w:rPr>
        <w:t>(</w:t>
      </w:r>
      <w:r w:rsidR="005E4F75">
        <w:rPr>
          <w:rFonts w:ascii="Arial" w:hAnsi="Arial" w:cs="Arial"/>
          <w:sz w:val="20"/>
          <w:szCs w:val="20"/>
        </w:rPr>
        <w:t>Ilustración</w:t>
      </w:r>
      <w:r w:rsidR="000354A6">
        <w:rPr>
          <w:rFonts w:ascii="Arial" w:hAnsi="Arial" w:cs="Arial"/>
          <w:sz w:val="20"/>
          <w:szCs w:val="20"/>
        </w:rPr>
        <w:t xml:space="preserve"> 15)</w:t>
      </w:r>
      <w:r w:rsidR="00BB55D9" w:rsidRPr="00EE5B8B">
        <w:rPr>
          <w:rFonts w:ascii="Arial" w:hAnsi="Arial" w:cs="Arial"/>
          <w:sz w:val="20"/>
          <w:szCs w:val="20"/>
        </w:rPr>
        <w:t xml:space="preserve">, </w:t>
      </w:r>
      <w:r w:rsidR="008E33FC" w:rsidRPr="00EE5B8B">
        <w:rPr>
          <w:rFonts w:ascii="Arial" w:hAnsi="Arial" w:cs="Arial"/>
          <w:sz w:val="20"/>
          <w:szCs w:val="20"/>
        </w:rPr>
        <w:t xml:space="preserve">por lo cual se considera hacer una calibración mediante software </w:t>
      </w:r>
      <w:r w:rsidR="00773A75" w:rsidRPr="00EE5B8B">
        <w:rPr>
          <w:rFonts w:ascii="Arial" w:hAnsi="Arial" w:cs="Arial"/>
          <w:sz w:val="20"/>
          <w:szCs w:val="20"/>
        </w:rPr>
        <w:t>para su impl</w:t>
      </w:r>
      <w:r w:rsidR="00552927" w:rsidRPr="00EE5B8B">
        <w:rPr>
          <w:rFonts w:ascii="Arial" w:hAnsi="Arial" w:cs="Arial"/>
          <w:sz w:val="20"/>
          <w:szCs w:val="20"/>
        </w:rPr>
        <w:t>emen</w:t>
      </w:r>
      <w:r w:rsidR="00773A75" w:rsidRPr="00EE5B8B">
        <w:rPr>
          <w:rFonts w:ascii="Arial" w:hAnsi="Arial" w:cs="Arial"/>
          <w:sz w:val="20"/>
          <w:szCs w:val="20"/>
        </w:rPr>
        <w:t>tación física</w:t>
      </w:r>
      <w:r w:rsidR="00436F5E" w:rsidRPr="00EE5B8B">
        <w:rPr>
          <w:rFonts w:ascii="Arial" w:hAnsi="Arial" w:cs="Arial"/>
          <w:sz w:val="20"/>
          <w:szCs w:val="20"/>
        </w:rPr>
        <w:t xml:space="preserve">, este efecto se presenta tanto </w:t>
      </w:r>
      <w:r w:rsidR="00405800" w:rsidRPr="00EE5B8B">
        <w:rPr>
          <w:rFonts w:ascii="Arial" w:hAnsi="Arial" w:cs="Arial"/>
          <w:sz w:val="20"/>
          <w:szCs w:val="20"/>
        </w:rPr>
        <w:t>en la señal</w:t>
      </w:r>
      <w:r w:rsidR="00436F5E" w:rsidRPr="00EE5B8B">
        <w:rPr>
          <w:rFonts w:ascii="Arial" w:hAnsi="Arial" w:cs="Arial"/>
          <w:sz w:val="20"/>
          <w:szCs w:val="20"/>
        </w:rPr>
        <w:t xml:space="preserve"> </w:t>
      </w:r>
      <w:r w:rsidR="00405800" w:rsidRPr="00EE5B8B">
        <w:rPr>
          <w:rFonts w:ascii="Arial" w:hAnsi="Arial" w:cs="Arial"/>
          <w:sz w:val="20"/>
          <w:szCs w:val="20"/>
        </w:rPr>
        <w:t>de voltaje como de corriente</w:t>
      </w:r>
      <w:r w:rsidR="004C677B">
        <w:rPr>
          <w:rFonts w:ascii="Arial" w:hAnsi="Arial" w:cs="Arial"/>
          <w:sz w:val="20"/>
          <w:szCs w:val="20"/>
        </w:rPr>
        <w:t>, sin embargo en las señales a la salida del comparad</w:t>
      </w:r>
      <w:r w:rsidR="00233315">
        <w:rPr>
          <w:rFonts w:ascii="Arial" w:hAnsi="Arial" w:cs="Arial"/>
          <w:sz w:val="20"/>
          <w:szCs w:val="20"/>
        </w:rPr>
        <w:t>ores se enc</w:t>
      </w:r>
      <w:r w:rsidR="00814A7A">
        <w:rPr>
          <w:rFonts w:ascii="Arial" w:hAnsi="Arial" w:cs="Arial"/>
          <w:sz w:val="20"/>
          <w:szCs w:val="20"/>
        </w:rPr>
        <w:t>ue</w:t>
      </w:r>
      <w:r w:rsidR="00233315">
        <w:rPr>
          <w:rFonts w:ascii="Arial" w:hAnsi="Arial" w:cs="Arial"/>
          <w:sz w:val="20"/>
          <w:szCs w:val="20"/>
        </w:rPr>
        <w:t xml:space="preserve">ntran  en fase al inyectar </w:t>
      </w:r>
      <w:r w:rsidR="00A57B27">
        <w:rPr>
          <w:rFonts w:ascii="Arial" w:hAnsi="Arial" w:cs="Arial"/>
          <w:sz w:val="20"/>
          <w:szCs w:val="20"/>
        </w:rPr>
        <w:t>una señal</w:t>
      </w:r>
      <w:r w:rsidR="00FB2FEF">
        <w:rPr>
          <w:rFonts w:ascii="Arial" w:hAnsi="Arial" w:cs="Arial"/>
          <w:sz w:val="20"/>
          <w:szCs w:val="20"/>
        </w:rPr>
        <w:t>es</w:t>
      </w:r>
      <w:r w:rsidR="00A57B27">
        <w:rPr>
          <w:rFonts w:ascii="Arial" w:hAnsi="Arial" w:cs="Arial"/>
          <w:sz w:val="20"/>
          <w:szCs w:val="20"/>
        </w:rPr>
        <w:t xml:space="preserve"> senoidal</w:t>
      </w:r>
      <w:r w:rsidR="00FB2FEF">
        <w:rPr>
          <w:rFonts w:ascii="Arial" w:hAnsi="Arial" w:cs="Arial"/>
          <w:sz w:val="20"/>
          <w:szCs w:val="20"/>
        </w:rPr>
        <w:t>es</w:t>
      </w:r>
      <w:r w:rsidR="00A57B27">
        <w:rPr>
          <w:rFonts w:ascii="Arial" w:hAnsi="Arial" w:cs="Arial"/>
          <w:sz w:val="20"/>
          <w:szCs w:val="20"/>
        </w:rPr>
        <w:t xml:space="preserve"> pur</w:t>
      </w:r>
      <w:r w:rsidR="00FB2FEF">
        <w:rPr>
          <w:rFonts w:ascii="Arial" w:hAnsi="Arial" w:cs="Arial"/>
          <w:sz w:val="20"/>
          <w:szCs w:val="20"/>
        </w:rPr>
        <w:t xml:space="preserve">as de misma </w:t>
      </w:r>
      <w:r w:rsidR="001E207F">
        <w:rPr>
          <w:rFonts w:ascii="Arial" w:hAnsi="Arial" w:cs="Arial"/>
          <w:sz w:val="20"/>
          <w:szCs w:val="20"/>
        </w:rPr>
        <w:t>frecuencia y fase</w:t>
      </w:r>
      <w:r w:rsidR="00A57B27">
        <w:rPr>
          <w:rFonts w:ascii="Arial" w:hAnsi="Arial" w:cs="Arial"/>
          <w:sz w:val="20"/>
          <w:szCs w:val="20"/>
        </w:rPr>
        <w:t xml:space="preserve"> a la entrada de cada circuito</w:t>
      </w:r>
      <w:r w:rsidR="00FB2FEF">
        <w:rPr>
          <w:rFonts w:ascii="Arial" w:hAnsi="Arial" w:cs="Arial"/>
          <w:sz w:val="20"/>
          <w:szCs w:val="20"/>
        </w:rPr>
        <w:t xml:space="preserve"> comparador</w:t>
      </w:r>
      <w:r w:rsidR="001E207F">
        <w:rPr>
          <w:rFonts w:ascii="Arial" w:hAnsi="Arial" w:cs="Arial"/>
          <w:sz w:val="20"/>
          <w:szCs w:val="20"/>
        </w:rPr>
        <w:t xml:space="preserve"> (</w:t>
      </w:r>
      <w:r w:rsidR="00640225">
        <w:rPr>
          <w:rFonts w:ascii="Arial" w:hAnsi="Arial" w:cs="Arial"/>
          <w:sz w:val="20"/>
          <w:szCs w:val="20"/>
        </w:rPr>
        <w:t xml:space="preserve">ilustración </w:t>
      </w:r>
      <w:r w:rsidR="001E207F">
        <w:rPr>
          <w:rFonts w:ascii="Arial" w:hAnsi="Arial" w:cs="Arial"/>
          <w:sz w:val="20"/>
          <w:szCs w:val="20"/>
        </w:rPr>
        <w:t>1</w:t>
      </w:r>
      <w:r w:rsidR="005E4F75">
        <w:rPr>
          <w:rFonts w:ascii="Arial" w:hAnsi="Arial" w:cs="Arial"/>
          <w:sz w:val="20"/>
          <w:szCs w:val="20"/>
        </w:rPr>
        <w:t>6</w:t>
      </w:r>
      <w:r w:rsidR="001E207F">
        <w:rPr>
          <w:rFonts w:ascii="Arial" w:hAnsi="Arial" w:cs="Arial"/>
          <w:sz w:val="20"/>
          <w:szCs w:val="20"/>
        </w:rPr>
        <w:t>).</w:t>
      </w:r>
    </w:p>
    <w:p w14:paraId="26DFCB2D" w14:textId="77777777" w:rsidR="00C5167C" w:rsidRDefault="00C5167C" w:rsidP="00640225">
      <w:pPr>
        <w:pStyle w:val="Prrafodelista"/>
        <w:jc w:val="both"/>
        <w:rPr>
          <w:rFonts w:ascii="Arial" w:hAnsi="Arial" w:cs="Arial"/>
          <w:sz w:val="20"/>
          <w:szCs w:val="20"/>
        </w:rPr>
      </w:pPr>
    </w:p>
    <w:p w14:paraId="07C2FE63" w14:textId="77777777" w:rsidR="00C5167C" w:rsidRPr="00EE5B8B" w:rsidRDefault="00C5167C" w:rsidP="00640225">
      <w:pPr>
        <w:pStyle w:val="Prrafodelista"/>
        <w:jc w:val="both"/>
        <w:rPr>
          <w:rFonts w:ascii="Arial" w:hAnsi="Arial" w:cs="Arial"/>
          <w:sz w:val="20"/>
          <w:szCs w:val="20"/>
        </w:rPr>
      </w:pPr>
    </w:p>
    <w:p w14:paraId="39E19C7E" w14:textId="77777777" w:rsidR="00552927" w:rsidRDefault="00773A75" w:rsidP="00B576A0">
      <w:pPr>
        <w:pStyle w:val="Prrafodelista"/>
        <w:keepNext/>
        <w:jc w:val="center"/>
      </w:pPr>
      <w:r w:rsidRPr="00773A75">
        <w:rPr>
          <w:rFonts w:ascii="Arial" w:eastAsiaTheme="minorHAnsi" w:hAnsi="Arial" w:cs="Arial"/>
          <w:b/>
          <w:bCs/>
          <w:noProof/>
          <w:color w:val="0D0D0D" w:themeColor="text1" w:themeTint="F2"/>
          <w:lang w:eastAsia="en-US" w:bidi="ar-SA"/>
        </w:rPr>
        <w:drawing>
          <wp:inline distT="0" distB="0" distL="0" distR="0" wp14:anchorId="7971895B" wp14:editId="4C7F5E85">
            <wp:extent cx="3870962" cy="3162300"/>
            <wp:effectExtent l="171450" t="114300" r="129540" b="209550"/>
            <wp:docPr id="842213734" name="Imagen 8422137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13734" name="Imagen 1" descr="Gráfico&#10;&#10;Descripción generada automáticamente"/>
                    <pic:cNvPicPr/>
                  </pic:nvPicPr>
                  <pic:blipFill>
                    <a:blip r:embed="rId47"/>
                    <a:stretch>
                      <a:fillRect/>
                    </a:stretch>
                  </pic:blipFill>
                  <pic:spPr>
                    <a:xfrm>
                      <a:off x="0" y="0"/>
                      <a:ext cx="3893032" cy="318033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14:paraId="62C032C4" w14:textId="4A612604" w:rsidR="00773A75" w:rsidRDefault="00552927" w:rsidP="00552927">
      <w:pPr>
        <w:pStyle w:val="Descripcin"/>
        <w:jc w:val="center"/>
        <w:rPr>
          <w:rFonts w:ascii="Arial" w:eastAsiaTheme="minorHAnsi" w:hAnsi="Arial" w:cs="Arial"/>
          <w:b/>
          <w:bCs/>
          <w:color w:val="0D0D0D" w:themeColor="text1" w:themeTint="F2"/>
          <w:lang w:eastAsia="en-US" w:bidi="ar-SA"/>
        </w:rPr>
      </w:pPr>
      <w:r>
        <w:t xml:space="preserve">Ilustración </w:t>
      </w:r>
      <w:r>
        <w:fldChar w:fldCharType="begin"/>
      </w:r>
      <w:r>
        <w:instrText xml:space="preserve"> SEQ Ilustración \* ARABIC </w:instrText>
      </w:r>
      <w:r>
        <w:fldChar w:fldCharType="separate"/>
      </w:r>
      <w:r w:rsidR="009045ED">
        <w:rPr>
          <w:noProof/>
        </w:rPr>
        <w:t>15</w:t>
      </w:r>
      <w:r>
        <w:fldChar w:fldCharType="end"/>
      </w:r>
      <w:r>
        <w:t xml:space="preserve"> desfase entre señal senoidal y señal cuadrada.</w:t>
      </w:r>
    </w:p>
    <w:p w14:paraId="1E74D732" w14:textId="77777777" w:rsidR="00E336F6" w:rsidRDefault="00E336F6" w:rsidP="00353C45">
      <w:pPr>
        <w:pStyle w:val="Prrafodelista"/>
        <w:rPr>
          <w:rFonts w:ascii="Arial" w:eastAsiaTheme="minorHAnsi" w:hAnsi="Arial" w:cs="Arial"/>
          <w:b/>
          <w:bCs/>
          <w:color w:val="0D0D0D" w:themeColor="text1" w:themeTint="F2"/>
          <w:lang w:eastAsia="en-US" w:bidi="ar-SA"/>
        </w:rPr>
      </w:pPr>
    </w:p>
    <w:p w14:paraId="22386AF5" w14:textId="2A3421D8" w:rsidR="00E336F6" w:rsidRDefault="00E336F6" w:rsidP="00353C45">
      <w:pPr>
        <w:pStyle w:val="Prrafodelista"/>
        <w:rPr>
          <w:rFonts w:ascii="Arial" w:eastAsiaTheme="minorHAnsi" w:hAnsi="Arial" w:cs="Arial"/>
          <w:b/>
          <w:bCs/>
          <w:color w:val="0D0D0D" w:themeColor="text1" w:themeTint="F2"/>
          <w:lang w:eastAsia="en-US" w:bidi="ar-SA"/>
        </w:rPr>
      </w:pPr>
    </w:p>
    <w:p w14:paraId="18A2FDD6" w14:textId="77777777" w:rsidR="00405800" w:rsidRDefault="00405800" w:rsidP="00353C45">
      <w:pPr>
        <w:pStyle w:val="Prrafodelista"/>
        <w:rPr>
          <w:rFonts w:ascii="Arial" w:eastAsiaTheme="minorHAnsi" w:hAnsi="Arial" w:cs="Arial"/>
          <w:b/>
          <w:bCs/>
          <w:color w:val="0D0D0D" w:themeColor="text1" w:themeTint="F2"/>
          <w:lang w:eastAsia="en-US" w:bidi="ar-SA"/>
        </w:rPr>
      </w:pPr>
    </w:p>
    <w:p w14:paraId="4DEFBAF0" w14:textId="77777777" w:rsidR="00E94027" w:rsidRDefault="00E94027" w:rsidP="00353C45">
      <w:pPr>
        <w:pStyle w:val="Prrafodelista"/>
        <w:rPr>
          <w:rFonts w:ascii="Arial" w:eastAsiaTheme="minorHAnsi" w:hAnsi="Arial" w:cs="Arial"/>
          <w:b/>
          <w:bCs/>
          <w:color w:val="0D0D0D" w:themeColor="text1" w:themeTint="F2"/>
          <w:lang w:eastAsia="en-US" w:bidi="ar-SA"/>
        </w:rPr>
      </w:pPr>
    </w:p>
    <w:p w14:paraId="6CF37E67" w14:textId="77777777" w:rsidR="00E94027" w:rsidRDefault="00E94027" w:rsidP="00353C45">
      <w:pPr>
        <w:pStyle w:val="Prrafodelista"/>
        <w:rPr>
          <w:rFonts w:ascii="Arial" w:eastAsiaTheme="minorHAnsi" w:hAnsi="Arial" w:cs="Arial"/>
          <w:b/>
          <w:bCs/>
          <w:color w:val="0D0D0D" w:themeColor="text1" w:themeTint="F2"/>
          <w:lang w:eastAsia="en-US" w:bidi="ar-SA"/>
        </w:rPr>
      </w:pPr>
    </w:p>
    <w:p w14:paraId="7ADCAC79" w14:textId="77777777" w:rsidR="00E94027" w:rsidRDefault="00E94027" w:rsidP="00353C45">
      <w:pPr>
        <w:pStyle w:val="Prrafodelista"/>
        <w:rPr>
          <w:rFonts w:ascii="Arial" w:eastAsiaTheme="minorHAnsi" w:hAnsi="Arial" w:cs="Arial"/>
          <w:b/>
          <w:bCs/>
          <w:color w:val="0D0D0D" w:themeColor="text1" w:themeTint="F2"/>
          <w:lang w:eastAsia="en-US" w:bidi="ar-SA"/>
        </w:rPr>
      </w:pPr>
    </w:p>
    <w:p w14:paraId="0A176C5C" w14:textId="77777777" w:rsidR="00640225" w:rsidRDefault="00640225" w:rsidP="00353C45">
      <w:pPr>
        <w:pStyle w:val="Prrafodelista"/>
        <w:rPr>
          <w:rFonts w:ascii="Arial" w:eastAsiaTheme="minorHAnsi" w:hAnsi="Arial" w:cs="Arial"/>
          <w:b/>
          <w:bCs/>
          <w:color w:val="0D0D0D" w:themeColor="text1" w:themeTint="F2"/>
          <w:lang w:eastAsia="en-US" w:bidi="ar-SA"/>
        </w:rPr>
      </w:pPr>
    </w:p>
    <w:p w14:paraId="2D5BE0F8" w14:textId="77777777" w:rsidR="00640225" w:rsidRDefault="00640225" w:rsidP="00353C45">
      <w:pPr>
        <w:pStyle w:val="Prrafodelista"/>
        <w:rPr>
          <w:rFonts w:ascii="Arial" w:eastAsiaTheme="minorHAnsi" w:hAnsi="Arial" w:cs="Arial"/>
          <w:b/>
          <w:bCs/>
          <w:color w:val="0D0D0D" w:themeColor="text1" w:themeTint="F2"/>
          <w:lang w:eastAsia="en-US" w:bidi="ar-SA"/>
        </w:rPr>
      </w:pPr>
    </w:p>
    <w:p w14:paraId="7903287F" w14:textId="77777777" w:rsidR="00640225" w:rsidRDefault="00640225" w:rsidP="00353C45">
      <w:pPr>
        <w:pStyle w:val="Prrafodelista"/>
        <w:rPr>
          <w:rFonts w:ascii="Arial" w:eastAsiaTheme="minorHAnsi" w:hAnsi="Arial" w:cs="Arial"/>
          <w:b/>
          <w:bCs/>
          <w:color w:val="0D0D0D" w:themeColor="text1" w:themeTint="F2"/>
          <w:lang w:eastAsia="en-US" w:bidi="ar-SA"/>
        </w:rPr>
      </w:pPr>
    </w:p>
    <w:p w14:paraId="63C48FD2" w14:textId="77777777" w:rsidR="00640225" w:rsidRDefault="00640225" w:rsidP="00353C45">
      <w:pPr>
        <w:pStyle w:val="Prrafodelista"/>
        <w:rPr>
          <w:rFonts w:ascii="Arial" w:eastAsiaTheme="minorHAnsi" w:hAnsi="Arial" w:cs="Arial"/>
          <w:b/>
          <w:bCs/>
          <w:color w:val="0D0D0D" w:themeColor="text1" w:themeTint="F2"/>
          <w:lang w:eastAsia="en-US" w:bidi="ar-SA"/>
        </w:rPr>
      </w:pPr>
    </w:p>
    <w:p w14:paraId="40E026BB" w14:textId="77777777" w:rsidR="00427165" w:rsidRDefault="00427165" w:rsidP="00353C45">
      <w:pPr>
        <w:pStyle w:val="Prrafodelista"/>
        <w:rPr>
          <w:rFonts w:ascii="Arial" w:eastAsiaTheme="minorHAnsi" w:hAnsi="Arial" w:cs="Arial"/>
          <w:b/>
          <w:bCs/>
          <w:color w:val="0D0D0D" w:themeColor="text1" w:themeTint="F2"/>
          <w:lang w:eastAsia="en-US" w:bidi="ar-SA"/>
        </w:rPr>
      </w:pPr>
    </w:p>
    <w:p w14:paraId="601D795F" w14:textId="77777777" w:rsidR="00A5296E" w:rsidRDefault="00E94027" w:rsidP="00B576A0">
      <w:pPr>
        <w:pStyle w:val="Prrafodelista"/>
        <w:keepNext/>
        <w:jc w:val="center"/>
      </w:pPr>
      <w:r w:rsidRPr="00E94027">
        <w:rPr>
          <w:rFonts w:ascii="Arial" w:eastAsiaTheme="minorHAnsi" w:hAnsi="Arial" w:cs="Arial"/>
          <w:b/>
          <w:bCs/>
          <w:noProof/>
          <w:color w:val="0D0D0D" w:themeColor="text1" w:themeTint="F2"/>
          <w:lang w:eastAsia="en-US" w:bidi="ar-SA"/>
        </w:rPr>
        <w:lastRenderedPageBreak/>
        <w:drawing>
          <wp:inline distT="0" distB="0" distL="0" distR="0" wp14:anchorId="4957FB0A" wp14:editId="36CF1FE5">
            <wp:extent cx="4107180" cy="3255010"/>
            <wp:effectExtent l="171450" t="114300" r="121920" b="212090"/>
            <wp:docPr id="1779524497" name="Imagen 1779524497" descr="Imagen que contiene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24497" name="Imagen 1" descr="Imagen que contiene Gráfico de rectángulos&#10;&#10;Descripción generada automáticamente"/>
                    <pic:cNvPicPr/>
                  </pic:nvPicPr>
                  <pic:blipFill>
                    <a:blip r:embed="rId48"/>
                    <a:stretch>
                      <a:fillRect/>
                    </a:stretch>
                  </pic:blipFill>
                  <pic:spPr>
                    <a:xfrm>
                      <a:off x="0" y="0"/>
                      <a:ext cx="4171508" cy="3305991"/>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14:paraId="20435FE8" w14:textId="5D547F64" w:rsidR="00E94027" w:rsidRDefault="00A5296E" w:rsidP="00814A7A">
      <w:pPr>
        <w:pStyle w:val="Descripcin"/>
        <w:jc w:val="center"/>
        <w:rPr>
          <w:rFonts w:ascii="Arial" w:eastAsiaTheme="minorHAnsi" w:hAnsi="Arial" w:cs="Arial"/>
          <w:b/>
          <w:bCs/>
          <w:color w:val="0D0D0D" w:themeColor="text1" w:themeTint="F2"/>
          <w:lang w:eastAsia="en-US" w:bidi="ar-SA"/>
        </w:rPr>
      </w:pPr>
      <w:r>
        <w:t xml:space="preserve">Ilustración </w:t>
      </w:r>
      <w:r>
        <w:fldChar w:fldCharType="begin"/>
      </w:r>
      <w:r>
        <w:instrText xml:space="preserve"> SEQ Ilustración \* ARABIC </w:instrText>
      </w:r>
      <w:r>
        <w:fldChar w:fldCharType="separate"/>
      </w:r>
      <w:r w:rsidR="009045ED">
        <w:rPr>
          <w:noProof/>
        </w:rPr>
        <w:t>16</w:t>
      </w:r>
      <w:r>
        <w:fldChar w:fldCharType="end"/>
      </w:r>
      <w:r>
        <w:t xml:space="preserve"> Señales en fase.</w:t>
      </w:r>
    </w:p>
    <w:p w14:paraId="0FFF2485" w14:textId="77777777" w:rsidR="00405800" w:rsidRDefault="00405800" w:rsidP="00353C45">
      <w:pPr>
        <w:pStyle w:val="Prrafodelista"/>
        <w:rPr>
          <w:rFonts w:ascii="Arial" w:eastAsiaTheme="minorHAnsi" w:hAnsi="Arial" w:cs="Arial"/>
          <w:b/>
          <w:bCs/>
          <w:color w:val="0D0D0D" w:themeColor="text1" w:themeTint="F2"/>
          <w:lang w:eastAsia="en-US" w:bidi="ar-SA"/>
        </w:rPr>
      </w:pPr>
    </w:p>
    <w:p w14:paraId="162BD56B" w14:textId="7F725824" w:rsidR="00571EC9" w:rsidRPr="00C5167C" w:rsidRDefault="00571EC9" w:rsidP="00571EC9">
      <w:pPr>
        <w:pStyle w:val="Prrafodelista"/>
        <w:rPr>
          <w:rFonts w:ascii="Arial" w:hAnsi="Arial" w:cs="Arial"/>
          <w:sz w:val="20"/>
          <w:szCs w:val="20"/>
        </w:rPr>
      </w:pPr>
      <w:r w:rsidRPr="00C5167C">
        <w:rPr>
          <w:rFonts w:ascii="Arial" w:hAnsi="Arial" w:cs="Arial"/>
          <w:sz w:val="20"/>
          <w:szCs w:val="20"/>
        </w:rPr>
        <w:t xml:space="preserve">Las 3 señales vistas en el osciloscopio son </w:t>
      </w:r>
      <w:r w:rsidR="00264D76" w:rsidRPr="00C5167C">
        <w:rPr>
          <w:rFonts w:ascii="Arial" w:hAnsi="Arial" w:cs="Arial"/>
          <w:sz w:val="20"/>
          <w:szCs w:val="20"/>
        </w:rPr>
        <w:t>Rojo: señal</w:t>
      </w:r>
      <w:r w:rsidRPr="00C5167C">
        <w:rPr>
          <w:rFonts w:ascii="Arial" w:hAnsi="Arial" w:cs="Arial"/>
          <w:sz w:val="20"/>
          <w:szCs w:val="20"/>
        </w:rPr>
        <w:t xml:space="preserve"> </w:t>
      </w:r>
      <w:r w:rsidR="00313428" w:rsidRPr="00C5167C">
        <w:rPr>
          <w:rFonts w:ascii="Arial" w:hAnsi="Arial" w:cs="Arial"/>
          <w:sz w:val="20"/>
          <w:szCs w:val="20"/>
        </w:rPr>
        <w:t>de voltaje</w:t>
      </w:r>
      <w:r w:rsidRPr="00C5167C">
        <w:rPr>
          <w:rFonts w:ascii="Arial" w:hAnsi="Arial" w:cs="Arial"/>
          <w:sz w:val="20"/>
          <w:szCs w:val="20"/>
        </w:rPr>
        <w:t xml:space="preserve">, azul: señal a la salida de la compuerta </w:t>
      </w:r>
      <w:r w:rsidR="00C5167C">
        <w:rPr>
          <w:rFonts w:ascii="Arial" w:hAnsi="Arial" w:cs="Arial"/>
          <w:sz w:val="20"/>
          <w:szCs w:val="20"/>
        </w:rPr>
        <w:t>OR</w:t>
      </w:r>
      <w:r w:rsidRPr="00C5167C">
        <w:rPr>
          <w:rFonts w:ascii="Arial" w:hAnsi="Arial" w:cs="Arial"/>
          <w:sz w:val="20"/>
          <w:szCs w:val="20"/>
        </w:rPr>
        <w:t xml:space="preserve"> y </w:t>
      </w:r>
      <w:r w:rsidR="00264D76" w:rsidRPr="00C5167C">
        <w:rPr>
          <w:rFonts w:ascii="Arial" w:hAnsi="Arial" w:cs="Arial"/>
          <w:sz w:val="20"/>
          <w:szCs w:val="20"/>
        </w:rPr>
        <w:t>amarillo: señal</w:t>
      </w:r>
      <w:r w:rsidRPr="00C5167C">
        <w:rPr>
          <w:rFonts w:ascii="Arial" w:hAnsi="Arial" w:cs="Arial"/>
          <w:sz w:val="20"/>
          <w:szCs w:val="20"/>
        </w:rPr>
        <w:t xml:space="preserve"> de corriente para una condición inicial </w:t>
      </w:r>
      <w:r w:rsidR="00313428" w:rsidRPr="00C5167C">
        <w:rPr>
          <w:rFonts w:ascii="Arial" w:hAnsi="Arial" w:cs="Arial"/>
          <w:sz w:val="20"/>
          <w:szCs w:val="20"/>
        </w:rPr>
        <w:t>sin desfase entre las señales de entrada.</w:t>
      </w:r>
    </w:p>
    <w:p w14:paraId="37BEB8EC" w14:textId="77777777" w:rsidR="00313428" w:rsidRPr="00C5167C" w:rsidRDefault="00313428" w:rsidP="00571EC9">
      <w:pPr>
        <w:pStyle w:val="Prrafodelista"/>
        <w:rPr>
          <w:rFonts w:ascii="Arial" w:hAnsi="Arial" w:cs="Arial"/>
          <w:sz w:val="20"/>
          <w:szCs w:val="20"/>
        </w:rPr>
      </w:pPr>
    </w:p>
    <w:p w14:paraId="7A7EF914" w14:textId="7EB15AFB" w:rsidR="00313428" w:rsidRPr="00C5167C" w:rsidRDefault="00313428" w:rsidP="00571EC9">
      <w:pPr>
        <w:pStyle w:val="Prrafodelista"/>
        <w:rPr>
          <w:rFonts w:ascii="Arial" w:hAnsi="Arial" w:cs="Arial"/>
          <w:sz w:val="20"/>
          <w:szCs w:val="20"/>
        </w:rPr>
      </w:pPr>
    </w:p>
    <w:p w14:paraId="0D1FAA7E" w14:textId="77777777" w:rsidR="00313428" w:rsidRPr="00C5167C" w:rsidRDefault="00313428" w:rsidP="00571EC9">
      <w:pPr>
        <w:pStyle w:val="Prrafodelista"/>
        <w:rPr>
          <w:rFonts w:ascii="Arial" w:hAnsi="Arial" w:cs="Arial"/>
          <w:sz w:val="20"/>
          <w:szCs w:val="20"/>
        </w:rPr>
      </w:pPr>
    </w:p>
    <w:p w14:paraId="2BA4318F" w14:textId="77777777" w:rsidR="00313428" w:rsidRPr="00C5167C" w:rsidRDefault="00313428" w:rsidP="00571EC9">
      <w:pPr>
        <w:pStyle w:val="Prrafodelista"/>
        <w:rPr>
          <w:rFonts w:ascii="Arial" w:hAnsi="Arial" w:cs="Arial"/>
          <w:sz w:val="20"/>
          <w:szCs w:val="20"/>
        </w:rPr>
      </w:pPr>
    </w:p>
    <w:p w14:paraId="16B96CA5" w14:textId="77777777" w:rsidR="00313428" w:rsidRPr="00C5167C" w:rsidRDefault="00313428" w:rsidP="00571EC9">
      <w:pPr>
        <w:pStyle w:val="Prrafodelista"/>
        <w:rPr>
          <w:rFonts w:ascii="Arial" w:hAnsi="Arial" w:cs="Arial"/>
          <w:sz w:val="20"/>
          <w:szCs w:val="20"/>
        </w:rPr>
      </w:pPr>
    </w:p>
    <w:p w14:paraId="59A4D7F8" w14:textId="77777777" w:rsidR="00313428" w:rsidRPr="00C5167C" w:rsidRDefault="00313428" w:rsidP="00571EC9">
      <w:pPr>
        <w:pStyle w:val="Prrafodelista"/>
        <w:rPr>
          <w:rFonts w:ascii="Arial" w:hAnsi="Arial" w:cs="Arial"/>
          <w:sz w:val="20"/>
          <w:szCs w:val="20"/>
        </w:rPr>
      </w:pPr>
    </w:p>
    <w:p w14:paraId="67A200BC" w14:textId="77777777" w:rsidR="00313428" w:rsidRPr="00C5167C" w:rsidRDefault="00313428" w:rsidP="00571EC9">
      <w:pPr>
        <w:pStyle w:val="Prrafodelista"/>
        <w:rPr>
          <w:rFonts w:ascii="Arial" w:hAnsi="Arial" w:cs="Arial"/>
          <w:sz w:val="20"/>
          <w:szCs w:val="20"/>
        </w:rPr>
      </w:pPr>
    </w:p>
    <w:p w14:paraId="0B2E5A70" w14:textId="77777777" w:rsidR="00313428" w:rsidRPr="00C5167C" w:rsidRDefault="00313428" w:rsidP="00571EC9">
      <w:pPr>
        <w:pStyle w:val="Prrafodelista"/>
        <w:rPr>
          <w:rFonts w:ascii="Arial" w:hAnsi="Arial" w:cs="Arial"/>
          <w:sz w:val="20"/>
          <w:szCs w:val="20"/>
        </w:rPr>
      </w:pPr>
    </w:p>
    <w:p w14:paraId="3FCEEDF8" w14:textId="77777777" w:rsidR="00B576A0" w:rsidRDefault="00B576A0" w:rsidP="00571EC9">
      <w:pPr>
        <w:pStyle w:val="Prrafodelista"/>
        <w:rPr>
          <w:rFonts w:ascii="Arial" w:hAnsi="Arial" w:cs="Arial"/>
          <w:sz w:val="20"/>
          <w:szCs w:val="20"/>
        </w:rPr>
      </w:pPr>
    </w:p>
    <w:p w14:paraId="1BABDE13" w14:textId="77777777" w:rsidR="00B576A0" w:rsidRDefault="00B576A0" w:rsidP="00571EC9">
      <w:pPr>
        <w:pStyle w:val="Prrafodelista"/>
        <w:rPr>
          <w:rFonts w:ascii="Arial" w:hAnsi="Arial" w:cs="Arial"/>
          <w:sz w:val="20"/>
          <w:szCs w:val="20"/>
        </w:rPr>
      </w:pPr>
    </w:p>
    <w:p w14:paraId="7F5D5984" w14:textId="77777777" w:rsidR="00B576A0" w:rsidRDefault="00B576A0" w:rsidP="00571EC9">
      <w:pPr>
        <w:pStyle w:val="Prrafodelista"/>
        <w:rPr>
          <w:rFonts w:ascii="Arial" w:hAnsi="Arial" w:cs="Arial"/>
          <w:sz w:val="20"/>
          <w:szCs w:val="20"/>
        </w:rPr>
      </w:pPr>
    </w:p>
    <w:p w14:paraId="27B7F1A4" w14:textId="77777777" w:rsidR="00B576A0" w:rsidRDefault="00B576A0" w:rsidP="00571EC9">
      <w:pPr>
        <w:pStyle w:val="Prrafodelista"/>
        <w:rPr>
          <w:rFonts w:ascii="Arial" w:hAnsi="Arial" w:cs="Arial"/>
          <w:sz w:val="20"/>
          <w:szCs w:val="20"/>
        </w:rPr>
      </w:pPr>
    </w:p>
    <w:p w14:paraId="4E376F55" w14:textId="77777777" w:rsidR="00B576A0" w:rsidRDefault="00B576A0" w:rsidP="00571EC9">
      <w:pPr>
        <w:pStyle w:val="Prrafodelista"/>
        <w:rPr>
          <w:rFonts w:ascii="Arial" w:hAnsi="Arial" w:cs="Arial"/>
          <w:sz w:val="20"/>
          <w:szCs w:val="20"/>
        </w:rPr>
      </w:pPr>
    </w:p>
    <w:p w14:paraId="66877125" w14:textId="77777777" w:rsidR="00B576A0" w:rsidRDefault="00B576A0" w:rsidP="00571EC9">
      <w:pPr>
        <w:pStyle w:val="Prrafodelista"/>
        <w:rPr>
          <w:rFonts w:ascii="Arial" w:hAnsi="Arial" w:cs="Arial"/>
          <w:sz w:val="20"/>
          <w:szCs w:val="20"/>
        </w:rPr>
      </w:pPr>
    </w:p>
    <w:p w14:paraId="7B69103A" w14:textId="77777777" w:rsidR="00B576A0" w:rsidRDefault="00B576A0" w:rsidP="00571EC9">
      <w:pPr>
        <w:pStyle w:val="Prrafodelista"/>
        <w:rPr>
          <w:rFonts w:ascii="Arial" w:hAnsi="Arial" w:cs="Arial"/>
          <w:sz w:val="20"/>
          <w:szCs w:val="20"/>
        </w:rPr>
      </w:pPr>
    </w:p>
    <w:p w14:paraId="10D6E8D1" w14:textId="77777777" w:rsidR="00B576A0" w:rsidRPr="00C5167C" w:rsidRDefault="00B576A0" w:rsidP="00571EC9">
      <w:pPr>
        <w:pStyle w:val="Prrafodelista"/>
        <w:rPr>
          <w:rFonts w:ascii="Arial" w:hAnsi="Arial" w:cs="Arial"/>
          <w:sz w:val="20"/>
          <w:szCs w:val="20"/>
        </w:rPr>
      </w:pPr>
    </w:p>
    <w:p w14:paraId="7BBFCAA6" w14:textId="77777777" w:rsidR="00313428" w:rsidRPr="00C5167C" w:rsidRDefault="00313428" w:rsidP="00571EC9">
      <w:pPr>
        <w:pStyle w:val="Prrafodelista"/>
        <w:rPr>
          <w:rFonts w:ascii="Arial" w:hAnsi="Arial" w:cs="Arial"/>
          <w:sz w:val="20"/>
          <w:szCs w:val="20"/>
        </w:rPr>
      </w:pPr>
    </w:p>
    <w:p w14:paraId="0F80FF7A" w14:textId="77777777" w:rsidR="00313428" w:rsidRDefault="00313428" w:rsidP="00571EC9">
      <w:pPr>
        <w:pStyle w:val="Prrafodelista"/>
        <w:rPr>
          <w:rFonts w:ascii="Arial" w:hAnsi="Arial" w:cs="Arial"/>
          <w:sz w:val="20"/>
          <w:szCs w:val="20"/>
        </w:rPr>
      </w:pPr>
    </w:p>
    <w:p w14:paraId="5E9845CA" w14:textId="77777777" w:rsidR="00C5167C" w:rsidRDefault="00C5167C" w:rsidP="00571EC9">
      <w:pPr>
        <w:pStyle w:val="Prrafodelista"/>
        <w:rPr>
          <w:rFonts w:ascii="Arial" w:hAnsi="Arial" w:cs="Arial"/>
          <w:sz w:val="20"/>
          <w:szCs w:val="20"/>
        </w:rPr>
      </w:pPr>
    </w:p>
    <w:p w14:paraId="31297923" w14:textId="77777777" w:rsidR="00742195" w:rsidRDefault="00742195" w:rsidP="00571EC9">
      <w:pPr>
        <w:pStyle w:val="Prrafodelista"/>
        <w:rPr>
          <w:rFonts w:ascii="Arial" w:hAnsi="Arial" w:cs="Arial"/>
          <w:sz w:val="20"/>
          <w:szCs w:val="20"/>
        </w:rPr>
      </w:pPr>
    </w:p>
    <w:p w14:paraId="1B69BD75" w14:textId="77777777" w:rsidR="00742195" w:rsidRDefault="00742195" w:rsidP="00571EC9">
      <w:pPr>
        <w:pStyle w:val="Prrafodelista"/>
        <w:rPr>
          <w:rFonts w:ascii="Arial" w:hAnsi="Arial" w:cs="Arial"/>
          <w:sz w:val="20"/>
          <w:szCs w:val="20"/>
        </w:rPr>
      </w:pPr>
    </w:p>
    <w:p w14:paraId="0ABACBA7" w14:textId="77777777" w:rsidR="00742195" w:rsidRDefault="00742195" w:rsidP="00571EC9">
      <w:pPr>
        <w:pStyle w:val="Prrafodelista"/>
        <w:rPr>
          <w:rFonts w:ascii="Arial" w:hAnsi="Arial" w:cs="Arial"/>
          <w:sz w:val="20"/>
          <w:szCs w:val="20"/>
        </w:rPr>
      </w:pPr>
    </w:p>
    <w:p w14:paraId="3F664A41" w14:textId="77777777" w:rsidR="00742195" w:rsidRDefault="00742195" w:rsidP="00571EC9">
      <w:pPr>
        <w:pStyle w:val="Prrafodelista"/>
        <w:rPr>
          <w:rFonts w:ascii="Arial" w:hAnsi="Arial" w:cs="Arial"/>
          <w:sz w:val="20"/>
          <w:szCs w:val="20"/>
        </w:rPr>
      </w:pPr>
    </w:p>
    <w:p w14:paraId="0C06CA50" w14:textId="77777777" w:rsidR="00C5167C" w:rsidRDefault="00C5167C" w:rsidP="00571EC9">
      <w:pPr>
        <w:pStyle w:val="Prrafodelista"/>
        <w:rPr>
          <w:rFonts w:ascii="Arial" w:hAnsi="Arial" w:cs="Arial"/>
          <w:sz w:val="20"/>
          <w:szCs w:val="20"/>
        </w:rPr>
      </w:pPr>
    </w:p>
    <w:p w14:paraId="493CB7F5" w14:textId="77777777" w:rsidR="00C5167C" w:rsidRDefault="00C5167C" w:rsidP="00571EC9">
      <w:pPr>
        <w:pStyle w:val="Prrafodelista"/>
        <w:rPr>
          <w:rFonts w:ascii="Arial" w:hAnsi="Arial" w:cs="Arial"/>
          <w:sz w:val="20"/>
          <w:szCs w:val="20"/>
        </w:rPr>
      </w:pPr>
    </w:p>
    <w:p w14:paraId="3546A447" w14:textId="77777777" w:rsidR="00C5167C" w:rsidRPr="00C5167C" w:rsidRDefault="00C5167C" w:rsidP="00571EC9">
      <w:pPr>
        <w:pStyle w:val="Prrafodelista"/>
        <w:rPr>
          <w:rFonts w:ascii="Arial" w:hAnsi="Arial" w:cs="Arial"/>
          <w:sz w:val="20"/>
          <w:szCs w:val="20"/>
        </w:rPr>
      </w:pPr>
    </w:p>
    <w:p w14:paraId="469287DA" w14:textId="77777777" w:rsidR="00C5167C" w:rsidRDefault="00C5167C" w:rsidP="00571EC9">
      <w:pPr>
        <w:pStyle w:val="Prrafodelista"/>
        <w:rPr>
          <w:rFonts w:ascii="Arial" w:hAnsi="Arial" w:cs="Arial"/>
          <w:sz w:val="20"/>
          <w:szCs w:val="20"/>
        </w:rPr>
      </w:pPr>
    </w:p>
    <w:p w14:paraId="6E754B67" w14:textId="45927270" w:rsidR="00C5167C" w:rsidRPr="00B576A0" w:rsidRDefault="00C5167C" w:rsidP="00571EC9">
      <w:pPr>
        <w:pStyle w:val="Prrafodelista"/>
        <w:rPr>
          <w:rFonts w:ascii="Arial" w:hAnsi="Arial" w:cs="Arial"/>
          <w:b/>
          <w:sz w:val="22"/>
          <w:szCs w:val="22"/>
        </w:rPr>
      </w:pPr>
      <w:r w:rsidRPr="00B576A0">
        <w:rPr>
          <w:rFonts w:ascii="Arial" w:hAnsi="Arial" w:cs="Arial"/>
          <w:b/>
          <w:sz w:val="22"/>
          <w:szCs w:val="22"/>
        </w:rPr>
        <w:lastRenderedPageBreak/>
        <w:t>Señales con desfase:</w:t>
      </w:r>
    </w:p>
    <w:p w14:paraId="0B99801E" w14:textId="77777777" w:rsidR="00C5167C" w:rsidRDefault="00C5167C" w:rsidP="00571EC9">
      <w:pPr>
        <w:pStyle w:val="Prrafodelista"/>
        <w:rPr>
          <w:rFonts w:ascii="Arial" w:hAnsi="Arial" w:cs="Arial"/>
          <w:sz w:val="20"/>
          <w:szCs w:val="20"/>
        </w:rPr>
      </w:pPr>
    </w:p>
    <w:p w14:paraId="33E5277B" w14:textId="792CDE7E" w:rsidR="00313428" w:rsidRPr="00C5167C" w:rsidRDefault="00D534F5" w:rsidP="00B576A0">
      <w:pPr>
        <w:pStyle w:val="Prrafodelista"/>
        <w:jc w:val="both"/>
        <w:rPr>
          <w:rFonts w:ascii="Arial" w:hAnsi="Arial" w:cs="Arial"/>
          <w:sz w:val="20"/>
          <w:szCs w:val="20"/>
        </w:rPr>
      </w:pPr>
      <w:r w:rsidRPr="00C5167C">
        <w:rPr>
          <w:rFonts w:ascii="Arial" w:hAnsi="Arial" w:cs="Arial"/>
          <w:sz w:val="20"/>
          <w:szCs w:val="20"/>
        </w:rPr>
        <w:t>Se</w:t>
      </w:r>
      <w:r w:rsidR="007B7F86" w:rsidRPr="00C5167C">
        <w:rPr>
          <w:rFonts w:ascii="Arial" w:hAnsi="Arial" w:cs="Arial"/>
          <w:sz w:val="20"/>
          <w:szCs w:val="20"/>
        </w:rPr>
        <w:t xml:space="preserve"> simula el circuito con desfasando la señal de </w:t>
      </w:r>
      <w:r w:rsidR="00C264BC" w:rsidRPr="00C5167C">
        <w:rPr>
          <w:rFonts w:ascii="Arial" w:hAnsi="Arial" w:cs="Arial"/>
          <w:sz w:val="20"/>
          <w:szCs w:val="20"/>
        </w:rPr>
        <w:t>corriente</w:t>
      </w:r>
      <w:r w:rsidR="007B7F86" w:rsidRPr="00C5167C">
        <w:rPr>
          <w:rFonts w:ascii="Arial" w:hAnsi="Arial" w:cs="Arial"/>
          <w:sz w:val="20"/>
          <w:szCs w:val="20"/>
        </w:rPr>
        <w:t xml:space="preserve"> 90 grados</w:t>
      </w:r>
      <w:r w:rsidR="00C264BC" w:rsidRPr="00C5167C">
        <w:rPr>
          <w:rFonts w:ascii="Arial" w:hAnsi="Arial" w:cs="Arial"/>
          <w:sz w:val="20"/>
          <w:szCs w:val="20"/>
        </w:rPr>
        <w:t xml:space="preserve">, lo que implica que la señal obtenida a la salida de la compuerta OR </w:t>
      </w:r>
      <w:r w:rsidR="0097457A" w:rsidRPr="00C5167C">
        <w:rPr>
          <w:rFonts w:ascii="Arial" w:hAnsi="Arial" w:cs="Arial"/>
          <w:sz w:val="20"/>
          <w:szCs w:val="20"/>
        </w:rPr>
        <w:t>variará</w:t>
      </w:r>
      <w:r w:rsidR="00FE6B7C" w:rsidRPr="00C5167C">
        <w:rPr>
          <w:rFonts w:ascii="Arial" w:hAnsi="Arial" w:cs="Arial"/>
          <w:sz w:val="20"/>
          <w:szCs w:val="20"/>
        </w:rPr>
        <w:t xml:space="preserve"> el periodo en estado alt</w:t>
      </w:r>
      <w:r w:rsidR="00523AE7" w:rsidRPr="00C5167C">
        <w:rPr>
          <w:rFonts w:ascii="Arial" w:hAnsi="Arial" w:cs="Arial"/>
          <w:sz w:val="20"/>
          <w:szCs w:val="20"/>
        </w:rPr>
        <w:t>o</w:t>
      </w:r>
      <w:r w:rsidR="00FE6B7C" w:rsidRPr="00C5167C">
        <w:rPr>
          <w:rFonts w:ascii="Arial" w:hAnsi="Arial" w:cs="Arial"/>
          <w:sz w:val="20"/>
          <w:szCs w:val="20"/>
        </w:rPr>
        <w:t xml:space="preserve"> y en estado bajo</w:t>
      </w:r>
      <w:r w:rsidR="003F4313" w:rsidRPr="00C5167C">
        <w:rPr>
          <w:rFonts w:ascii="Arial" w:hAnsi="Arial" w:cs="Arial"/>
          <w:sz w:val="20"/>
          <w:szCs w:val="20"/>
        </w:rPr>
        <w:t xml:space="preserve"> debido al solapamiento de la señales provenientes de los comparadores</w:t>
      </w:r>
      <w:r w:rsidR="00523AE7" w:rsidRPr="00C5167C">
        <w:rPr>
          <w:rFonts w:ascii="Arial" w:hAnsi="Arial" w:cs="Arial"/>
          <w:sz w:val="20"/>
          <w:szCs w:val="20"/>
        </w:rPr>
        <w:t xml:space="preserve"> (Ilustración </w:t>
      </w:r>
      <w:r w:rsidR="007C3C87">
        <w:rPr>
          <w:rFonts w:ascii="Arial" w:hAnsi="Arial" w:cs="Arial"/>
          <w:sz w:val="20"/>
          <w:szCs w:val="20"/>
        </w:rPr>
        <w:t>17</w:t>
      </w:r>
      <w:r w:rsidR="00523AE7" w:rsidRPr="00C5167C">
        <w:rPr>
          <w:rFonts w:ascii="Arial" w:hAnsi="Arial" w:cs="Arial"/>
          <w:sz w:val="20"/>
          <w:szCs w:val="20"/>
        </w:rPr>
        <w:t>)</w:t>
      </w:r>
      <w:r w:rsidR="0034330D" w:rsidRPr="00C5167C">
        <w:rPr>
          <w:rFonts w:ascii="Arial" w:hAnsi="Arial" w:cs="Arial"/>
          <w:sz w:val="20"/>
          <w:szCs w:val="20"/>
        </w:rPr>
        <w:t xml:space="preserve">, </w:t>
      </w:r>
      <w:r w:rsidR="00787853" w:rsidRPr="00C5167C">
        <w:rPr>
          <w:rFonts w:ascii="Arial" w:hAnsi="Arial" w:cs="Arial"/>
          <w:sz w:val="20"/>
          <w:szCs w:val="20"/>
        </w:rPr>
        <w:t>mediante el microcontrolador</w:t>
      </w:r>
      <w:r w:rsidR="003202B2" w:rsidRPr="00C5167C">
        <w:rPr>
          <w:rFonts w:ascii="Arial" w:hAnsi="Arial" w:cs="Arial"/>
          <w:sz w:val="20"/>
          <w:szCs w:val="20"/>
        </w:rPr>
        <w:t xml:space="preserve">, el cual alterna entre captura el tiempo entre </w:t>
      </w:r>
      <w:r w:rsidR="00182771" w:rsidRPr="00C5167C">
        <w:rPr>
          <w:rFonts w:ascii="Arial" w:hAnsi="Arial" w:cs="Arial"/>
          <w:sz w:val="20"/>
          <w:szCs w:val="20"/>
        </w:rPr>
        <w:t xml:space="preserve">flancos </w:t>
      </w:r>
      <w:r w:rsidR="00185ED0" w:rsidRPr="00C5167C">
        <w:rPr>
          <w:rFonts w:ascii="Arial" w:hAnsi="Arial" w:cs="Arial"/>
          <w:sz w:val="20"/>
          <w:szCs w:val="20"/>
        </w:rPr>
        <w:t>de subida</w:t>
      </w:r>
      <w:r w:rsidR="001A75FD" w:rsidRPr="00C5167C">
        <w:rPr>
          <w:rFonts w:ascii="Arial" w:hAnsi="Arial" w:cs="Arial"/>
          <w:sz w:val="20"/>
          <w:szCs w:val="20"/>
        </w:rPr>
        <w:t xml:space="preserve"> </w:t>
      </w:r>
      <w:r w:rsidR="00185ED0" w:rsidRPr="00C5167C">
        <w:rPr>
          <w:rFonts w:ascii="Arial" w:hAnsi="Arial" w:cs="Arial"/>
          <w:sz w:val="20"/>
          <w:szCs w:val="20"/>
        </w:rPr>
        <w:t>y bajada que denominaremos t1 y t2 respectivamente,</w:t>
      </w:r>
      <w:r w:rsidR="00523AE7" w:rsidRPr="00C5167C">
        <w:rPr>
          <w:rFonts w:ascii="Arial" w:hAnsi="Arial" w:cs="Arial"/>
          <w:sz w:val="20"/>
          <w:szCs w:val="20"/>
        </w:rPr>
        <w:t xml:space="preserve"> la suma de ambos nos dará el periodo T</w:t>
      </w:r>
      <w:r w:rsidR="00145DE5" w:rsidRPr="00C5167C">
        <w:rPr>
          <w:rFonts w:ascii="Arial" w:hAnsi="Arial" w:cs="Arial"/>
          <w:sz w:val="20"/>
          <w:szCs w:val="20"/>
        </w:rPr>
        <w:t>, para calcular el des</w:t>
      </w:r>
      <w:r w:rsidR="00BB3BA1" w:rsidRPr="00C5167C">
        <w:rPr>
          <w:rFonts w:ascii="Arial" w:hAnsi="Arial" w:cs="Arial"/>
          <w:sz w:val="20"/>
          <w:szCs w:val="20"/>
        </w:rPr>
        <w:t>fase con la siguiente ecuación.</w:t>
      </w:r>
    </w:p>
    <w:p w14:paraId="0B82A9D0" w14:textId="77777777" w:rsidR="0028715C" w:rsidRDefault="0028715C" w:rsidP="00571EC9">
      <w:pPr>
        <w:pStyle w:val="Prrafodelista"/>
        <w:rPr>
          <w:rFonts w:ascii="Arial" w:eastAsiaTheme="minorHAnsi" w:hAnsi="Arial" w:cs="Arial"/>
          <w:b/>
          <w:bCs/>
          <w:color w:val="0D0D0D" w:themeColor="text1" w:themeTint="F2"/>
          <w:lang w:eastAsia="en-US" w:bidi="ar-SA"/>
        </w:rPr>
      </w:pPr>
    </w:p>
    <w:p w14:paraId="09FCD05F" w14:textId="147D0EC9" w:rsidR="0028715C" w:rsidRPr="00B576A0" w:rsidRDefault="00AF0335" w:rsidP="00571EC9">
      <w:pPr>
        <w:pStyle w:val="Prrafodelista"/>
        <w:rPr>
          <w:rFonts w:ascii="Arial" w:eastAsiaTheme="minorEastAsia" w:hAnsi="Arial" w:cs="Arial"/>
          <w:b/>
          <w:color w:val="0D0D0D" w:themeColor="text1" w:themeTint="F2"/>
          <w:lang w:eastAsia="en-US" w:bidi="ar-SA"/>
        </w:rPr>
      </w:pPr>
      <m:oMathPara>
        <m:oMathParaPr>
          <m:jc m:val="center"/>
        </m:oMathParaPr>
        <m:oMath>
          <m:sSub>
            <m:sSubPr>
              <m:ctrlPr>
                <w:rPr>
                  <w:rFonts w:ascii="Cambria Math" w:eastAsiaTheme="minorHAnsi" w:hAnsi="Cambria Math" w:cs="Arial"/>
                  <w:b/>
                  <w:bCs/>
                  <w:i/>
                  <w:color w:val="0D0D0D" w:themeColor="text1" w:themeTint="F2"/>
                  <w:lang w:eastAsia="en-US" w:bidi="ar-SA"/>
                </w:rPr>
              </m:ctrlPr>
            </m:sSubPr>
            <m:e>
              <m:r>
                <m:rPr>
                  <m:sty m:val="bi"/>
                </m:rPr>
                <w:rPr>
                  <w:rFonts w:ascii="Cambria Math" w:eastAsiaTheme="minorHAnsi" w:hAnsi="Cambria Math" w:cs="Arial"/>
                  <w:color w:val="0D0D0D" w:themeColor="text1" w:themeTint="F2"/>
                  <w:lang w:eastAsia="en-US" w:bidi="ar-SA"/>
                </w:rPr>
                <m:t>θ</m:t>
              </m:r>
            </m:e>
            <m:sub>
              <m:r>
                <m:rPr>
                  <m:sty m:val="bi"/>
                </m:rPr>
                <w:rPr>
                  <w:rFonts w:ascii="Cambria Math" w:eastAsiaTheme="minorHAnsi" w:hAnsi="Cambria Math" w:cs="Arial"/>
                  <w:color w:val="0D0D0D" w:themeColor="text1" w:themeTint="F2"/>
                  <w:lang w:eastAsia="en-US" w:bidi="ar-SA"/>
                </w:rPr>
                <m:t>1</m:t>
              </m:r>
            </m:sub>
          </m:sSub>
          <m:r>
            <m:rPr>
              <m:sty m:val="bi"/>
            </m:rPr>
            <w:rPr>
              <w:rFonts w:ascii="Cambria Math" w:eastAsiaTheme="minorHAnsi" w:hAnsi="Cambria Math" w:cs="Arial"/>
              <w:color w:val="0D0D0D" w:themeColor="text1" w:themeTint="F2"/>
              <w:lang w:eastAsia="en-US" w:bidi="ar-SA"/>
            </w:rPr>
            <m:t>-</m:t>
          </m:r>
          <m:sSub>
            <m:sSubPr>
              <m:ctrlPr>
                <w:rPr>
                  <w:rFonts w:ascii="Cambria Math" w:eastAsiaTheme="minorHAnsi" w:hAnsi="Cambria Math" w:cs="Arial"/>
                  <w:b/>
                  <w:bCs/>
                  <w:i/>
                  <w:color w:val="0D0D0D" w:themeColor="text1" w:themeTint="F2"/>
                  <w:lang w:eastAsia="en-US" w:bidi="ar-SA"/>
                </w:rPr>
              </m:ctrlPr>
            </m:sSubPr>
            <m:e>
              <m:r>
                <m:rPr>
                  <m:sty m:val="bi"/>
                </m:rPr>
                <w:rPr>
                  <w:rFonts w:ascii="Cambria Math" w:eastAsiaTheme="minorHAnsi" w:hAnsi="Cambria Math" w:cs="Arial"/>
                  <w:color w:val="0D0D0D" w:themeColor="text1" w:themeTint="F2"/>
                  <w:lang w:eastAsia="en-US" w:bidi="ar-SA"/>
                </w:rPr>
                <m:t>θ</m:t>
              </m:r>
            </m:e>
            <m:sub>
              <m:r>
                <m:rPr>
                  <m:sty m:val="bi"/>
                </m:rPr>
                <w:rPr>
                  <w:rFonts w:ascii="Cambria Math" w:eastAsiaTheme="minorHAnsi" w:hAnsi="Cambria Math" w:cs="Arial"/>
                  <w:color w:val="0D0D0D" w:themeColor="text1" w:themeTint="F2"/>
                  <w:lang w:eastAsia="en-US" w:bidi="ar-SA"/>
                </w:rPr>
                <m:t>1</m:t>
              </m:r>
            </m:sub>
          </m:sSub>
          <m:r>
            <m:rPr>
              <m:sty m:val="bi"/>
            </m:rPr>
            <w:rPr>
              <w:rFonts w:ascii="Cambria Math" w:eastAsiaTheme="minorHAnsi" w:hAnsi="Cambria Math" w:cs="Arial"/>
              <w:color w:val="0D0D0D" w:themeColor="text1" w:themeTint="F2"/>
              <w:lang w:eastAsia="en-US" w:bidi="ar-SA"/>
            </w:rPr>
            <m:t>=</m:t>
          </m:r>
          <m:f>
            <m:fPr>
              <m:ctrlPr>
                <w:rPr>
                  <w:rFonts w:ascii="Cambria Math" w:eastAsiaTheme="minorHAnsi" w:hAnsi="Cambria Math" w:cs="Arial"/>
                  <w:b/>
                  <w:bCs/>
                  <w:i/>
                  <w:color w:val="0D0D0D" w:themeColor="text1" w:themeTint="F2"/>
                  <w:lang w:eastAsia="en-US" w:bidi="ar-SA"/>
                </w:rPr>
              </m:ctrlPr>
            </m:fPr>
            <m:num>
              <m:sSub>
                <m:sSubPr>
                  <m:ctrlPr>
                    <w:rPr>
                      <w:rFonts w:ascii="Cambria Math" w:eastAsiaTheme="minorHAnsi" w:hAnsi="Cambria Math" w:cs="Arial"/>
                      <w:b/>
                      <w:bCs/>
                      <w:i/>
                      <w:color w:val="0D0D0D" w:themeColor="text1" w:themeTint="F2"/>
                      <w:lang w:eastAsia="en-US" w:bidi="ar-SA"/>
                    </w:rPr>
                  </m:ctrlPr>
                </m:sSubPr>
                <m:e>
                  <m:r>
                    <m:rPr>
                      <m:sty m:val="bi"/>
                    </m:rPr>
                    <w:rPr>
                      <w:rFonts w:ascii="Cambria Math" w:eastAsiaTheme="minorHAnsi" w:hAnsi="Cambria Math" w:cs="Arial"/>
                      <w:color w:val="0D0D0D" w:themeColor="text1" w:themeTint="F2"/>
                      <w:lang w:eastAsia="en-US" w:bidi="ar-SA"/>
                    </w:rPr>
                    <m:t>t</m:t>
                  </m:r>
                </m:e>
                <m:sub>
                  <m:r>
                    <m:rPr>
                      <m:sty m:val="bi"/>
                    </m:rPr>
                    <w:rPr>
                      <w:rFonts w:ascii="Cambria Math" w:eastAsiaTheme="minorHAnsi" w:hAnsi="Cambria Math" w:cs="Arial"/>
                      <w:color w:val="0D0D0D" w:themeColor="text1" w:themeTint="F2"/>
                      <w:lang w:eastAsia="en-US" w:bidi="ar-SA"/>
                    </w:rPr>
                    <m:t>1-</m:t>
                  </m:r>
                </m:sub>
              </m:sSub>
              <m:sSub>
                <m:sSubPr>
                  <m:ctrlPr>
                    <w:rPr>
                      <w:rFonts w:ascii="Cambria Math" w:eastAsiaTheme="minorHAnsi" w:hAnsi="Cambria Math" w:cs="Arial"/>
                      <w:b/>
                      <w:bCs/>
                      <w:i/>
                      <w:color w:val="0D0D0D" w:themeColor="text1" w:themeTint="F2"/>
                      <w:lang w:eastAsia="en-US" w:bidi="ar-SA"/>
                    </w:rPr>
                  </m:ctrlPr>
                </m:sSubPr>
                <m:e>
                  <m:r>
                    <m:rPr>
                      <m:sty m:val="bi"/>
                    </m:rPr>
                    <w:rPr>
                      <w:rFonts w:ascii="Cambria Math" w:eastAsiaTheme="minorHAnsi" w:hAnsi="Cambria Math" w:cs="Arial"/>
                      <w:color w:val="0D0D0D" w:themeColor="text1" w:themeTint="F2"/>
                      <w:lang w:eastAsia="en-US" w:bidi="ar-SA"/>
                    </w:rPr>
                    <m:t>t</m:t>
                  </m:r>
                </m:e>
                <m:sub>
                  <m:r>
                    <m:rPr>
                      <m:sty m:val="bi"/>
                    </m:rPr>
                    <w:rPr>
                      <w:rFonts w:ascii="Cambria Math" w:eastAsiaTheme="minorHAnsi" w:hAnsi="Cambria Math" w:cs="Arial"/>
                      <w:color w:val="0D0D0D" w:themeColor="text1" w:themeTint="F2"/>
                      <w:lang w:eastAsia="en-US" w:bidi="ar-SA"/>
                    </w:rPr>
                    <m:t>2</m:t>
                  </m:r>
                </m:sub>
              </m:sSub>
            </m:num>
            <m:den>
              <m:r>
                <m:rPr>
                  <m:sty m:val="bi"/>
                </m:rPr>
                <w:rPr>
                  <w:rFonts w:ascii="Cambria Math" w:eastAsiaTheme="minorHAnsi" w:hAnsi="Cambria Math" w:cs="Arial"/>
                  <w:color w:val="0D0D0D" w:themeColor="text1" w:themeTint="F2"/>
                  <w:lang w:eastAsia="en-US" w:bidi="ar-SA"/>
                </w:rPr>
                <m:t>T</m:t>
              </m:r>
            </m:den>
          </m:f>
          <m:r>
            <m:rPr>
              <m:sty m:val="bi"/>
            </m:rPr>
            <w:rPr>
              <w:rFonts w:ascii="Cambria Math" w:eastAsiaTheme="minorHAnsi" w:hAnsi="Cambria Math" w:cs="Arial"/>
              <w:color w:val="0D0D0D" w:themeColor="text1" w:themeTint="F2"/>
              <w:lang w:eastAsia="en-US" w:bidi="ar-SA"/>
            </w:rPr>
            <m:t>π</m:t>
          </m:r>
        </m:oMath>
      </m:oMathPara>
    </w:p>
    <w:p w14:paraId="33A002F9" w14:textId="1D08A43A" w:rsidR="00B576A0" w:rsidRPr="00E63686" w:rsidRDefault="00B576A0" w:rsidP="00E63686">
      <w:pPr>
        <w:pStyle w:val="Prrafodelista"/>
        <w:jc w:val="center"/>
        <w:rPr>
          <w:rFonts w:ascii="Arial" w:eastAsiaTheme="minorHAnsi" w:hAnsi="Arial" w:cs="Arial"/>
          <w:b/>
          <w:bCs/>
          <w:color w:val="0D0D0D" w:themeColor="text1" w:themeTint="F2"/>
          <w:sz w:val="18"/>
          <w:szCs w:val="16"/>
          <w:lang w:eastAsia="en-US" w:bidi="ar-SA"/>
        </w:rPr>
      </w:pPr>
    </w:p>
    <w:p w14:paraId="12B6795A" w14:textId="77777777" w:rsidR="0028715C" w:rsidRDefault="0028715C" w:rsidP="00571EC9">
      <w:pPr>
        <w:pStyle w:val="Prrafodelista"/>
        <w:rPr>
          <w:rFonts w:ascii="Arial" w:eastAsiaTheme="minorHAnsi" w:hAnsi="Arial" w:cs="Arial"/>
          <w:b/>
          <w:bCs/>
          <w:color w:val="0D0D0D" w:themeColor="text1" w:themeTint="F2"/>
          <w:lang w:eastAsia="en-US" w:bidi="ar-SA"/>
        </w:rPr>
      </w:pPr>
    </w:p>
    <w:p w14:paraId="76C8C992" w14:textId="77777777" w:rsidR="0097457A" w:rsidRDefault="0097457A" w:rsidP="00571EC9">
      <w:pPr>
        <w:pStyle w:val="Prrafodelista"/>
        <w:rPr>
          <w:rFonts w:ascii="Arial" w:eastAsiaTheme="minorHAnsi" w:hAnsi="Arial" w:cs="Arial"/>
          <w:b/>
          <w:bCs/>
          <w:color w:val="0D0D0D" w:themeColor="text1" w:themeTint="F2"/>
          <w:lang w:eastAsia="en-US" w:bidi="ar-SA"/>
        </w:rPr>
      </w:pPr>
    </w:p>
    <w:p w14:paraId="6432D488" w14:textId="77777777" w:rsidR="00C5167C" w:rsidRDefault="0097457A" w:rsidP="00C5167C">
      <w:pPr>
        <w:pStyle w:val="Prrafodelista"/>
        <w:keepNext/>
        <w:jc w:val="center"/>
      </w:pPr>
      <w:r w:rsidRPr="0097457A">
        <w:rPr>
          <w:rFonts w:ascii="Arial" w:eastAsiaTheme="minorHAnsi" w:hAnsi="Arial" w:cs="Arial"/>
          <w:b/>
          <w:bCs/>
          <w:noProof/>
          <w:color w:val="0D0D0D" w:themeColor="text1" w:themeTint="F2"/>
          <w:lang w:eastAsia="en-US" w:bidi="ar-SA"/>
        </w:rPr>
        <w:drawing>
          <wp:inline distT="0" distB="0" distL="0" distR="0" wp14:anchorId="0BAA471A" wp14:editId="3D246F2B">
            <wp:extent cx="4130040" cy="3306575"/>
            <wp:effectExtent l="171450" t="114300" r="118110" b="198755"/>
            <wp:docPr id="1981202263" name="Imagen 1981202263"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263" name="Imagen 1" descr="Imagen de la pantalla de un video juego&#10;&#10;Descripción generada automáticamente con confianza baja"/>
                    <pic:cNvPicPr/>
                  </pic:nvPicPr>
                  <pic:blipFill>
                    <a:blip r:embed="rId49"/>
                    <a:stretch>
                      <a:fillRect/>
                    </a:stretch>
                  </pic:blipFill>
                  <pic:spPr>
                    <a:xfrm>
                      <a:off x="0" y="0"/>
                      <a:ext cx="4143736" cy="331754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14:paraId="709CDB82" w14:textId="76AEA489" w:rsidR="00B443D6" w:rsidRDefault="00C5167C" w:rsidP="00C5167C">
      <w:pPr>
        <w:pStyle w:val="Descripcin"/>
        <w:jc w:val="center"/>
        <w:rPr>
          <w:rFonts w:ascii="Arial" w:eastAsiaTheme="minorHAnsi" w:hAnsi="Arial" w:cs="Arial"/>
          <w:b/>
          <w:bCs/>
          <w:color w:val="0D0D0D" w:themeColor="text1" w:themeTint="F2"/>
          <w:lang w:eastAsia="en-US" w:bidi="ar-SA"/>
        </w:rPr>
      </w:pPr>
      <w:r>
        <w:t xml:space="preserve">Ilustración </w:t>
      </w:r>
      <w:r>
        <w:fldChar w:fldCharType="begin"/>
      </w:r>
      <w:r>
        <w:instrText xml:space="preserve"> SEQ Ilustración \* ARABIC </w:instrText>
      </w:r>
      <w:r>
        <w:fldChar w:fldCharType="separate"/>
      </w:r>
      <w:r w:rsidR="009045ED">
        <w:rPr>
          <w:noProof/>
        </w:rPr>
        <w:t>17</w:t>
      </w:r>
      <w:r>
        <w:fldChar w:fldCharType="end"/>
      </w:r>
      <w:r>
        <w:t xml:space="preserve"> Señales desfasadas.</w:t>
      </w:r>
    </w:p>
    <w:p w14:paraId="6705B717" w14:textId="77777777" w:rsidR="002069BE" w:rsidRDefault="002069BE" w:rsidP="00353C45">
      <w:pPr>
        <w:pStyle w:val="Prrafodelista"/>
        <w:rPr>
          <w:rFonts w:ascii="Arial" w:eastAsiaTheme="minorHAnsi" w:hAnsi="Arial" w:cs="Arial"/>
          <w:b/>
          <w:bCs/>
          <w:color w:val="0D0D0D" w:themeColor="text1" w:themeTint="F2"/>
          <w:lang w:eastAsia="en-US" w:bidi="ar-SA"/>
        </w:rPr>
      </w:pPr>
    </w:p>
    <w:p w14:paraId="57E51193" w14:textId="77777777" w:rsidR="00A03A05" w:rsidRDefault="00A03A05" w:rsidP="00353C45">
      <w:pPr>
        <w:pStyle w:val="Prrafodelista"/>
        <w:rPr>
          <w:rFonts w:ascii="Arial" w:eastAsiaTheme="minorHAnsi" w:hAnsi="Arial" w:cs="Arial"/>
          <w:b/>
          <w:bCs/>
          <w:color w:val="0D0D0D" w:themeColor="text1" w:themeTint="F2"/>
          <w:lang w:eastAsia="en-US" w:bidi="ar-SA"/>
        </w:rPr>
      </w:pPr>
    </w:p>
    <w:p w14:paraId="77384808" w14:textId="77777777" w:rsidR="00A03A05" w:rsidRDefault="00A03A05" w:rsidP="00353C45">
      <w:pPr>
        <w:pStyle w:val="Prrafodelista"/>
        <w:rPr>
          <w:rFonts w:ascii="Arial" w:eastAsiaTheme="minorHAnsi" w:hAnsi="Arial" w:cs="Arial"/>
          <w:b/>
          <w:bCs/>
          <w:color w:val="0D0D0D" w:themeColor="text1" w:themeTint="F2"/>
          <w:lang w:eastAsia="en-US" w:bidi="ar-SA"/>
        </w:rPr>
      </w:pPr>
    </w:p>
    <w:p w14:paraId="6AF614FC" w14:textId="77777777" w:rsidR="00A03A05" w:rsidRDefault="00A03A05" w:rsidP="00353C45">
      <w:pPr>
        <w:pStyle w:val="Prrafodelista"/>
        <w:rPr>
          <w:rFonts w:ascii="Arial" w:eastAsiaTheme="minorHAnsi" w:hAnsi="Arial" w:cs="Arial"/>
          <w:b/>
          <w:bCs/>
          <w:color w:val="0D0D0D" w:themeColor="text1" w:themeTint="F2"/>
          <w:lang w:eastAsia="en-US" w:bidi="ar-SA"/>
        </w:rPr>
      </w:pPr>
    </w:p>
    <w:p w14:paraId="18E249F2" w14:textId="77777777" w:rsidR="00A03A05" w:rsidRDefault="00A03A05" w:rsidP="00353C45">
      <w:pPr>
        <w:pStyle w:val="Prrafodelista"/>
        <w:rPr>
          <w:rFonts w:ascii="Arial" w:eastAsiaTheme="minorHAnsi" w:hAnsi="Arial" w:cs="Arial"/>
          <w:b/>
          <w:bCs/>
          <w:color w:val="0D0D0D" w:themeColor="text1" w:themeTint="F2"/>
          <w:lang w:eastAsia="en-US" w:bidi="ar-SA"/>
        </w:rPr>
      </w:pPr>
    </w:p>
    <w:p w14:paraId="53DD3A72" w14:textId="77777777" w:rsidR="00A03A05" w:rsidRDefault="00A03A05" w:rsidP="00353C45">
      <w:pPr>
        <w:pStyle w:val="Prrafodelista"/>
        <w:rPr>
          <w:rFonts w:ascii="Arial" w:eastAsiaTheme="minorHAnsi" w:hAnsi="Arial" w:cs="Arial"/>
          <w:b/>
          <w:bCs/>
          <w:color w:val="0D0D0D" w:themeColor="text1" w:themeTint="F2"/>
          <w:lang w:eastAsia="en-US" w:bidi="ar-SA"/>
        </w:rPr>
      </w:pPr>
    </w:p>
    <w:p w14:paraId="57AD3B07" w14:textId="77777777" w:rsidR="00A03A05" w:rsidRDefault="00A03A05" w:rsidP="00353C45">
      <w:pPr>
        <w:pStyle w:val="Prrafodelista"/>
        <w:rPr>
          <w:rFonts w:ascii="Arial" w:eastAsiaTheme="minorHAnsi" w:hAnsi="Arial" w:cs="Arial"/>
          <w:b/>
          <w:bCs/>
          <w:color w:val="0D0D0D" w:themeColor="text1" w:themeTint="F2"/>
          <w:lang w:eastAsia="en-US" w:bidi="ar-SA"/>
        </w:rPr>
      </w:pPr>
    </w:p>
    <w:p w14:paraId="00B17166" w14:textId="77777777" w:rsidR="002069BE" w:rsidRDefault="002069BE" w:rsidP="00353C45">
      <w:pPr>
        <w:pStyle w:val="Prrafodelista"/>
        <w:rPr>
          <w:rFonts w:ascii="Arial" w:eastAsiaTheme="minorHAnsi" w:hAnsi="Arial" w:cs="Arial"/>
          <w:b/>
          <w:bCs/>
          <w:color w:val="0D0D0D" w:themeColor="text1" w:themeTint="F2"/>
          <w:lang w:eastAsia="en-US" w:bidi="ar-SA"/>
        </w:rPr>
      </w:pPr>
    </w:p>
    <w:p w14:paraId="774A0E60" w14:textId="77777777" w:rsidR="002069BE" w:rsidRDefault="002069BE" w:rsidP="00353C45">
      <w:pPr>
        <w:pStyle w:val="Prrafodelista"/>
        <w:rPr>
          <w:rFonts w:ascii="Arial" w:eastAsiaTheme="minorHAnsi" w:hAnsi="Arial" w:cs="Arial"/>
          <w:b/>
          <w:bCs/>
          <w:color w:val="0D0D0D" w:themeColor="text1" w:themeTint="F2"/>
          <w:lang w:eastAsia="en-US" w:bidi="ar-SA"/>
        </w:rPr>
      </w:pPr>
    </w:p>
    <w:p w14:paraId="5674EC3E" w14:textId="77777777" w:rsidR="00742195" w:rsidRDefault="00742195" w:rsidP="00353C45">
      <w:pPr>
        <w:pStyle w:val="Prrafodelista"/>
        <w:rPr>
          <w:rFonts w:ascii="Arial" w:eastAsiaTheme="minorHAnsi" w:hAnsi="Arial" w:cs="Arial"/>
          <w:b/>
          <w:bCs/>
          <w:color w:val="0D0D0D" w:themeColor="text1" w:themeTint="F2"/>
          <w:lang w:eastAsia="en-US" w:bidi="ar-SA"/>
        </w:rPr>
      </w:pPr>
    </w:p>
    <w:p w14:paraId="4D8466A6" w14:textId="77777777" w:rsidR="002069BE" w:rsidRDefault="002069BE" w:rsidP="00353C45">
      <w:pPr>
        <w:pStyle w:val="Prrafodelista"/>
        <w:rPr>
          <w:rFonts w:ascii="Arial" w:eastAsiaTheme="minorHAnsi" w:hAnsi="Arial" w:cs="Arial"/>
          <w:b/>
          <w:bCs/>
          <w:color w:val="0D0D0D" w:themeColor="text1" w:themeTint="F2"/>
          <w:lang w:eastAsia="en-US" w:bidi="ar-SA"/>
        </w:rPr>
      </w:pPr>
    </w:p>
    <w:p w14:paraId="49AA6DD6" w14:textId="44103B19" w:rsidR="002069BE" w:rsidRDefault="00797E75" w:rsidP="00353C45">
      <w:pPr>
        <w:pStyle w:val="Prrafodelista"/>
        <w:rPr>
          <w:rFonts w:ascii="Arial" w:eastAsiaTheme="minorHAnsi" w:hAnsi="Arial" w:cs="Arial"/>
          <w:sz w:val="20"/>
          <w:szCs w:val="20"/>
        </w:rPr>
      </w:pPr>
      <w:r>
        <w:rPr>
          <w:rFonts w:ascii="Arial" w:eastAsiaTheme="minorHAnsi" w:hAnsi="Arial" w:cs="Arial"/>
          <w:sz w:val="20"/>
          <w:szCs w:val="20"/>
        </w:rPr>
        <w:lastRenderedPageBreak/>
        <w:t>S</w:t>
      </w:r>
      <w:r w:rsidR="002069BE" w:rsidRPr="00BC5996">
        <w:rPr>
          <w:rFonts w:ascii="Arial" w:eastAsiaTheme="minorHAnsi" w:hAnsi="Arial" w:cs="Arial"/>
          <w:sz w:val="20"/>
          <w:szCs w:val="20"/>
        </w:rPr>
        <w:t xml:space="preserve">e obtiene los </w:t>
      </w:r>
      <w:r w:rsidR="00685821" w:rsidRPr="00BC5996">
        <w:rPr>
          <w:rFonts w:ascii="Arial" w:hAnsi="Arial" w:cs="Arial"/>
          <w:sz w:val="20"/>
          <w:szCs w:val="20"/>
        </w:rPr>
        <w:t>siguientes</w:t>
      </w:r>
      <w:r w:rsidR="00685821" w:rsidRPr="00BC5996">
        <w:rPr>
          <w:rFonts w:ascii="Arial" w:eastAsiaTheme="minorHAnsi" w:hAnsi="Arial" w:cs="Arial"/>
          <w:sz w:val="20"/>
          <w:szCs w:val="20"/>
        </w:rPr>
        <w:t xml:space="preserve"> resultados</w:t>
      </w:r>
      <w:r w:rsidR="008427C9" w:rsidRPr="00BC5996">
        <w:rPr>
          <w:rFonts w:ascii="Arial" w:eastAsiaTheme="minorHAnsi" w:hAnsi="Arial" w:cs="Arial"/>
          <w:sz w:val="20"/>
          <w:szCs w:val="20"/>
        </w:rPr>
        <w:t xml:space="preserve"> de factor de </w:t>
      </w:r>
      <w:r w:rsidR="00BC5996" w:rsidRPr="00BC5996">
        <w:rPr>
          <w:rFonts w:ascii="Arial" w:eastAsiaTheme="minorHAnsi" w:hAnsi="Arial" w:cs="Arial"/>
          <w:sz w:val="20"/>
          <w:szCs w:val="20"/>
        </w:rPr>
        <w:t>potencia mostrados</w:t>
      </w:r>
      <w:r w:rsidR="008427C9" w:rsidRPr="00BC5996">
        <w:rPr>
          <w:rFonts w:ascii="Arial" w:eastAsiaTheme="minorHAnsi" w:hAnsi="Arial" w:cs="Arial"/>
          <w:sz w:val="20"/>
          <w:szCs w:val="20"/>
        </w:rPr>
        <w:t xml:space="preserve"> </w:t>
      </w:r>
      <w:r w:rsidR="002069BE" w:rsidRPr="00BC5996">
        <w:rPr>
          <w:rFonts w:ascii="Arial" w:eastAsiaTheme="minorHAnsi" w:hAnsi="Arial" w:cs="Arial"/>
          <w:sz w:val="20"/>
          <w:szCs w:val="20"/>
        </w:rPr>
        <w:t>en la terminal virtual</w:t>
      </w:r>
      <w:r w:rsidR="00565F84">
        <w:rPr>
          <w:rFonts w:ascii="Arial" w:eastAsiaTheme="minorHAnsi" w:hAnsi="Arial" w:cs="Arial"/>
          <w:sz w:val="20"/>
          <w:szCs w:val="20"/>
        </w:rPr>
        <w:t xml:space="preserve"> para </w:t>
      </w:r>
      <w:r w:rsidR="00115E12">
        <w:rPr>
          <w:rFonts w:ascii="Arial" w:eastAsiaTheme="minorHAnsi" w:hAnsi="Arial" w:cs="Arial"/>
          <w:sz w:val="20"/>
          <w:szCs w:val="20"/>
        </w:rPr>
        <w:t>señales</w:t>
      </w:r>
      <w:r w:rsidR="00565F84">
        <w:rPr>
          <w:rFonts w:ascii="Arial" w:eastAsiaTheme="minorHAnsi" w:hAnsi="Arial" w:cs="Arial"/>
          <w:sz w:val="20"/>
          <w:szCs w:val="20"/>
        </w:rPr>
        <w:t xml:space="preserve"> con desfase de </w:t>
      </w:r>
      <w:r w:rsidR="00F16DAB">
        <w:rPr>
          <w:rFonts w:ascii="Arial" w:eastAsiaTheme="minorHAnsi" w:hAnsi="Arial" w:cs="Arial"/>
          <w:sz w:val="20"/>
          <w:szCs w:val="20"/>
        </w:rPr>
        <w:t>0,</w:t>
      </w:r>
      <w:r w:rsidR="00181541">
        <w:rPr>
          <w:rFonts w:ascii="Arial" w:eastAsiaTheme="minorHAnsi" w:hAnsi="Arial" w:cs="Arial"/>
          <w:sz w:val="20"/>
          <w:szCs w:val="20"/>
        </w:rPr>
        <w:t xml:space="preserve">30 y 80 </w:t>
      </w:r>
      <w:r w:rsidR="0046594C">
        <w:rPr>
          <w:rFonts w:ascii="Arial" w:eastAsiaTheme="minorHAnsi" w:hAnsi="Arial" w:cs="Arial"/>
          <w:sz w:val="20"/>
          <w:szCs w:val="20"/>
        </w:rPr>
        <w:t>grados (</w:t>
      </w:r>
      <w:r>
        <w:rPr>
          <w:rFonts w:ascii="Arial" w:eastAsiaTheme="minorHAnsi" w:hAnsi="Arial" w:cs="Arial"/>
          <w:sz w:val="20"/>
          <w:szCs w:val="20"/>
        </w:rPr>
        <w:t>ilustraciones 18,19 y 20</w:t>
      </w:r>
      <w:r w:rsidR="0046594C">
        <w:rPr>
          <w:rFonts w:ascii="Arial" w:eastAsiaTheme="minorHAnsi" w:hAnsi="Arial" w:cs="Arial"/>
          <w:sz w:val="20"/>
          <w:szCs w:val="20"/>
        </w:rPr>
        <w:t>)</w:t>
      </w:r>
      <w:r w:rsidR="0046594C" w:rsidRPr="00BC5996">
        <w:rPr>
          <w:rFonts w:ascii="Arial" w:eastAsiaTheme="minorHAnsi" w:hAnsi="Arial" w:cs="Arial"/>
          <w:sz w:val="20"/>
          <w:szCs w:val="20"/>
        </w:rPr>
        <w:t>,</w:t>
      </w:r>
      <w:r w:rsidR="0046594C">
        <w:rPr>
          <w:rFonts w:ascii="Arial" w:eastAsiaTheme="minorHAnsi" w:hAnsi="Arial" w:cs="Arial"/>
          <w:sz w:val="20"/>
          <w:szCs w:val="20"/>
        </w:rPr>
        <w:t xml:space="preserve"> se</w:t>
      </w:r>
      <w:r w:rsidR="008427C9" w:rsidRPr="00BC5996">
        <w:rPr>
          <w:rFonts w:ascii="Arial" w:eastAsiaTheme="minorHAnsi" w:hAnsi="Arial" w:cs="Arial"/>
          <w:sz w:val="20"/>
          <w:szCs w:val="20"/>
        </w:rPr>
        <w:t xml:space="preserve"> rescata los datos enviados mediate comunicación serial a esa, sin </w:t>
      </w:r>
      <w:r w:rsidR="00D5123A" w:rsidRPr="00BC5996">
        <w:rPr>
          <w:rFonts w:ascii="Arial" w:eastAsiaTheme="minorHAnsi" w:hAnsi="Arial" w:cs="Arial"/>
          <w:sz w:val="20"/>
          <w:szCs w:val="20"/>
        </w:rPr>
        <w:t>embargo</w:t>
      </w:r>
      <w:r w:rsidR="00D5123A" w:rsidRPr="00BC5996">
        <w:rPr>
          <w:rFonts w:ascii="Arial" w:hAnsi="Arial" w:cs="Arial"/>
          <w:sz w:val="20"/>
          <w:szCs w:val="20"/>
        </w:rPr>
        <w:t>,</w:t>
      </w:r>
      <w:r w:rsidR="008427C9" w:rsidRPr="00BC5996">
        <w:rPr>
          <w:rFonts w:ascii="Arial" w:eastAsiaTheme="minorHAnsi" w:hAnsi="Arial" w:cs="Arial"/>
          <w:sz w:val="20"/>
          <w:szCs w:val="20"/>
        </w:rPr>
        <w:t xml:space="preserve"> esto es solo para efecto de simulación ya que esta no es la interfaz final</w:t>
      </w:r>
      <w:r w:rsidR="00565F84">
        <w:rPr>
          <w:rFonts w:ascii="Arial" w:eastAsiaTheme="minorHAnsi" w:hAnsi="Arial" w:cs="Arial"/>
          <w:sz w:val="20"/>
          <w:szCs w:val="20"/>
        </w:rPr>
        <w:t>.</w:t>
      </w:r>
    </w:p>
    <w:p w14:paraId="00A2344C" w14:textId="77777777" w:rsidR="0046594C" w:rsidRPr="00BC5996" w:rsidRDefault="0046594C" w:rsidP="00353C45">
      <w:pPr>
        <w:pStyle w:val="Prrafodelista"/>
        <w:rPr>
          <w:rFonts w:ascii="Arial" w:eastAsiaTheme="minorHAnsi" w:hAnsi="Arial" w:cs="Arial"/>
          <w:sz w:val="20"/>
          <w:szCs w:val="20"/>
        </w:rPr>
      </w:pPr>
    </w:p>
    <w:p w14:paraId="3145FBAD" w14:textId="77777777" w:rsidR="00D5123A" w:rsidRDefault="000F7C74" w:rsidP="0046594C">
      <w:pPr>
        <w:pStyle w:val="Prrafodelista"/>
        <w:keepNext/>
        <w:jc w:val="center"/>
      </w:pPr>
      <w:r w:rsidRPr="000F7C74">
        <w:rPr>
          <w:rFonts w:ascii="Arial" w:eastAsiaTheme="minorHAnsi" w:hAnsi="Arial" w:cs="Arial"/>
          <w:b/>
          <w:bCs/>
          <w:noProof/>
          <w:color w:val="0D0D0D" w:themeColor="text1" w:themeTint="F2"/>
          <w:lang w:eastAsia="en-US" w:bidi="ar-SA"/>
        </w:rPr>
        <w:drawing>
          <wp:inline distT="0" distB="0" distL="0" distR="0" wp14:anchorId="550D6FE9" wp14:editId="194B18A6">
            <wp:extent cx="3817620" cy="1802765"/>
            <wp:effectExtent l="304800" t="304800" r="316230" b="330835"/>
            <wp:docPr id="1877393350" name="Imagen 1877393350"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93350" name="Imagen 1" descr="Forma, Rectángulo&#10;&#10;Descripción generada automáticamente"/>
                    <pic:cNvPicPr/>
                  </pic:nvPicPr>
                  <pic:blipFill>
                    <a:blip r:embed="rId50"/>
                    <a:stretch>
                      <a:fillRect/>
                    </a:stretch>
                  </pic:blipFill>
                  <pic:spPr>
                    <a:xfrm>
                      <a:off x="0" y="0"/>
                      <a:ext cx="3819905" cy="180384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56E8E75" w14:textId="7B9B1DBB" w:rsidR="00405800" w:rsidRDefault="00D5123A" w:rsidP="0046594C">
      <w:pPr>
        <w:pStyle w:val="Descripcin"/>
        <w:jc w:val="center"/>
        <w:rPr>
          <w:rFonts w:ascii="Arial" w:eastAsiaTheme="minorHAnsi" w:hAnsi="Arial" w:cs="Arial"/>
          <w:b/>
          <w:bCs/>
          <w:color w:val="0D0D0D" w:themeColor="text1" w:themeTint="F2"/>
          <w:lang w:eastAsia="en-US" w:bidi="ar-SA"/>
        </w:rPr>
      </w:pPr>
      <w:r>
        <w:t xml:space="preserve">Ilustración </w:t>
      </w:r>
      <w:r>
        <w:fldChar w:fldCharType="begin"/>
      </w:r>
      <w:r>
        <w:instrText xml:space="preserve"> SEQ Ilustración \* ARABIC </w:instrText>
      </w:r>
      <w:r>
        <w:fldChar w:fldCharType="separate"/>
      </w:r>
      <w:r w:rsidR="009045ED">
        <w:rPr>
          <w:noProof/>
        </w:rPr>
        <w:t>18</w:t>
      </w:r>
      <w:r>
        <w:fldChar w:fldCharType="end"/>
      </w:r>
      <w:r>
        <w:t xml:space="preserve"> Factor de potencia, desfase 0 grados.</w:t>
      </w:r>
    </w:p>
    <w:p w14:paraId="3A1579D4" w14:textId="6EC2E74E" w:rsidR="0048573C" w:rsidRDefault="0048573C" w:rsidP="0046594C">
      <w:pPr>
        <w:pStyle w:val="Prrafodelista"/>
        <w:jc w:val="center"/>
        <w:rPr>
          <w:rFonts w:ascii="Arial" w:eastAsiaTheme="minorHAnsi" w:hAnsi="Arial" w:cs="Arial"/>
          <w:b/>
          <w:bCs/>
          <w:color w:val="0D0D0D" w:themeColor="text1" w:themeTint="F2"/>
          <w:lang w:eastAsia="en-US" w:bidi="ar-SA"/>
        </w:rPr>
      </w:pPr>
    </w:p>
    <w:p w14:paraId="73B362AC" w14:textId="77777777" w:rsidR="00D5123A" w:rsidRDefault="000857CF" w:rsidP="0046594C">
      <w:pPr>
        <w:pStyle w:val="Prrafodelista"/>
        <w:keepNext/>
        <w:jc w:val="center"/>
      </w:pPr>
      <w:r w:rsidRPr="000857CF">
        <w:rPr>
          <w:rFonts w:ascii="Arial" w:eastAsiaTheme="minorHAnsi" w:hAnsi="Arial" w:cs="Arial"/>
          <w:b/>
          <w:bCs/>
          <w:noProof/>
          <w:color w:val="0D0D0D" w:themeColor="text1" w:themeTint="F2"/>
          <w:lang w:eastAsia="en-US" w:bidi="ar-SA"/>
        </w:rPr>
        <w:drawing>
          <wp:inline distT="0" distB="0" distL="0" distR="0" wp14:anchorId="58FD3DB7" wp14:editId="7CA5A8FC">
            <wp:extent cx="3688080" cy="1715982"/>
            <wp:effectExtent l="304800" t="304800" r="331470" b="322580"/>
            <wp:docPr id="1147657712" name="Imagen 11476577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7712" name="Imagen 1" descr="Forma, Rectángulo&#10;&#10;Descripción generada automáticamente"/>
                    <pic:cNvPicPr/>
                  </pic:nvPicPr>
                  <pic:blipFill>
                    <a:blip r:embed="rId51"/>
                    <a:stretch>
                      <a:fillRect/>
                    </a:stretch>
                  </pic:blipFill>
                  <pic:spPr>
                    <a:xfrm>
                      <a:off x="0" y="0"/>
                      <a:ext cx="3696448" cy="17198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E12688F" w14:textId="2072C5BE" w:rsidR="006813A6" w:rsidRDefault="00D5123A" w:rsidP="0046594C">
      <w:pPr>
        <w:pStyle w:val="Descripcin"/>
        <w:jc w:val="center"/>
        <w:rPr>
          <w:rFonts w:ascii="Arial" w:eastAsiaTheme="minorHAnsi" w:hAnsi="Arial" w:cs="Arial"/>
          <w:b/>
          <w:bCs/>
          <w:color w:val="0D0D0D" w:themeColor="text1" w:themeTint="F2"/>
          <w:lang w:eastAsia="en-US" w:bidi="ar-SA"/>
        </w:rPr>
      </w:pPr>
      <w:r>
        <w:t xml:space="preserve">Ilustración </w:t>
      </w:r>
      <w:r>
        <w:fldChar w:fldCharType="begin"/>
      </w:r>
      <w:r>
        <w:instrText xml:space="preserve"> SEQ Ilustración \* ARABIC </w:instrText>
      </w:r>
      <w:r>
        <w:fldChar w:fldCharType="separate"/>
      </w:r>
      <w:r w:rsidR="009045ED">
        <w:rPr>
          <w:noProof/>
        </w:rPr>
        <w:t>19</w:t>
      </w:r>
      <w:r>
        <w:fldChar w:fldCharType="end"/>
      </w:r>
      <w:r>
        <w:t xml:space="preserve"> Factor de potencia desfase 30 grados.</w:t>
      </w:r>
    </w:p>
    <w:p w14:paraId="73FE18F0" w14:textId="05571DEE" w:rsidR="000857CF" w:rsidRDefault="00A03A05" w:rsidP="0046594C">
      <w:pPr>
        <w:pStyle w:val="Prrafodelista"/>
        <w:jc w:val="center"/>
        <w:rPr>
          <w:rFonts w:ascii="Arial" w:eastAsiaTheme="minorHAnsi" w:hAnsi="Arial" w:cs="Arial"/>
          <w:b/>
          <w:bCs/>
          <w:color w:val="0D0D0D" w:themeColor="text1" w:themeTint="F2"/>
          <w:lang w:eastAsia="en-US" w:bidi="ar-SA"/>
        </w:rPr>
      </w:pPr>
      <w:r w:rsidRPr="00D5123A">
        <w:rPr>
          <w:rFonts w:ascii="Arial" w:eastAsiaTheme="minorHAnsi" w:hAnsi="Arial" w:cs="Arial"/>
          <w:b/>
          <w:bCs/>
          <w:noProof/>
          <w:color w:val="0D0D0D" w:themeColor="text1" w:themeTint="F2"/>
          <w:lang w:eastAsia="en-US" w:bidi="ar-SA"/>
        </w:rPr>
        <w:lastRenderedPageBreak/>
        <w:drawing>
          <wp:inline distT="0" distB="0" distL="0" distR="0" wp14:anchorId="7A23EBBB" wp14:editId="4F174E95">
            <wp:extent cx="3718560" cy="1760061"/>
            <wp:effectExtent l="304800" t="304800" r="320040" b="316865"/>
            <wp:docPr id="2061214137" name="Imagen 206121413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14137" name="Imagen 1" descr="Texto&#10;&#10;Descripción generada automáticamente con confianza media"/>
                    <pic:cNvPicPr/>
                  </pic:nvPicPr>
                  <pic:blipFill>
                    <a:blip r:embed="rId52"/>
                    <a:stretch>
                      <a:fillRect/>
                    </a:stretch>
                  </pic:blipFill>
                  <pic:spPr>
                    <a:xfrm>
                      <a:off x="0" y="0"/>
                      <a:ext cx="3726136" cy="176364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AC87BD1" w14:textId="174D2754" w:rsidR="00D5123A" w:rsidRDefault="00D5123A" w:rsidP="0046594C">
      <w:pPr>
        <w:pStyle w:val="Prrafodelista"/>
        <w:keepNext/>
        <w:jc w:val="center"/>
      </w:pPr>
    </w:p>
    <w:p w14:paraId="51EDEAE7" w14:textId="355C9A4F" w:rsidR="000857CF" w:rsidRDefault="00D5123A" w:rsidP="0046594C">
      <w:pPr>
        <w:pStyle w:val="Descripcin"/>
        <w:jc w:val="center"/>
        <w:rPr>
          <w:rFonts w:ascii="Arial" w:eastAsiaTheme="minorHAnsi" w:hAnsi="Arial" w:cs="Arial"/>
          <w:b/>
          <w:bCs/>
          <w:color w:val="0D0D0D" w:themeColor="text1" w:themeTint="F2"/>
          <w:lang w:eastAsia="en-US" w:bidi="ar-SA"/>
        </w:rPr>
      </w:pPr>
      <w:r>
        <w:t xml:space="preserve">Ilustración </w:t>
      </w:r>
      <w:r>
        <w:fldChar w:fldCharType="begin"/>
      </w:r>
      <w:r>
        <w:instrText xml:space="preserve"> SEQ Ilustración \* ARABIC </w:instrText>
      </w:r>
      <w:r>
        <w:fldChar w:fldCharType="separate"/>
      </w:r>
      <w:r w:rsidR="009045ED">
        <w:rPr>
          <w:noProof/>
        </w:rPr>
        <w:t>20</w:t>
      </w:r>
      <w:r>
        <w:fldChar w:fldCharType="end"/>
      </w:r>
      <w:r>
        <w:t xml:space="preserve"> Factor de potencia desfase 80 grados.</w:t>
      </w:r>
    </w:p>
    <w:p w14:paraId="0C4EB96A" w14:textId="693B9417" w:rsidR="00405800" w:rsidRDefault="00405800" w:rsidP="00353C45">
      <w:pPr>
        <w:pStyle w:val="Prrafodelista"/>
        <w:rPr>
          <w:rFonts w:ascii="Arial" w:eastAsiaTheme="minorHAnsi" w:hAnsi="Arial" w:cs="Arial"/>
          <w:b/>
          <w:bCs/>
          <w:color w:val="0D0D0D" w:themeColor="text1" w:themeTint="F2"/>
          <w:lang w:eastAsia="en-US" w:bidi="ar-SA"/>
        </w:rPr>
      </w:pPr>
    </w:p>
    <w:p w14:paraId="0150A025" w14:textId="77777777" w:rsidR="00405800" w:rsidRDefault="00405800" w:rsidP="00353C45">
      <w:pPr>
        <w:pStyle w:val="Prrafodelista"/>
        <w:rPr>
          <w:rFonts w:ascii="Arial" w:eastAsiaTheme="minorHAnsi" w:hAnsi="Arial" w:cs="Arial"/>
          <w:b/>
          <w:bCs/>
          <w:color w:val="0D0D0D" w:themeColor="text1" w:themeTint="F2"/>
          <w:lang w:eastAsia="en-US" w:bidi="ar-SA"/>
        </w:rPr>
      </w:pPr>
    </w:p>
    <w:p w14:paraId="2F682A04"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60BB93BD"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35B195E6"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701A7A5A"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771DF5CD"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65F2DCB3"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5BC3C595"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40AB57CF"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2A39E186"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174549AB"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0E311A4A"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450D2C02"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27C861B2"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5C4377BB"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14D3D9E1"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07081389"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0E7F0E98"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5E77F4BA"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4FD22739"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0D2B6146"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1F8DB8C9"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04D7D1BA"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0E1F37E6"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29677348"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24100AD4"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34785546" w14:textId="77777777" w:rsidR="009353CA" w:rsidRDefault="009353CA" w:rsidP="00353C45">
      <w:pPr>
        <w:pStyle w:val="Prrafodelista"/>
        <w:rPr>
          <w:rFonts w:ascii="Arial" w:eastAsiaTheme="minorHAnsi" w:hAnsi="Arial" w:cs="Arial"/>
          <w:b/>
          <w:bCs/>
          <w:color w:val="0D0D0D" w:themeColor="text1" w:themeTint="F2"/>
          <w:lang w:eastAsia="en-US" w:bidi="ar-SA"/>
        </w:rPr>
      </w:pPr>
    </w:p>
    <w:p w14:paraId="3E660327" w14:textId="35C3BEE3" w:rsidR="00695F7F" w:rsidRDefault="002F025F" w:rsidP="00353C45">
      <w:pPr>
        <w:pStyle w:val="Prrafodelista"/>
        <w:rPr>
          <w:rFonts w:ascii="Arial" w:eastAsiaTheme="minorHAnsi" w:hAnsi="Arial" w:cs="Arial"/>
          <w:b/>
          <w:bCs/>
          <w:color w:val="0D0D0D" w:themeColor="text1" w:themeTint="F2"/>
          <w:lang w:eastAsia="en-US" w:bidi="ar-SA"/>
        </w:rPr>
      </w:pPr>
      <w:r>
        <w:rPr>
          <w:rFonts w:ascii="Arial" w:eastAsiaTheme="minorHAnsi" w:hAnsi="Arial" w:cs="Arial"/>
          <w:b/>
          <w:bCs/>
          <w:color w:val="0D0D0D" w:themeColor="text1" w:themeTint="F2"/>
          <w:lang w:eastAsia="en-US" w:bidi="ar-SA"/>
        </w:rPr>
        <w:t xml:space="preserve">      </w:t>
      </w:r>
    </w:p>
    <w:p w14:paraId="08561BC5" w14:textId="77777777" w:rsidR="008B2C6D" w:rsidRDefault="008B2C6D" w:rsidP="00353C45">
      <w:pPr>
        <w:pStyle w:val="Prrafodelista"/>
        <w:rPr>
          <w:rFonts w:ascii="Arial" w:eastAsiaTheme="minorHAnsi" w:hAnsi="Arial" w:cs="Arial"/>
          <w:b/>
          <w:bCs/>
          <w:color w:val="0D0D0D" w:themeColor="text1" w:themeTint="F2"/>
          <w:lang w:eastAsia="en-US" w:bidi="ar-SA"/>
        </w:rPr>
      </w:pPr>
    </w:p>
    <w:p w14:paraId="7F88209E" w14:textId="7822767B" w:rsidR="008B2C6D" w:rsidRDefault="008B2C6D" w:rsidP="009353CA">
      <w:pPr>
        <w:pStyle w:val="Prrafodelista"/>
        <w:numPr>
          <w:ilvl w:val="0"/>
          <w:numId w:val="19"/>
        </w:numPr>
        <w:rPr>
          <w:rFonts w:ascii="Arial" w:eastAsiaTheme="minorHAnsi" w:hAnsi="Arial" w:cs="Arial"/>
          <w:b/>
          <w:bCs/>
          <w:color w:val="0D0D0D" w:themeColor="text1" w:themeTint="F2"/>
          <w:lang w:eastAsia="en-US" w:bidi="ar-SA"/>
        </w:rPr>
      </w:pPr>
      <w:r>
        <w:rPr>
          <w:rFonts w:ascii="Arial" w:eastAsiaTheme="minorHAnsi" w:hAnsi="Arial" w:cs="Arial"/>
          <w:b/>
          <w:bCs/>
          <w:color w:val="0D0D0D" w:themeColor="text1" w:themeTint="F2"/>
          <w:lang w:eastAsia="en-US" w:bidi="ar-SA"/>
        </w:rPr>
        <w:lastRenderedPageBreak/>
        <w:t>Interfaz usuario</w:t>
      </w:r>
    </w:p>
    <w:p w14:paraId="3798D8DA" w14:textId="77777777" w:rsidR="008B2C6D" w:rsidRDefault="008B2C6D" w:rsidP="00353C45">
      <w:pPr>
        <w:pStyle w:val="Prrafodelista"/>
        <w:rPr>
          <w:rFonts w:ascii="Arial" w:eastAsiaTheme="minorHAnsi" w:hAnsi="Arial" w:cs="Arial"/>
          <w:b/>
          <w:bCs/>
          <w:color w:val="0D0D0D" w:themeColor="text1" w:themeTint="F2"/>
          <w:lang w:eastAsia="en-US" w:bidi="ar-SA"/>
        </w:rPr>
      </w:pPr>
    </w:p>
    <w:p w14:paraId="2876B0A4" w14:textId="77777777" w:rsidR="005F6789" w:rsidRDefault="001E739D" w:rsidP="005F6789">
      <w:pPr>
        <w:pStyle w:val="Prrafodelista"/>
        <w:keepNext/>
        <w:jc w:val="center"/>
      </w:pPr>
      <w:r w:rsidRPr="001E739D">
        <w:rPr>
          <w:rFonts w:ascii="Arial" w:eastAsiaTheme="minorHAnsi" w:hAnsi="Arial" w:cs="Arial"/>
          <w:b/>
          <w:bCs/>
          <w:noProof/>
          <w:color w:val="0D0D0D" w:themeColor="text1" w:themeTint="F2"/>
          <w:lang w:eastAsia="en-US" w:bidi="ar-SA"/>
        </w:rPr>
        <w:drawing>
          <wp:inline distT="0" distB="0" distL="0" distR="0" wp14:anchorId="6EA395B6" wp14:editId="4CFD30D3">
            <wp:extent cx="3108614" cy="3419475"/>
            <wp:effectExtent l="76200" t="76200" r="130175" b="123825"/>
            <wp:docPr id="1479154788" name="Imagen 147915478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54788" name="Imagen 1" descr="Interfaz de usuario gráfica, Aplicación&#10;&#10;Descripción generada automáticamente"/>
                    <pic:cNvPicPr/>
                  </pic:nvPicPr>
                  <pic:blipFill>
                    <a:blip r:embed="rId53"/>
                    <a:stretch>
                      <a:fillRect/>
                    </a:stretch>
                  </pic:blipFill>
                  <pic:spPr>
                    <a:xfrm>
                      <a:off x="0" y="0"/>
                      <a:ext cx="3114305" cy="3425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5EF8FC" w14:textId="4E6FF295" w:rsidR="008B2C6D" w:rsidRDefault="005F6789" w:rsidP="005F6789">
      <w:pPr>
        <w:pStyle w:val="Descripcin"/>
        <w:jc w:val="center"/>
        <w:rPr>
          <w:rFonts w:ascii="Arial" w:eastAsiaTheme="minorHAnsi" w:hAnsi="Arial" w:cs="Arial"/>
          <w:b/>
          <w:color w:val="0D0D0D" w:themeColor="text1" w:themeTint="F2"/>
          <w:lang w:eastAsia="en-US" w:bidi="ar-SA"/>
        </w:rPr>
      </w:pPr>
      <w:r>
        <w:t xml:space="preserve">Ilustración </w:t>
      </w:r>
      <w:r>
        <w:fldChar w:fldCharType="begin"/>
      </w:r>
      <w:r>
        <w:instrText xml:space="preserve"> SEQ Ilustración \* ARABIC </w:instrText>
      </w:r>
      <w:r>
        <w:fldChar w:fldCharType="separate"/>
      </w:r>
      <w:r w:rsidR="009045ED">
        <w:rPr>
          <w:noProof/>
        </w:rPr>
        <w:t>21</w:t>
      </w:r>
      <w:r>
        <w:fldChar w:fldCharType="end"/>
      </w:r>
      <w:r>
        <w:t xml:space="preserve"> Interfaz</w:t>
      </w:r>
      <w:r w:rsidR="00B87A89">
        <w:t>.</w:t>
      </w:r>
    </w:p>
    <w:p w14:paraId="1089B4C3" w14:textId="77777777" w:rsidR="00CD173A" w:rsidRDefault="00CD173A" w:rsidP="001E739D">
      <w:pPr>
        <w:pStyle w:val="Prrafodelista"/>
        <w:jc w:val="center"/>
        <w:rPr>
          <w:rFonts w:ascii="Arial" w:eastAsiaTheme="minorHAnsi" w:hAnsi="Arial" w:cs="Arial"/>
          <w:b/>
          <w:bCs/>
          <w:color w:val="0D0D0D" w:themeColor="text1" w:themeTint="F2"/>
          <w:lang w:eastAsia="en-US" w:bidi="ar-SA"/>
        </w:rPr>
      </w:pPr>
    </w:p>
    <w:p w14:paraId="54E2E0D1" w14:textId="77777777" w:rsidR="00CD173A" w:rsidRDefault="00CD173A" w:rsidP="00CD173A">
      <w:pPr>
        <w:rPr>
          <w:rFonts w:ascii="Arial" w:hAnsi="Arial" w:cs="Arial"/>
          <w:sz w:val="20"/>
          <w:szCs w:val="20"/>
        </w:rPr>
      </w:pPr>
      <w:r w:rsidRPr="00CD173A">
        <w:rPr>
          <w:rFonts w:ascii="Arial" w:hAnsi="Arial" w:cs="Arial"/>
          <w:sz w:val="20"/>
          <w:szCs w:val="20"/>
        </w:rPr>
        <w:t>Se ha diseñado una interfaz de usuario que permite la interacción y la visualización en tiempo real de datos críticos, tales como el factor de potencia, voltaje, amperaje, desfase y tiempo de desfase en una red eléctrica. Esta interfaz ha sido desarrollada cuidadosamente, con un enfoque en la eficiencia y la usabilidad, priorizando la presentación de datos de manera sencilla y accesible para el usuario.</w:t>
      </w:r>
    </w:p>
    <w:p w14:paraId="763DCC19" w14:textId="77777777" w:rsidR="00CD173A" w:rsidRPr="00CD173A" w:rsidRDefault="00CD173A" w:rsidP="00CD173A">
      <w:pPr>
        <w:rPr>
          <w:rFonts w:ascii="Arial" w:hAnsi="Arial" w:cs="Arial"/>
          <w:sz w:val="20"/>
          <w:szCs w:val="20"/>
        </w:rPr>
      </w:pPr>
    </w:p>
    <w:p w14:paraId="1ED7A791" w14:textId="77777777" w:rsidR="00CD173A" w:rsidRPr="00CD173A" w:rsidRDefault="00CD173A" w:rsidP="00CD173A">
      <w:pPr>
        <w:rPr>
          <w:rFonts w:ascii="Arial" w:hAnsi="Arial" w:cs="Arial"/>
          <w:sz w:val="20"/>
          <w:szCs w:val="20"/>
        </w:rPr>
      </w:pPr>
      <w:r w:rsidRPr="00CD173A">
        <w:rPr>
          <w:rFonts w:ascii="Arial" w:hAnsi="Arial" w:cs="Arial"/>
          <w:sz w:val="20"/>
          <w:szCs w:val="20"/>
        </w:rPr>
        <w:t>Este diseño proporciona a los usuarios la capacidad de monitorear datos en tiempo real de manera inmediata, lo que facilita la comprensión de la situación y la toma de decisiones informadas en la gestión de sistemas eléctricos. Además, su estructura intuitiva permite a los usuarios, incluso aquellos sin un profundo conocimiento técnico, interpretar y utilizar los datos con facilidad.</w:t>
      </w:r>
    </w:p>
    <w:p w14:paraId="2796FFFC" w14:textId="77777777" w:rsidR="00CD173A" w:rsidRDefault="00CD173A" w:rsidP="001E739D">
      <w:pPr>
        <w:pStyle w:val="Prrafodelista"/>
        <w:jc w:val="center"/>
        <w:rPr>
          <w:rFonts w:ascii="Arial" w:eastAsiaTheme="minorHAnsi" w:hAnsi="Arial" w:cs="Arial"/>
          <w:b/>
          <w:bCs/>
          <w:color w:val="0D0D0D" w:themeColor="text1" w:themeTint="F2"/>
          <w:lang w:eastAsia="en-US" w:bidi="ar-SA"/>
        </w:rPr>
      </w:pPr>
    </w:p>
    <w:p w14:paraId="782524B8" w14:textId="6513C125" w:rsidR="000C08B9" w:rsidRDefault="000C08B9" w:rsidP="00C00DD7">
      <w:pPr>
        <w:rPr>
          <w:rFonts w:eastAsiaTheme="minorEastAsia"/>
          <w:highlight w:val="yellow"/>
        </w:rPr>
      </w:pPr>
    </w:p>
    <w:p w14:paraId="4F98F05F" w14:textId="77777777" w:rsidR="009353CA" w:rsidRDefault="009353CA" w:rsidP="00D13A20">
      <w:pPr>
        <w:rPr>
          <w:rFonts w:eastAsiaTheme="minorEastAsia"/>
          <w:highlight w:val="yellow"/>
        </w:rPr>
      </w:pPr>
    </w:p>
    <w:p w14:paraId="70EFD036" w14:textId="77777777" w:rsidR="009353CA" w:rsidRDefault="009353CA" w:rsidP="00D13A20">
      <w:pPr>
        <w:rPr>
          <w:rFonts w:eastAsiaTheme="minorEastAsia"/>
          <w:highlight w:val="yellow"/>
        </w:rPr>
      </w:pPr>
    </w:p>
    <w:p w14:paraId="778529CC" w14:textId="77777777" w:rsidR="009353CA" w:rsidRPr="00D13A20" w:rsidRDefault="009353CA" w:rsidP="00D13A20">
      <w:pPr>
        <w:rPr>
          <w:rFonts w:eastAsiaTheme="minorEastAsia"/>
          <w:highlight w:val="yellow"/>
        </w:rPr>
      </w:pPr>
    </w:p>
    <w:p w14:paraId="5344ABBE" w14:textId="77777777" w:rsidR="009353CA" w:rsidRDefault="009353CA" w:rsidP="00C00DD7">
      <w:pPr>
        <w:rPr>
          <w:rFonts w:eastAsiaTheme="minorEastAsia"/>
          <w:highlight w:val="yellow"/>
        </w:rPr>
      </w:pPr>
    </w:p>
    <w:p w14:paraId="7EFDE9F5" w14:textId="77777777" w:rsidR="009353CA" w:rsidRDefault="009353CA" w:rsidP="00C00DD7">
      <w:pPr>
        <w:rPr>
          <w:rFonts w:eastAsiaTheme="minorEastAsia"/>
          <w:highlight w:val="yellow"/>
        </w:rPr>
      </w:pPr>
    </w:p>
    <w:p w14:paraId="03E25C99" w14:textId="77777777" w:rsidR="00664D5A" w:rsidRDefault="00664D5A" w:rsidP="00C00DD7">
      <w:pPr>
        <w:rPr>
          <w:rFonts w:eastAsiaTheme="minorEastAsia"/>
          <w:highlight w:val="yellow"/>
        </w:rPr>
      </w:pPr>
    </w:p>
    <w:p w14:paraId="0D36E506" w14:textId="77777777" w:rsidR="000C08B9" w:rsidRDefault="000C08B9" w:rsidP="00C00DD7">
      <w:pPr>
        <w:rPr>
          <w:rFonts w:eastAsiaTheme="minorEastAsia"/>
          <w:highlight w:val="yellow"/>
        </w:rPr>
      </w:pPr>
    </w:p>
    <w:p w14:paraId="06705C32" w14:textId="77777777" w:rsidR="000C08B9" w:rsidRDefault="000C08B9" w:rsidP="00C00DD7">
      <w:pPr>
        <w:rPr>
          <w:rFonts w:eastAsiaTheme="minorEastAsia"/>
          <w:highlight w:val="yellow"/>
        </w:rPr>
      </w:pPr>
    </w:p>
    <w:p w14:paraId="15EE3960" w14:textId="77777777" w:rsidR="000C08B9" w:rsidRPr="00C00DD7" w:rsidRDefault="000C08B9" w:rsidP="00C00DD7">
      <w:pPr>
        <w:rPr>
          <w:rFonts w:eastAsiaTheme="minorEastAsia"/>
          <w:highlight w:val="yellow"/>
        </w:rPr>
      </w:pPr>
    </w:p>
    <w:p w14:paraId="0EE22215" w14:textId="43A99818" w:rsidR="00353C45" w:rsidRDefault="00353C45" w:rsidP="00353C45">
      <w:pPr>
        <w:pStyle w:val="Contenidodelatabla"/>
        <w:ind w:left="720"/>
        <w:rPr>
          <w:rFonts w:ascii="Arial" w:eastAsiaTheme="minorEastAsia" w:hAnsi="Arial" w:cs="Arial"/>
          <w:b/>
          <w:color w:val="0D0D0D" w:themeColor="text1" w:themeTint="F2"/>
          <w:lang w:eastAsia="en-US" w:bidi="ar-SA"/>
        </w:rPr>
      </w:pPr>
    </w:p>
    <w:p w14:paraId="73EDB988" w14:textId="45C2EA32" w:rsidR="001030D4" w:rsidRDefault="004052F4" w:rsidP="004052F4">
      <w:pPr>
        <w:pStyle w:val="Estilo2"/>
        <w:rPr>
          <w:rFonts w:eastAsiaTheme="minorEastAsia"/>
          <w:lang w:eastAsia="en-US" w:bidi="ar-SA"/>
        </w:rPr>
      </w:pPr>
      <w:bookmarkStart w:id="94" w:name="_Toc154578537"/>
      <w:r>
        <w:rPr>
          <w:rFonts w:eastAsiaTheme="minorEastAsia"/>
          <w:lang w:eastAsia="en-US" w:bidi="ar-SA"/>
        </w:rPr>
        <w:lastRenderedPageBreak/>
        <w:t xml:space="preserve">Aspectos geométricos y </w:t>
      </w:r>
      <w:r w:rsidR="00F24F2B">
        <w:rPr>
          <w:rFonts w:eastAsiaTheme="minorEastAsia"/>
          <w:lang w:eastAsia="en-US" w:bidi="ar-SA"/>
        </w:rPr>
        <w:t>dimensiones:</w:t>
      </w:r>
      <w:bookmarkEnd w:id="94"/>
    </w:p>
    <w:p w14:paraId="095D084D" w14:textId="77777777" w:rsidR="004052F4" w:rsidRDefault="004052F4" w:rsidP="004052F4">
      <w:pPr>
        <w:pStyle w:val="Estilo2"/>
        <w:rPr>
          <w:rFonts w:eastAsiaTheme="minorEastAsia"/>
          <w:lang w:eastAsia="en-US" w:bidi="ar-SA"/>
        </w:rPr>
      </w:pPr>
    </w:p>
    <w:p w14:paraId="0C9A2234" w14:textId="77777777" w:rsidR="004052F4" w:rsidRDefault="004052F4" w:rsidP="004052F4">
      <w:pPr>
        <w:pStyle w:val="Estilo2"/>
        <w:rPr>
          <w:rFonts w:eastAsiaTheme="minorEastAsia"/>
          <w:lang w:eastAsia="en-US" w:bidi="ar-SA"/>
        </w:rPr>
      </w:pPr>
    </w:p>
    <w:p w14:paraId="4C3428E1" w14:textId="193151B6" w:rsidR="00F24F2B" w:rsidRDefault="00F24F2B" w:rsidP="00F24F2B">
      <w:pPr>
        <w:rPr>
          <w:rFonts w:ascii="Arial" w:hAnsi="Arial" w:cs="Arial"/>
          <w:sz w:val="20"/>
          <w:szCs w:val="20"/>
        </w:rPr>
      </w:pPr>
      <w:r w:rsidRPr="00F24F2B">
        <w:rPr>
          <w:rFonts w:ascii="Arial" w:hAnsi="Arial" w:cs="Arial"/>
          <w:sz w:val="20"/>
          <w:szCs w:val="20"/>
        </w:rPr>
        <w:t xml:space="preserve">• La placa del dispositivo tendrá una dimensión de 20 x 25 cm </w:t>
      </w:r>
      <w:r w:rsidR="00A17B25">
        <w:rPr>
          <w:rFonts w:ascii="Arial" w:hAnsi="Arial" w:cs="Arial"/>
          <w:sz w:val="20"/>
          <w:szCs w:val="20"/>
        </w:rPr>
        <w:t>compuesto por 4 etapas</w:t>
      </w:r>
      <w:r w:rsidRPr="00F24F2B">
        <w:rPr>
          <w:rFonts w:ascii="Arial" w:hAnsi="Arial" w:cs="Arial"/>
          <w:sz w:val="20"/>
          <w:szCs w:val="20"/>
        </w:rPr>
        <w:t xml:space="preserve"> Esta placa servirá como la base sobre la cual se construye todo el sistema, proporcionando un sólido soporte para los componentes internos.</w:t>
      </w:r>
    </w:p>
    <w:p w14:paraId="31F047DB" w14:textId="77777777" w:rsidR="00F24F2B" w:rsidRPr="00F24F2B" w:rsidRDefault="00F24F2B" w:rsidP="00F24F2B">
      <w:pPr>
        <w:rPr>
          <w:rFonts w:ascii="Arial" w:hAnsi="Arial" w:cs="Arial"/>
          <w:sz w:val="20"/>
          <w:szCs w:val="20"/>
        </w:rPr>
      </w:pPr>
    </w:p>
    <w:p w14:paraId="556735E1" w14:textId="1418847E" w:rsidR="00F24F2B" w:rsidRDefault="00F24F2B" w:rsidP="00F24F2B">
      <w:pPr>
        <w:rPr>
          <w:rFonts w:ascii="Arial" w:hAnsi="Arial" w:cs="Arial"/>
          <w:sz w:val="20"/>
          <w:szCs w:val="20"/>
        </w:rPr>
      </w:pPr>
      <w:r w:rsidRPr="00F24F2B">
        <w:rPr>
          <w:rFonts w:ascii="Arial" w:hAnsi="Arial" w:cs="Arial"/>
          <w:sz w:val="20"/>
          <w:szCs w:val="20"/>
        </w:rPr>
        <w:t>• Para el encapsulado del dispositivo se diseñó un modelo que se asemeja a un panel, el cual alberga la PCB en su interior. Este diseño es especialmente útil ya que permite un fácil acceso para manipulaciones, revisiones o extracciones si fuese necesario. Esta característica garantiza la versatilidad y mantenimiento eficiente del dispositivo.</w:t>
      </w:r>
    </w:p>
    <w:p w14:paraId="717DCF62" w14:textId="77777777" w:rsidR="00F24F2B" w:rsidRPr="00F24F2B" w:rsidRDefault="00F24F2B" w:rsidP="00F24F2B">
      <w:pPr>
        <w:rPr>
          <w:rFonts w:ascii="Arial" w:hAnsi="Arial" w:cs="Arial"/>
          <w:sz w:val="20"/>
          <w:szCs w:val="20"/>
        </w:rPr>
      </w:pPr>
    </w:p>
    <w:p w14:paraId="745B8F74" w14:textId="77777777" w:rsidR="00F24F2B" w:rsidRDefault="00F24F2B" w:rsidP="00F24F2B">
      <w:pPr>
        <w:rPr>
          <w:rFonts w:ascii="Arial" w:hAnsi="Arial" w:cs="Arial"/>
          <w:sz w:val="20"/>
          <w:szCs w:val="20"/>
        </w:rPr>
      </w:pPr>
      <w:r w:rsidRPr="00F24F2B">
        <w:rPr>
          <w:rFonts w:ascii="Arial" w:hAnsi="Arial" w:cs="Arial"/>
          <w:sz w:val="20"/>
          <w:szCs w:val="20"/>
        </w:rPr>
        <w:t>• El dispositivo cuenta con dos ranuras estratégicamente ubicadas para la organización y disposición de los cables (consultar Anexo). Estas ranuras contribuyen a mantener el área de trabajo limpia y ordenada, asegurando que los cables estén bien organizados y no interfieran con el funcionamiento del dispositivo.</w:t>
      </w:r>
    </w:p>
    <w:p w14:paraId="7D8FB8DC" w14:textId="77777777" w:rsidR="00F24F2B" w:rsidRPr="00F24F2B" w:rsidRDefault="00F24F2B" w:rsidP="00F24F2B">
      <w:pPr>
        <w:rPr>
          <w:rFonts w:ascii="Arial" w:hAnsi="Arial" w:cs="Arial"/>
          <w:sz w:val="20"/>
          <w:szCs w:val="20"/>
        </w:rPr>
      </w:pPr>
    </w:p>
    <w:p w14:paraId="779B4B73" w14:textId="77777777" w:rsidR="00F24F2B" w:rsidRPr="00F24F2B" w:rsidRDefault="00F24F2B" w:rsidP="00F24F2B">
      <w:pPr>
        <w:rPr>
          <w:rFonts w:ascii="Arial" w:hAnsi="Arial" w:cs="Arial"/>
          <w:sz w:val="20"/>
          <w:szCs w:val="20"/>
        </w:rPr>
      </w:pPr>
      <w:r w:rsidRPr="00F24F2B">
        <w:rPr>
          <w:rFonts w:ascii="Arial" w:hAnsi="Arial" w:cs="Arial"/>
          <w:sz w:val="20"/>
          <w:szCs w:val="20"/>
        </w:rPr>
        <w:t>• En cuanto a sus dimensiones, el dispositivo tiene un tamaño de 27 cm de largo, 22 cm de ancho y un grosor aproximado de 10 cm. Estas dimensiones proporcionan un equilibrio entre la portabilidad y la capacidad de albergar todos los componentes necesarios para su correcto funcionamiento.</w:t>
      </w:r>
    </w:p>
    <w:p w14:paraId="28E93779" w14:textId="77777777" w:rsidR="004052F4" w:rsidRDefault="004052F4" w:rsidP="00353C45">
      <w:pPr>
        <w:pStyle w:val="Contenidodelatabla"/>
        <w:ind w:left="720"/>
        <w:rPr>
          <w:rFonts w:ascii="Arial" w:eastAsiaTheme="minorEastAsia" w:hAnsi="Arial" w:cs="Arial"/>
          <w:b/>
          <w:color w:val="0D0D0D" w:themeColor="text1" w:themeTint="F2"/>
          <w:lang w:eastAsia="en-US" w:bidi="ar-SA"/>
        </w:rPr>
      </w:pPr>
    </w:p>
    <w:p w14:paraId="0E455CFF" w14:textId="77777777" w:rsidR="00C044C0" w:rsidRDefault="00C044C0" w:rsidP="00353C45">
      <w:pPr>
        <w:pStyle w:val="Contenidodelatabla"/>
        <w:ind w:left="720"/>
        <w:rPr>
          <w:rFonts w:ascii="Arial" w:eastAsiaTheme="minorEastAsia" w:hAnsi="Arial" w:cs="Arial"/>
          <w:b/>
          <w:color w:val="0D0D0D" w:themeColor="text1" w:themeTint="F2"/>
          <w:lang w:eastAsia="en-US" w:bidi="ar-SA"/>
        </w:rPr>
      </w:pPr>
    </w:p>
    <w:p w14:paraId="16A7FF7D" w14:textId="77777777" w:rsidR="00C044C0" w:rsidRDefault="00C044C0" w:rsidP="00353C45">
      <w:pPr>
        <w:pStyle w:val="Contenidodelatabla"/>
        <w:ind w:left="720"/>
        <w:rPr>
          <w:rFonts w:ascii="Arial" w:eastAsiaTheme="minorEastAsia" w:hAnsi="Arial" w:cs="Arial"/>
          <w:b/>
          <w:color w:val="0D0D0D" w:themeColor="text1" w:themeTint="F2"/>
          <w:lang w:eastAsia="en-US" w:bidi="ar-SA"/>
        </w:rPr>
      </w:pPr>
    </w:p>
    <w:p w14:paraId="33F52DAB" w14:textId="77777777" w:rsidR="00C044C0" w:rsidRDefault="00C044C0" w:rsidP="00353C45">
      <w:pPr>
        <w:pStyle w:val="Contenidodelatabla"/>
        <w:ind w:left="720"/>
        <w:rPr>
          <w:rFonts w:ascii="Arial" w:eastAsiaTheme="minorEastAsia" w:hAnsi="Arial" w:cs="Arial"/>
          <w:b/>
          <w:color w:val="0D0D0D" w:themeColor="text1" w:themeTint="F2"/>
          <w:lang w:eastAsia="en-US" w:bidi="ar-SA"/>
        </w:rPr>
      </w:pPr>
    </w:p>
    <w:p w14:paraId="0FC0EEB2" w14:textId="77777777" w:rsidR="00C044C0" w:rsidRDefault="00C044C0" w:rsidP="00353C45">
      <w:pPr>
        <w:pStyle w:val="Contenidodelatabla"/>
        <w:ind w:left="720"/>
        <w:rPr>
          <w:rFonts w:ascii="Arial" w:eastAsiaTheme="minorEastAsia" w:hAnsi="Arial" w:cs="Arial"/>
          <w:b/>
          <w:color w:val="0D0D0D" w:themeColor="text1" w:themeTint="F2"/>
          <w:lang w:eastAsia="en-US" w:bidi="ar-SA"/>
        </w:rPr>
      </w:pPr>
    </w:p>
    <w:p w14:paraId="33159AA1" w14:textId="77777777" w:rsidR="00C044C0" w:rsidRDefault="00C044C0" w:rsidP="00353C45">
      <w:pPr>
        <w:pStyle w:val="Contenidodelatabla"/>
        <w:ind w:left="720"/>
        <w:rPr>
          <w:rFonts w:ascii="Arial" w:eastAsiaTheme="minorEastAsia" w:hAnsi="Arial" w:cs="Arial"/>
          <w:b/>
          <w:color w:val="0D0D0D" w:themeColor="text1" w:themeTint="F2"/>
          <w:lang w:eastAsia="en-US" w:bidi="ar-SA"/>
        </w:rPr>
      </w:pPr>
    </w:p>
    <w:p w14:paraId="6535D343" w14:textId="77777777" w:rsidR="00C044C0" w:rsidRDefault="00C044C0" w:rsidP="00353C45">
      <w:pPr>
        <w:pStyle w:val="Contenidodelatabla"/>
        <w:ind w:left="720"/>
        <w:rPr>
          <w:rFonts w:ascii="Arial" w:eastAsiaTheme="minorEastAsia" w:hAnsi="Arial" w:cs="Arial"/>
          <w:b/>
          <w:color w:val="0D0D0D" w:themeColor="text1" w:themeTint="F2"/>
          <w:lang w:eastAsia="en-US" w:bidi="ar-SA"/>
        </w:rPr>
      </w:pPr>
    </w:p>
    <w:p w14:paraId="79CA6F6E" w14:textId="77777777" w:rsidR="00C044C0" w:rsidRDefault="00C044C0" w:rsidP="00353C45">
      <w:pPr>
        <w:pStyle w:val="Contenidodelatabla"/>
        <w:ind w:left="720"/>
        <w:rPr>
          <w:rFonts w:ascii="Arial" w:eastAsiaTheme="minorEastAsia" w:hAnsi="Arial" w:cs="Arial"/>
          <w:b/>
          <w:color w:val="0D0D0D" w:themeColor="text1" w:themeTint="F2"/>
          <w:lang w:eastAsia="en-US" w:bidi="ar-SA"/>
        </w:rPr>
      </w:pPr>
    </w:p>
    <w:p w14:paraId="3A5A4CE7" w14:textId="77777777" w:rsidR="00C044C0" w:rsidRDefault="00C044C0" w:rsidP="00353C45">
      <w:pPr>
        <w:pStyle w:val="Contenidodelatabla"/>
        <w:ind w:left="720"/>
        <w:rPr>
          <w:rFonts w:ascii="Arial" w:eastAsiaTheme="minorEastAsia" w:hAnsi="Arial" w:cs="Arial"/>
          <w:b/>
          <w:color w:val="0D0D0D" w:themeColor="text1" w:themeTint="F2"/>
          <w:lang w:eastAsia="en-US" w:bidi="ar-SA"/>
        </w:rPr>
      </w:pPr>
    </w:p>
    <w:p w14:paraId="33BB062E" w14:textId="77777777" w:rsidR="00C044C0" w:rsidRDefault="00C044C0" w:rsidP="00353C45">
      <w:pPr>
        <w:pStyle w:val="Contenidodelatabla"/>
        <w:ind w:left="720"/>
        <w:rPr>
          <w:rFonts w:ascii="Arial" w:eastAsiaTheme="minorEastAsia" w:hAnsi="Arial" w:cs="Arial"/>
          <w:b/>
          <w:color w:val="0D0D0D" w:themeColor="text1" w:themeTint="F2"/>
          <w:lang w:eastAsia="en-US" w:bidi="ar-SA"/>
        </w:rPr>
      </w:pPr>
    </w:p>
    <w:p w14:paraId="078EB404" w14:textId="77777777" w:rsidR="00C044C0" w:rsidRDefault="00C044C0" w:rsidP="00353C45">
      <w:pPr>
        <w:pStyle w:val="Contenidodelatabla"/>
        <w:ind w:left="720"/>
        <w:rPr>
          <w:rFonts w:ascii="Arial" w:eastAsiaTheme="minorEastAsia" w:hAnsi="Arial" w:cs="Arial"/>
          <w:b/>
          <w:color w:val="0D0D0D" w:themeColor="text1" w:themeTint="F2"/>
          <w:lang w:eastAsia="en-US" w:bidi="ar-SA"/>
        </w:rPr>
      </w:pPr>
    </w:p>
    <w:p w14:paraId="7D311828" w14:textId="77777777" w:rsidR="00C044C0" w:rsidRDefault="00C044C0" w:rsidP="00353C45">
      <w:pPr>
        <w:pStyle w:val="Contenidodelatabla"/>
        <w:ind w:left="720"/>
        <w:rPr>
          <w:rFonts w:ascii="Arial" w:eastAsiaTheme="minorEastAsia" w:hAnsi="Arial" w:cs="Arial"/>
          <w:b/>
          <w:color w:val="0D0D0D" w:themeColor="text1" w:themeTint="F2"/>
          <w:lang w:eastAsia="en-US" w:bidi="ar-SA"/>
        </w:rPr>
      </w:pPr>
    </w:p>
    <w:p w14:paraId="5EAF2F00" w14:textId="77777777" w:rsidR="009353CA" w:rsidRDefault="009353CA" w:rsidP="00353C45">
      <w:pPr>
        <w:pStyle w:val="Contenidodelatabla"/>
        <w:ind w:left="720"/>
        <w:rPr>
          <w:rFonts w:ascii="Arial" w:eastAsiaTheme="minorEastAsia" w:hAnsi="Arial" w:cs="Arial"/>
          <w:b/>
          <w:color w:val="0D0D0D" w:themeColor="text1" w:themeTint="F2"/>
          <w:lang w:eastAsia="en-US" w:bidi="ar-SA"/>
        </w:rPr>
      </w:pPr>
    </w:p>
    <w:p w14:paraId="1649BA66" w14:textId="77777777" w:rsidR="009353CA" w:rsidRDefault="009353CA" w:rsidP="00353C45">
      <w:pPr>
        <w:pStyle w:val="Contenidodelatabla"/>
        <w:ind w:left="720"/>
        <w:rPr>
          <w:rFonts w:ascii="Arial" w:eastAsiaTheme="minorEastAsia" w:hAnsi="Arial" w:cs="Arial"/>
          <w:b/>
          <w:color w:val="0D0D0D" w:themeColor="text1" w:themeTint="F2"/>
          <w:lang w:eastAsia="en-US" w:bidi="ar-SA"/>
        </w:rPr>
      </w:pPr>
    </w:p>
    <w:p w14:paraId="52FC7CA5" w14:textId="77777777" w:rsidR="009353CA" w:rsidRDefault="009353CA" w:rsidP="00353C45">
      <w:pPr>
        <w:pStyle w:val="Contenidodelatabla"/>
        <w:ind w:left="720"/>
        <w:rPr>
          <w:rFonts w:ascii="Arial" w:eastAsiaTheme="minorEastAsia" w:hAnsi="Arial" w:cs="Arial"/>
          <w:b/>
          <w:color w:val="0D0D0D" w:themeColor="text1" w:themeTint="F2"/>
          <w:lang w:eastAsia="en-US" w:bidi="ar-SA"/>
        </w:rPr>
      </w:pPr>
    </w:p>
    <w:p w14:paraId="21411840" w14:textId="77777777" w:rsidR="009353CA" w:rsidRDefault="009353CA" w:rsidP="00353C45">
      <w:pPr>
        <w:pStyle w:val="Contenidodelatabla"/>
        <w:ind w:left="720"/>
        <w:rPr>
          <w:rFonts w:ascii="Arial" w:eastAsiaTheme="minorEastAsia" w:hAnsi="Arial" w:cs="Arial"/>
          <w:b/>
          <w:color w:val="0D0D0D" w:themeColor="text1" w:themeTint="F2"/>
          <w:lang w:eastAsia="en-US" w:bidi="ar-SA"/>
        </w:rPr>
      </w:pPr>
    </w:p>
    <w:p w14:paraId="56D1AB8E" w14:textId="77777777" w:rsidR="009353CA" w:rsidRDefault="009353CA" w:rsidP="00353C45">
      <w:pPr>
        <w:pStyle w:val="Contenidodelatabla"/>
        <w:ind w:left="720"/>
        <w:rPr>
          <w:rFonts w:ascii="Arial" w:eastAsiaTheme="minorEastAsia" w:hAnsi="Arial" w:cs="Arial"/>
          <w:b/>
          <w:color w:val="0D0D0D" w:themeColor="text1" w:themeTint="F2"/>
          <w:lang w:eastAsia="en-US" w:bidi="ar-SA"/>
        </w:rPr>
      </w:pPr>
    </w:p>
    <w:p w14:paraId="16215AEA" w14:textId="77777777" w:rsidR="009353CA" w:rsidRDefault="009353CA" w:rsidP="00353C45">
      <w:pPr>
        <w:pStyle w:val="Contenidodelatabla"/>
        <w:ind w:left="720"/>
        <w:rPr>
          <w:rFonts w:ascii="Arial" w:eastAsiaTheme="minorEastAsia" w:hAnsi="Arial" w:cs="Arial"/>
          <w:b/>
          <w:color w:val="0D0D0D" w:themeColor="text1" w:themeTint="F2"/>
          <w:lang w:eastAsia="en-US" w:bidi="ar-SA"/>
        </w:rPr>
      </w:pPr>
    </w:p>
    <w:p w14:paraId="39051B47" w14:textId="77777777" w:rsidR="009353CA" w:rsidRDefault="009353CA" w:rsidP="00353C45">
      <w:pPr>
        <w:pStyle w:val="Contenidodelatabla"/>
        <w:ind w:left="720"/>
        <w:rPr>
          <w:rFonts w:ascii="Arial" w:eastAsiaTheme="minorEastAsia" w:hAnsi="Arial" w:cs="Arial"/>
          <w:b/>
          <w:color w:val="0D0D0D" w:themeColor="text1" w:themeTint="F2"/>
          <w:lang w:eastAsia="en-US" w:bidi="ar-SA"/>
        </w:rPr>
      </w:pPr>
    </w:p>
    <w:p w14:paraId="1F044AD4" w14:textId="77777777" w:rsidR="009353CA" w:rsidRDefault="009353CA" w:rsidP="00353C45">
      <w:pPr>
        <w:pStyle w:val="Contenidodelatabla"/>
        <w:ind w:left="720"/>
        <w:rPr>
          <w:rFonts w:ascii="Arial" w:eastAsiaTheme="minorEastAsia" w:hAnsi="Arial" w:cs="Arial"/>
          <w:b/>
          <w:color w:val="0D0D0D" w:themeColor="text1" w:themeTint="F2"/>
          <w:lang w:eastAsia="en-US" w:bidi="ar-SA"/>
        </w:rPr>
      </w:pPr>
    </w:p>
    <w:p w14:paraId="4EB2C9F9" w14:textId="77777777" w:rsidR="009353CA" w:rsidRDefault="009353CA" w:rsidP="00353C45">
      <w:pPr>
        <w:pStyle w:val="Contenidodelatabla"/>
        <w:ind w:left="720"/>
        <w:rPr>
          <w:rFonts w:ascii="Arial" w:eastAsiaTheme="minorEastAsia" w:hAnsi="Arial" w:cs="Arial"/>
          <w:b/>
          <w:color w:val="0D0D0D" w:themeColor="text1" w:themeTint="F2"/>
          <w:lang w:eastAsia="en-US" w:bidi="ar-SA"/>
        </w:rPr>
      </w:pPr>
    </w:p>
    <w:p w14:paraId="2CDF8FF8" w14:textId="77777777" w:rsidR="009353CA" w:rsidRDefault="009353CA" w:rsidP="00353C45">
      <w:pPr>
        <w:pStyle w:val="Contenidodelatabla"/>
        <w:ind w:left="720"/>
        <w:rPr>
          <w:rFonts w:ascii="Arial" w:eastAsiaTheme="minorEastAsia" w:hAnsi="Arial" w:cs="Arial"/>
          <w:b/>
          <w:color w:val="0D0D0D" w:themeColor="text1" w:themeTint="F2"/>
          <w:lang w:eastAsia="en-US" w:bidi="ar-SA"/>
        </w:rPr>
      </w:pPr>
    </w:p>
    <w:p w14:paraId="5FA91A5C" w14:textId="77777777" w:rsidR="009353CA" w:rsidRDefault="009353CA" w:rsidP="00353C45">
      <w:pPr>
        <w:pStyle w:val="Contenidodelatabla"/>
        <w:ind w:left="720"/>
        <w:rPr>
          <w:rFonts w:ascii="Arial" w:eastAsiaTheme="minorEastAsia" w:hAnsi="Arial" w:cs="Arial"/>
          <w:b/>
          <w:color w:val="0D0D0D" w:themeColor="text1" w:themeTint="F2"/>
          <w:lang w:eastAsia="en-US" w:bidi="ar-SA"/>
        </w:rPr>
      </w:pPr>
    </w:p>
    <w:p w14:paraId="37E00AB8" w14:textId="77777777" w:rsidR="00664D5A" w:rsidRDefault="00664D5A" w:rsidP="00353C45">
      <w:pPr>
        <w:pStyle w:val="Contenidodelatabla"/>
        <w:ind w:left="720"/>
        <w:rPr>
          <w:rFonts w:ascii="Arial" w:eastAsiaTheme="minorEastAsia" w:hAnsi="Arial" w:cs="Arial"/>
          <w:b/>
          <w:color w:val="0D0D0D" w:themeColor="text1" w:themeTint="F2"/>
          <w:lang w:eastAsia="en-US" w:bidi="ar-SA"/>
        </w:rPr>
      </w:pPr>
    </w:p>
    <w:p w14:paraId="3395B35A" w14:textId="77777777" w:rsidR="00664D5A" w:rsidRDefault="00664D5A" w:rsidP="00353C45">
      <w:pPr>
        <w:pStyle w:val="Contenidodelatabla"/>
        <w:ind w:left="720"/>
        <w:rPr>
          <w:rFonts w:ascii="Arial" w:eastAsiaTheme="minorEastAsia" w:hAnsi="Arial" w:cs="Arial"/>
          <w:b/>
          <w:color w:val="0D0D0D" w:themeColor="text1" w:themeTint="F2"/>
          <w:lang w:eastAsia="en-US" w:bidi="ar-SA"/>
        </w:rPr>
      </w:pPr>
    </w:p>
    <w:p w14:paraId="2EC31764" w14:textId="77777777" w:rsidR="009353CA" w:rsidRDefault="009353CA" w:rsidP="00353C45">
      <w:pPr>
        <w:pStyle w:val="Contenidodelatabla"/>
        <w:ind w:left="720"/>
        <w:rPr>
          <w:rFonts w:ascii="Arial" w:eastAsiaTheme="minorEastAsia" w:hAnsi="Arial" w:cs="Arial"/>
          <w:b/>
          <w:color w:val="0D0D0D" w:themeColor="text1" w:themeTint="F2"/>
          <w:lang w:eastAsia="en-US" w:bidi="ar-SA"/>
        </w:rPr>
      </w:pPr>
    </w:p>
    <w:p w14:paraId="58A677B4" w14:textId="77777777" w:rsidR="009353CA" w:rsidRDefault="009353CA" w:rsidP="00353C45">
      <w:pPr>
        <w:pStyle w:val="Contenidodelatabla"/>
        <w:ind w:left="720"/>
        <w:rPr>
          <w:rFonts w:ascii="Arial" w:eastAsiaTheme="minorEastAsia" w:hAnsi="Arial" w:cs="Arial"/>
          <w:b/>
          <w:color w:val="0D0D0D" w:themeColor="text1" w:themeTint="F2"/>
          <w:lang w:eastAsia="en-US" w:bidi="ar-SA"/>
        </w:rPr>
      </w:pPr>
    </w:p>
    <w:p w14:paraId="34E77D64" w14:textId="77777777" w:rsidR="00C044C0" w:rsidRDefault="00C044C0" w:rsidP="00353C45">
      <w:pPr>
        <w:pStyle w:val="Contenidodelatabla"/>
        <w:ind w:left="720"/>
        <w:rPr>
          <w:rFonts w:ascii="Arial" w:eastAsiaTheme="minorEastAsia" w:hAnsi="Arial" w:cs="Arial"/>
          <w:b/>
          <w:color w:val="0D0D0D" w:themeColor="text1" w:themeTint="F2"/>
          <w:lang w:eastAsia="en-US" w:bidi="ar-SA"/>
        </w:rPr>
      </w:pPr>
    </w:p>
    <w:p w14:paraId="4AF83B0B" w14:textId="77777777" w:rsidR="00C044C0" w:rsidRDefault="00C044C0" w:rsidP="00353C45">
      <w:pPr>
        <w:pStyle w:val="Contenidodelatabla"/>
        <w:ind w:left="720"/>
        <w:rPr>
          <w:rFonts w:ascii="Arial" w:eastAsiaTheme="minorEastAsia" w:hAnsi="Arial" w:cs="Arial"/>
          <w:b/>
          <w:color w:val="0D0D0D" w:themeColor="text1" w:themeTint="F2"/>
          <w:lang w:eastAsia="en-US" w:bidi="ar-SA"/>
        </w:rPr>
      </w:pPr>
    </w:p>
    <w:p w14:paraId="3221A393" w14:textId="39C58A49" w:rsidR="6279C422" w:rsidRDefault="6279C422" w:rsidP="6279C422">
      <w:pPr>
        <w:pStyle w:val="Contenidodelatabla"/>
        <w:ind w:left="720"/>
        <w:rPr>
          <w:rFonts w:ascii="Arial" w:eastAsiaTheme="minorEastAsia" w:hAnsi="Arial" w:cs="Arial"/>
          <w:b/>
          <w:bCs/>
          <w:color w:val="0D0D0D" w:themeColor="text1" w:themeTint="F2"/>
          <w:lang w:eastAsia="en-US" w:bidi="ar-SA"/>
        </w:rPr>
      </w:pPr>
    </w:p>
    <w:p w14:paraId="2DFE407E" w14:textId="32DC1F34" w:rsidR="00A86556" w:rsidRPr="00827603" w:rsidRDefault="00890910" w:rsidP="00A17B25">
      <w:pPr>
        <w:pStyle w:val="Ttulo2"/>
        <w:rPr>
          <w:rFonts w:cs="Arial"/>
          <w:b w:val="0"/>
          <w:color w:val="FF0000"/>
          <w:sz w:val="28"/>
          <w:szCs w:val="22"/>
        </w:rPr>
      </w:pPr>
      <w:bookmarkStart w:id="95" w:name="_Toc154578538"/>
      <w:r w:rsidRPr="00433F7F">
        <w:rPr>
          <w:rFonts w:eastAsiaTheme="minorEastAsia"/>
          <w:lang w:eastAsia="en-US" w:bidi="ar-SA"/>
        </w:rPr>
        <w:lastRenderedPageBreak/>
        <w:t>Definir todos los requerimientos de ensayos y pruebas de equipos y sistemas que comprenden el proyecto.</w:t>
      </w:r>
      <w:bookmarkEnd w:id="95"/>
    </w:p>
    <w:p w14:paraId="464C3551" w14:textId="77777777" w:rsidR="00827603" w:rsidRDefault="00827603" w:rsidP="00827603">
      <w:pPr>
        <w:rPr>
          <w:rFonts w:ascii="Arial" w:hAnsi="Arial" w:cs="Arial"/>
          <w:b/>
          <w:bCs/>
          <w:color w:val="FF0000"/>
          <w:sz w:val="28"/>
          <w:szCs w:val="22"/>
        </w:rPr>
      </w:pPr>
    </w:p>
    <w:p w14:paraId="3CC01FBF" w14:textId="29BE77A4" w:rsidR="00827603" w:rsidRPr="00A17B25" w:rsidRDefault="00B051CF" w:rsidP="00A17B25">
      <w:pPr>
        <w:jc w:val="both"/>
        <w:rPr>
          <w:rFonts w:ascii="Arial" w:hAnsi="Arial" w:cs="Arial"/>
          <w:color w:val="auto"/>
          <w:sz w:val="20"/>
          <w:szCs w:val="20"/>
        </w:rPr>
      </w:pPr>
      <w:r w:rsidRPr="00A17B25">
        <w:rPr>
          <w:rFonts w:ascii="Arial" w:hAnsi="Arial" w:cs="Arial"/>
          <w:color w:val="auto"/>
          <w:sz w:val="20"/>
          <w:szCs w:val="20"/>
        </w:rPr>
        <w:t>Para los e</w:t>
      </w:r>
      <w:r w:rsidR="009A19B9" w:rsidRPr="00A17B25">
        <w:rPr>
          <w:rFonts w:ascii="Arial" w:hAnsi="Arial" w:cs="Arial"/>
          <w:color w:val="auto"/>
          <w:sz w:val="20"/>
          <w:szCs w:val="20"/>
        </w:rPr>
        <w:t>nsayos</w:t>
      </w:r>
      <w:r w:rsidR="00E8331F" w:rsidRPr="00A17B25">
        <w:rPr>
          <w:rFonts w:ascii="Arial" w:hAnsi="Arial" w:cs="Arial"/>
          <w:color w:val="auto"/>
          <w:sz w:val="20"/>
          <w:szCs w:val="20"/>
        </w:rPr>
        <w:t xml:space="preserve">, </w:t>
      </w:r>
      <w:r w:rsidR="00277D18" w:rsidRPr="00A17B25">
        <w:rPr>
          <w:rFonts w:ascii="Arial" w:hAnsi="Arial" w:cs="Arial"/>
          <w:color w:val="auto"/>
          <w:sz w:val="20"/>
          <w:szCs w:val="20"/>
        </w:rPr>
        <w:t xml:space="preserve">se obtienen </w:t>
      </w:r>
      <w:r w:rsidR="00DA44C0" w:rsidRPr="00A17B25">
        <w:rPr>
          <w:rFonts w:ascii="Arial" w:hAnsi="Arial" w:cs="Arial"/>
          <w:color w:val="auto"/>
          <w:sz w:val="20"/>
          <w:szCs w:val="20"/>
        </w:rPr>
        <w:t>simulaciones del circuito</w:t>
      </w:r>
      <w:r w:rsidR="003E4552" w:rsidRPr="00A17B25">
        <w:rPr>
          <w:rFonts w:ascii="Arial" w:hAnsi="Arial" w:cs="Arial"/>
          <w:color w:val="auto"/>
          <w:sz w:val="20"/>
          <w:szCs w:val="20"/>
        </w:rPr>
        <w:t xml:space="preserve">, donde </w:t>
      </w:r>
      <w:r w:rsidR="00C771A0" w:rsidRPr="00A17B25">
        <w:rPr>
          <w:rFonts w:ascii="Arial" w:hAnsi="Arial" w:cs="Arial"/>
          <w:color w:val="auto"/>
          <w:sz w:val="20"/>
          <w:szCs w:val="20"/>
        </w:rPr>
        <w:t>este es</w:t>
      </w:r>
      <w:r w:rsidR="003E4552" w:rsidRPr="00A17B25">
        <w:rPr>
          <w:rFonts w:ascii="Arial" w:hAnsi="Arial" w:cs="Arial"/>
          <w:color w:val="auto"/>
          <w:sz w:val="20"/>
          <w:szCs w:val="20"/>
        </w:rPr>
        <w:t xml:space="preserve"> capaz de </w:t>
      </w:r>
      <w:r w:rsidR="00C771A0" w:rsidRPr="00A17B25">
        <w:rPr>
          <w:rFonts w:ascii="Arial" w:hAnsi="Arial" w:cs="Arial"/>
          <w:color w:val="auto"/>
          <w:sz w:val="20"/>
          <w:szCs w:val="20"/>
        </w:rPr>
        <w:t>censar</w:t>
      </w:r>
      <w:r w:rsidR="003E4552" w:rsidRPr="00A17B25">
        <w:rPr>
          <w:rFonts w:ascii="Arial" w:hAnsi="Arial" w:cs="Arial"/>
          <w:color w:val="auto"/>
          <w:sz w:val="20"/>
          <w:szCs w:val="20"/>
        </w:rPr>
        <w:t xml:space="preserve"> corriente, voltaje rms, calcular el desfase, todo esto en condiciones ideales, sin </w:t>
      </w:r>
      <w:r w:rsidR="00B936A0" w:rsidRPr="00A17B25">
        <w:rPr>
          <w:rFonts w:ascii="Arial" w:hAnsi="Arial" w:cs="Arial"/>
          <w:color w:val="auto"/>
          <w:sz w:val="20"/>
          <w:szCs w:val="20"/>
        </w:rPr>
        <w:t>embargo,</w:t>
      </w:r>
      <w:r w:rsidR="003E4552" w:rsidRPr="00A17B25">
        <w:rPr>
          <w:rFonts w:ascii="Arial" w:hAnsi="Arial" w:cs="Arial"/>
          <w:color w:val="auto"/>
          <w:sz w:val="20"/>
          <w:szCs w:val="20"/>
        </w:rPr>
        <w:t xml:space="preserve"> en la </w:t>
      </w:r>
      <w:r w:rsidR="00C771A0" w:rsidRPr="00A17B25">
        <w:rPr>
          <w:rFonts w:ascii="Arial" w:hAnsi="Arial" w:cs="Arial"/>
          <w:color w:val="auto"/>
          <w:sz w:val="20"/>
          <w:szCs w:val="20"/>
        </w:rPr>
        <w:t>implementación</w:t>
      </w:r>
      <w:r w:rsidR="003E4552" w:rsidRPr="00A17B25">
        <w:rPr>
          <w:rFonts w:ascii="Arial" w:hAnsi="Arial" w:cs="Arial"/>
          <w:color w:val="auto"/>
          <w:sz w:val="20"/>
          <w:szCs w:val="20"/>
        </w:rPr>
        <w:t xml:space="preserve"> y practica</w:t>
      </w:r>
      <w:r w:rsidR="00816C8A" w:rsidRPr="00A17B25">
        <w:rPr>
          <w:rFonts w:ascii="Arial" w:hAnsi="Arial" w:cs="Arial"/>
          <w:color w:val="auto"/>
          <w:sz w:val="20"/>
          <w:szCs w:val="20"/>
        </w:rPr>
        <w:t xml:space="preserve"> la experiencia </w:t>
      </w:r>
      <w:r w:rsidR="00FC7CD0" w:rsidRPr="00A17B25">
        <w:rPr>
          <w:rFonts w:ascii="Arial" w:hAnsi="Arial" w:cs="Arial"/>
          <w:color w:val="auto"/>
          <w:sz w:val="20"/>
          <w:szCs w:val="20"/>
        </w:rPr>
        <w:t xml:space="preserve">nos dice </w:t>
      </w:r>
      <w:r w:rsidR="00B936A0" w:rsidRPr="00A17B25">
        <w:rPr>
          <w:rFonts w:ascii="Arial" w:hAnsi="Arial" w:cs="Arial"/>
          <w:color w:val="auto"/>
          <w:sz w:val="20"/>
          <w:szCs w:val="20"/>
        </w:rPr>
        <w:t>que existen</w:t>
      </w:r>
      <w:r w:rsidR="003E4552" w:rsidRPr="00A17B25">
        <w:rPr>
          <w:rFonts w:ascii="Arial" w:hAnsi="Arial" w:cs="Arial"/>
          <w:color w:val="auto"/>
          <w:sz w:val="20"/>
          <w:szCs w:val="20"/>
        </w:rPr>
        <w:t xml:space="preserve"> variables que deben ser compensada</w:t>
      </w:r>
      <w:r w:rsidR="00FC7CD0" w:rsidRPr="00A17B25">
        <w:rPr>
          <w:rFonts w:ascii="Arial" w:hAnsi="Arial" w:cs="Arial"/>
          <w:color w:val="auto"/>
          <w:sz w:val="20"/>
          <w:szCs w:val="20"/>
        </w:rPr>
        <w:t>s</w:t>
      </w:r>
      <w:r w:rsidR="003E4552" w:rsidRPr="00A17B25">
        <w:rPr>
          <w:rFonts w:ascii="Arial" w:hAnsi="Arial" w:cs="Arial"/>
          <w:color w:val="auto"/>
          <w:sz w:val="20"/>
          <w:szCs w:val="20"/>
        </w:rPr>
        <w:t xml:space="preserve"> y </w:t>
      </w:r>
      <w:r w:rsidR="00DB5F7B" w:rsidRPr="00A17B25">
        <w:rPr>
          <w:rFonts w:ascii="Arial" w:hAnsi="Arial" w:cs="Arial"/>
          <w:color w:val="auto"/>
          <w:sz w:val="20"/>
          <w:szCs w:val="20"/>
        </w:rPr>
        <w:t>ajustadas</w:t>
      </w:r>
      <w:r w:rsidR="00C771A0" w:rsidRPr="00A17B25">
        <w:rPr>
          <w:rFonts w:ascii="Arial" w:hAnsi="Arial" w:cs="Arial"/>
          <w:color w:val="auto"/>
          <w:sz w:val="20"/>
          <w:szCs w:val="20"/>
        </w:rPr>
        <w:t xml:space="preserve">, por lo cual </w:t>
      </w:r>
      <w:r w:rsidR="0010384F" w:rsidRPr="00A17B25">
        <w:rPr>
          <w:rFonts w:ascii="Arial" w:hAnsi="Arial" w:cs="Arial"/>
          <w:color w:val="auto"/>
          <w:sz w:val="20"/>
          <w:szCs w:val="20"/>
        </w:rPr>
        <w:t>se han definido la siguientes pruebas y ensayos</w:t>
      </w:r>
      <w:r w:rsidR="00F617E2" w:rsidRPr="00A17B25">
        <w:rPr>
          <w:rFonts w:ascii="Arial" w:hAnsi="Arial" w:cs="Arial"/>
          <w:color w:val="auto"/>
          <w:sz w:val="20"/>
          <w:szCs w:val="20"/>
        </w:rPr>
        <w:t>.</w:t>
      </w:r>
    </w:p>
    <w:p w14:paraId="04D4B16A" w14:textId="77777777" w:rsidR="0025759A" w:rsidRPr="00A17B25" w:rsidRDefault="0025759A" w:rsidP="00A17B25">
      <w:pPr>
        <w:jc w:val="both"/>
        <w:rPr>
          <w:rFonts w:ascii="Arial" w:hAnsi="Arial" w:cs="Arial"/>
          <w:color w:val="auto"/>
          <w:sz w:val="20"/>
          <w:szCs w:val="20"/>
        </w:rPr>
      </w:pPr>
    </w:p>
    <w:p w14:paraId="15E851FE" w14:textId="4A7D2046" w:rsidR="0025759A" w:rsidRPr="00A17B25" w:rsidRDefault="0025759A" w:rsidP="00A17B25">
      <w:pPr>
        <w:jc w:val="both"/>
        <w:rPr>
          <w:rFonts w:ascii="Arial" w:hAnsi="Arial" w:cs="Arial"/>
          <w:color w:val="auto"/>
          <w:sz w:val="20"/>
          <w:szCs w:val="20"/>
        </w:rPr>
      </w:pPr>
      <w:r w:rsidRPr="00A17B25">
        <w:rPr>
          <w:rFonts w:ascii="Arial" w:hAnsi="Arial" w:cs="Arial"/>
          <w:color w:val="auto"/>
          <w:sz w:val="20"/>
          <w:szCs w:val="20"/>
        </w:rPr>
        <w:t xml:space="preserve">Cruce por cero: se debe probar la acción de los </w:t>
      </w:r>
      <w:r w:rsidR="00E522FC" w:rsidRPr="00A17B25">
        <w:rPr>
          <w:rFonts w:ascii="Arial" w:hAnsi="Arial" w:cs="Arial"/>
          <w:color w:val="auto"/>
          <w:sz w:val="20"/>
          <w:szCs w:val="20"/>
        </w:rPr>
        <w:t>compradores</w:t>
      </w:r>
      <w:r w:rsidRPr="00A17B25">
        <w:rPr>
          <w:rFonts w:ascii="Arial" w:hAnsi="Arial" w:cs="Arial"/>
          <w:color w:val="auto"/>
          <w:sz w:val="20"/>
          <w:szCs w:val="20"/>
        </w:rPr>
        <w:t xml:space="preserve"> ante el cruce por cero,</w:t>
      </w:r>
      <w:r w:rsidR="006665E9" w:rsidRPr="00A17B25">
        <w:rPr>
          <w:rFonts w:ascii="Arial" w:hAnsi="Arial" w:cs="Arial"/>
          <w:color w:val="auto"/>
          <w:sz w:val="20"/>
          <w:szCs w:val="20"/>
        </w:rPr>
        <w:t xml:space="preserve"> ya que se debe evitar qu</w:t>
      </w:r>
      <w:r w:rsidR="00E522FC" w:rsidRPr="00A17B25">
        <w:rPr>
          <w:rFonts w:ascii="Arial" w:hAnsi="Arial" w:cs="Arial"/>
          <w:color w:val="auto"/>
          <w:sz w:val="20"/>
          <w:szCs w:val="20"/>
        </w:rPr>
        <w:t xml:space="preserve">e estos </w:t>
      </w:r>
      <w:r w:rsidR="00CD5C5A" w:rsidRPr="00A17B25">
        <w:rPr>
          <w:rFonts w:ascii="Arial" w:hAnsi="Arial" w:cs="Arial"/>
          <w:color w:val="auto"/>
          <w:sz w:val="20"/>
          <w:szCs w:val="20"/>
        </w:rPr>
        <w:t xml:space="preserve">oscilen antes de tener una salida estable, lo que provocaría falsos cruces por cero, es por esto </w:t>
      </w:r>
      <w:r w:rsidR="006F6FA0" w:rsidRPr="00A17B25">
        <w:rPr>
          <w:rFonts w:ascii="Arial" w:hAnsi="Arial" w:cs="Arial"/>
          <w:color w:val="auto"/>
          <w:sz w:val="20"/>
          <w:szCs w:val="20"/>
        </w:rPr>
        <w:t>por lo que</w:t>
      </w:r>
      <w:r w:rsidR="00CD5C5A" w:rsidRPr="00A17B25">
        <w:rPr>
          <w:rFonts w:ascii="Arial" w:hAnsi="Arial" w:cs="Arial"/>
          <w:color w:val="auto"/>
          <w:sz w:val="20"/>
          <w:szCs w:val="20"/>
        </w:rPr>
        <w:t xml:space="preserve"> se debe ajustar la histéresis mediante su circuito asociado</w:t>
      </w:r>
      <w:r w:rsidR="00BB6F2E" w:rsidRPr="00A17B25">
        <w:rPr>
          <w:rFonts w:ascii="Arial" w:hAnsi="Arial" w:cs="Arial"/>
          <w:color w:val="auto"/>
          <w:sz w:val="20"/>
          <w:szCs w:val="20"/>
        </w:rPr>
        <w:t xml:space="preserve"> y</w:t>
      </w:r>
      <w:r w:rsidR="00275EDE" w:rsidRPr="00A17B25">
        <w:rPr>
          <w:rFonts w:ascii="Arial" w:hAnsi="Arial" w:cs="Arial"/>
          <w:color w:val="auto"/>
          <w:sz w:val="20"/>
          <w:szCs w:val="20"/>
        </w:rPr>
        <w:t xml:space="preserve"> </w:t>
      </w:r>
      <w:r w:rsidR="00883DD1" w:rsidRPr="00A17B25">
        <w:rPr>
          <w:rFonts w:ascii="Arial" w:hAnsi="Arial" w:cs="Arial"/>
          <w:color w:val="auto"/>
          <w:sz w:val="20"/>
          <w:szCs w:val="20"/>
        </w:rPr>
        <w:t>analizar</w:t>
      </w:r>
      <w:r w:rsidR="00275EDE" w:rsidRPr="00A17B25">
        <w:rPr>
          <w:rFonts w:ascii="Arial" w:hAnsi="Arial" w:cs="Arial"/>
          <w:color w:val="auto"/>
          <w:sz w:val="20"/>
          <w:szCs w:val="20"/>
        </w:rPr>
        <w:t xml:space="preserve"> </w:t>
      </w:r>
      <w:r w:rsidR="00883DD1" w:rsidRPr="00A17B25">
        <w:rPr>
          <w:rFonts w:ascii="Arial" w:hAnsi="Arial" w:cs="Arial"/>
          <w:color w:val="auto"/>
          <w:sz w:val="20"/>
          <w:szCs w:val="20"/>
        </w:rPr>
        <w:t>el</w:t>
      </w:r>
      <w:r w:rsidR="00275EDE" w:rsidRPr="00A17B25">
        <w:rPr>
          <w:rFonts w:ascii="Arial" w:hAnsi="Arial" w:cs="Arial"/>
          <w:color w:val="auto"/>
          <w:sz w:val="20"/>
          <w:szCs w:val="20"/>
        </w:rPr>
        <w:t xml:space="preserve"> tipo de onda se obtiene </w:t>
      </w:r>
      <w:r w:rsidR="002F0D6B" w:rsidRPr="00A17B25">
        <w:rPr>
          <w:rFonts w:ascii="Arial" w:hAnsi="Arial" w:cs="Arial"/>
          <w:color w:val="auto"/>
          <w:sz w:val="20"/>
          <w:szCs w:val="20"/>
        </w:rPr>
        <w:t>empleando un osciloscopio.</w:t>
      </w:r>
    </w:p>
    <w:p w14:paraId="6264F6C7" w14:textId="77777777" w:rsidR="002F0D6B" w:rsidRPr="00A17B25" w:rsidRDefault="002F0D6B" w:rsidP="00A17B25">
      <w:pPr>
        <w:jc w:val="both"/>
        <w:rPr>
          <w:rFonts w:ascii="Arial" w:hAnsi="Arial" w:cs="Arial"/>
          <w:color w:val="auto"/>
          <w:sz w:val="20"/>
          <w:szCs w:val="20"/>
        </w:rPr>
      </w:pPr>
    </w:p>
    <w:p w14:paraId="28A9563A" w14:textId="44C9EB5A" w:rsidR="002F0D6B" w:rsidRPr="00A17B25" w:rsidRDefault="002F0D6B" w:rsidP="00A17B25">
      <w:pPr>
        <w:jc w:val="both"/>
        <w:rPr>
          <w:rFonts w:ascii="Arial" w:hAnsi="Arial" w:cs="Arial"/>
          <w:color w:val="auto"/>
          <w:sz w:val="20"/>
          <w:szCs w:val="20"/>
        </w:rPr>
      </w:pPr>
      <w:r w:rsidRPr="00A17B25">
        <w:rPr>
          <w:rFonts w:ascii="Arial" w:hAnsi="Arial" w:cs="Arial"/>
          <w:color w:val="auto"/>
          <w:sz w:val="20"/>
          <w:szCs w:val="20"/>
        </w:rPr>
        <w:t xml:space="preserve">Según sean los resultados con los comparadores, </w:t>
      </w:r>
      <w:r w:rsidR="00272299" w:rsidRPr="00A17B25">
        <w:rPr>
          <w:rFonts w:ascii="Arial" w:hAnsi="Arial" w:cs="Arial"/>
          <w:color w:val="auto"/>
          <w:sz w:val="20"/>
          <w:szCs w:val="20"/>
        </w:rPr>
        <w:t>se pretende lograr prescindir del filtro</w:t>
      </w:r>
      <w:r w:rsidR="002E6C24" w:rsidRPr="00A17B25">
        <w:rPr>
          <w:rFonts w:ascii="Arial" w:hAnsi="Arial" w:cs="Arial"/>
          <w:color w:val="auto"/>
          <w:sz w:val="20"/>
          <w:szCs w:val="20"/>
        </w:rPr>
        <w:t xml:space="preserve"> o simplificarlo.</w:t>
      </w:r>
    </w:p>
    <w:p w14:paraId="51A7C9CB" w14:textId="77777777" w:rsidR="00C771A0" w:rsidRPr="00A17B25" w:rsidRDefault="00C771A0" w:rsidP="00A17B25">
      <w:pPr>
        <w:jc w:val="both"/>
        <w:rPr>
          <w:rFonts w:ascii="Arial" w:hAnsi="Arial" w:cs="Arial"/>
          <w:color w:val="auto"/>
          <w:sz w:val="20"/>
          <w:szCs w:val="20"/>
        </w:rPr>
      </w:pPr>
    </w:p>
    <w:p w14:paraId="5843F949" w14:textId="679927C6" w:rsidR="00C771A0" w:rsidRPr="00A17B25" w:rsidRDefault="00C771A0" w:rsidP="00A17B25">
      <w:pPr>
        <w:jc w:val="both"/>
        <w:rPr>
          <w:rFonts w:ascii="Arial" w:hAnsi="Arial" w:cs="Arial"/>
          <w:color w:val="auto"/>
          <w:sz w:val="20"/>
          <w:szCs w:val="20"/>
        </w:rPr>
      </w:pPr>
      <w:r w:rsidRPr="00A17B25">
        <w:rPr>
          <w:rFonts w:ascii="Arial" w:hAnsi="Arial" w:cs="Arial"/>
          <w:color w:val="auto"/>
          <w:sz w:val="20"/>
          <w:szCs w:val="20"/>
        </w:rPr>
        <w:t>Ajustar el offset de los amplificadores operacionales, se puede hacer con un simple multímetro</w:t>
      </w:r>
      <w:r w:rsidR="00883DD1" w:rsidRPr="00A17B25">
        <w:rPr>
          <w:rFonts w:ascii="Arial" w:hAnsi="Arial" w:cs="Arial"/>
          <w:color w:val="auto"/>
          <w:sz w:val="20"/>
          <w:szCs w:val="20"/>
        </w:rPr>
        <w:t>, esto con</w:t>
      </w:r>
      <w:r w:rsidR="00C044C0" w:rsidRPr="00A17B25">
        <w:rPr>
          <w:rFonts w:ascii="Arial" w:hAnsi="Arial" w:cs="Arial"/>
          <w:color w:val="auto"/>
          <w:sz w:val="20"/>
          <w:szCs w:val="20"/>
        </w:rPr>
        <w:t xml:space="preserve"> </w:t>
      </w:r>
      <w:r w:rsidR="00883DD1" w:rsidRPr="00A17B25">
        <w:rPr>
          <w:rFonts w:ascii="Arial" w:hAnsi="Arial" w:cs="Arial"/>
          <w:color w:val="auto"/>
          <w:sz w:val="20"/>
          <w:szCs w:val="20"/>
        </w:rPr>
        <w:t xml:space="preserve">el fin de obtener lecturas </w:t>
      </w:r>
      <w:r w:rsidR="00C044C0" w:rsidRPr="00A17B25">
        <w:rPr>
          <w:rFonts w:ascii="Arial" w:hAnsi="Arial" w:cs="Arial"/>
          <w:color w:val="auto"/>
          <w:sz w:val="20"/>
          <w:szCs w:val="20"/>
        </w:rPr>
        <w:t>más</w:t>
      </w:r>
      <w:r w:rsidR="00883DD1" w:rsidRPr="00A17B25">
        <w:rPr>
          <w:rFonts w:ascii="Arial" w:hAnsi="Arial" w:cs="Arial"/>
          <w:color w:val="auto"/>
          <w:sz w:val="20"/>
          <w:szCs w:val="20"/>
        </w:rPr>
        <w:t xml:space="preserve"> precisas.</w:t>
      </w:r>
    </w:p>
    <w:p w14:paraId="193683BD" w14:textId="77777777" w:rsidR="006F6FA0" w:rsidRPr="00A17B25" w:rsidRDefault="006F6FA0" w:rsidP="00A17B25">
      <w:pPr>
        <w:jc w:val="both"/>
        <w:rPr>
          <w:rFonts w:ascii="Arial" w:hAnsi="Arial" w:cs="Arial"/>
          <w:color w:val="auto"/>
          <w:sz w:val="20"/>
          <w:szCs w:val="20"/>
        </w:rPr>
      </w:pPr>
    </w:p>
    <w:p w14:paraId="5B99E8C2" w14:textId="37BB072D" w:rsidR="006F6FA0" w:rsidRPr="00A17B25" w:rsidRDefault="006F6FA0" w:rsidP="00A17B25">
      <w:pPr>
        <w:jc w:val="both"/>
        <w:rPr>
          <w:rFonts w:ascii="Arial" w:hAnsi="Arial" w:cs="Arial"/>
          <w:color w:val="auto"/>
          <w:sz w:val="20"/>
          <w:szCs w:val="20"/>
        </w:rPr>
      </w:pPr>
      <w:r w:rsidRPr="00A17B25">
        <w:rPr>
          <w:rFonts w:ascii="Arial" w:hAnsi="Arial" w:cs="Arial"/>
          <w:color w:val="auto"/>
          <w:sz w:val="20"/>
          <w:szCs w:val="20"/>
        </w:rPr>
        <w:t xml:space="preserve">Hacer pruebas con cargas </w:t>
      </w:r>
      <w:r w:rsidR="00D70E3E" w:rsidRPr="00A17B25">
        <w:rPr>
          <w:rFonts w:ascii="Arial" w:hAnsi="Arial" w:cs="Arial"/>
          <w:color w:val="auto"/>
          <w:sz w:val="20"/>
          <w:szCs w:val="20"/>
        </w:rPr>
        <w:t xml:space="preserve">inductivas, esto con el fin de </w:t>
      </w:r>
      <w:r w:rsidR="009473E4" w:rsidRPr="00A17B25">
        <w:rPr>
          <w:rFonts w:ascii="Arial" w:hAnsi="Arial" w:cs="Arial"/>
          <w:color w:val="auto"/>
          <w:sz w:val="20"/>
          <w:szCs w:val="20"/>
        </w:rPr>
        <w:t xml:space="preserve">alterar el factor de potencia y </w:t>
      </w:r>
      <w:r w:rsidR="00D961AE" w:rsidRPr="00A17B25">
        <w:rPr>
          <w:rFonts w:ascii="Arial" w:hAnsi="Arial" w:cs="Arial"/>
          <w:color w:val="auto"/>
          <w:sz w:val="20"/>
          <w:szCs w:val="20"/>
        </w:rPr>
        <w:t>monitorearlo</w:t>
      </w:r>
      <w:r w:rsidR="00F87733" w:rsidRPr="00A17B25">
        <w:rPr>
          <w:rFonts w:ascii="Arial" w:hAnsi="Arial" w:cs="Arial"/>
          <w:color w:val="auto"/>
          <w:sz w:val="20"/>
          <w:szCs w:val="20"/>
        </w:rPr>
        <w:t xml:space="preserve">, </w:t>
      </w:r>
      <w:r w:rsidR="00883DD1" w:rsidRPr="00A17B25">
        <w:rPr>
          <w:rFonts w:ascii="Arial" w:hAnsi="Arial" w:cs="Arial"/>
          <w:color w:val="auto"/>
          <w:sz w:val="20"/>
          <w:szCs w:val="20"/>
        </w:rPr>
        <w:t>así</w:t>
      </w:r>
      <w:r w:rsidR="00F87733" w:rsidRPr="00A17B25">
        <w:rPr>
          <w:rFonts w:ascii="Arial" w:hAnsi="Arial" w:cs="Arial"/>
          <w:color w:val="auto"/>
          <w:sz w:val="20"/>
          <w:szCs w:val="20"/>
        </w:rPr>
        <w:t xml:space="preserve"> como también la corriente y voltajes RMS</w:t>
      </w:r>
    </w:p>
    <w:p w14:paraId="34449268" w14:textId="77777777" w:rsidR="00F87733" w:rsidRPr="00A17B25" w:rsidRDefault="00F87733" w:rsidP="00A17B25">
      <w:pPr>
        <w:jc w:val="both"/>
        <w:rPr>
          <w:rFonts w:ascii="Arial" w:hAnsi="Arial" w:cs="Arial"/>
          <w:color w:val="auto"/>
          <w:sz w:val="20"/>
          <w:szCs w:val="20"/>
        </w:rPr>
      </w:pPr>
    </w:p>
    <w:p w14:paraId="75291B91" w14:textId="1975022D" w:rsidR="00F87733" w:rsidRPr="00A17B25" w:rsidRDefault="00F87733" w:rsidP="00A17B25">
      <w:pPr>
        <w:jc w:val="both"/>
        <w:rPr>
          <w:rFonts w:ascii="Arial" w:hAnsi="Arial" w:cs="Arial"/>
          <w:color w:val="auto"/>
          <w:sz w:val="20"/>
          <w:szCs w:val="20"/>
        </w:rPr>
      </w:pPr>
      <w:r w:rsidRPr="00A17B25">
        <w:rPr>
          <w:rFonts w:ascii="Arial" w:hAnsi="Arial" w:cs="Arial"/>
          <w:color w:val="auto"/>
          <w:sz w:val="20"/>
          <w:szCs w:val="20"/>
        </w:rPr>
        <w:t>Hacer pruebas con actuadores</w:t>
      </w:r>
      <w:r w:rsidR="00E910C7" w:rsidRPr="00A17B25">
        <w:rPr>
          <w:rFonts w:ascii="Arial" w:hAnsi="Arial" w:cs="Arial"/>
          <w:color w:val="auto"/>
          <w:sz w:val="20"/>
          <w:szCs w:val="20"/>
        </w:rPr>
        <w:t xml:space="preserve">, esto quiere decir que </w:t>
      </w:r>
      <w:r w:rsidR="006076A2" w:rsidRPr="00A17B25">
        <w:rPr>
          <w:rFonts w:ascii="Arial" w:hAnsi="Arial" w:cs="Arial"/>
          <w:color w:val="auto"/>
          <w:sz w:val="20"/>
          <w:szCs w:val="20"/>
        </w:rPr>
        <w:t>el dispositivo pueda conmutar los capacitores conectándolos a la red eléctrica,</w:t>
      </w:r>
      <w:r w:rsidR="00C771A0" w:rsidRPr="00A17B25">
        <w:rPr>
          <w:rFonts w:ascii="Arial" w:hAnsi="Arial" w:cs="Arial"/>
          <w:color w:val="auto"/>
          <w:sz w:val="20"/>
          <w:szCs w:val="20"/>
        </w:rPr>
        <w:t xml:space="preserve"> para corregir el factor de potencia. Se de be tomar nota de los resultados, para ajustar los parámetros de la lógica difusa, funciones de membrecía, rangos entre otros</w:t>
      </w:r>
      <w:r w:rsidR="00640B62" w:rsidRPr="00A17B25">
        <w:rPr>
          <w:rFonts w:ascii="Arial" w:hAnsi="Arial" w:cs="Arial"/>
          <w:color w:val="auto"/>
          <w:sz w:val="20"/>
          <w:szCs w:val="20"/>
        </w:rPr>
        <w:t xml:space="preserve">, este proceso </w:t>
      </w:r>
      <w:r w:rsidR="000765C2" w:rsidRPr="00A17B25">
        <w:rPr>
          <w:rFonts w:ascii="Arial" w:hAnsi="Arial" w:cs="Arial"/>
          <w:color w:val="auto"/>
          <w:sz w:val="20"/>
          <w:szCs w:val="20"/>
        </w:rPr>
        <w:t>se afina me</w:t>
      </w:r>
      <w:r w:rsidR="00D62489" w:rsidRPr="00A17B25">
        <w:rPr>
          <w:rFonts w:ascii="Arial" w:hAnsi="Arial" w:cs="Arial"/>
          <w:color w:val="auto"/>
          <w:sz w:val="20"/>
          <w:szCs w:val="20"/>
        </w:rPr>
        <w:t>diante ensayo y error.</w:t>
      </w:r>
    </w:p>
    <w:p w14:paraId="1A8623F0" w14:textId="77777777" w:rsidR="00F87733" w:rsidRDefault="00F87733" w:rsidP="00827603">
      <w:pPr>
        <w:rPr>
          <w:rFonts w:ascii="Arial" w:hAnsi="Arial" w:cs="Arial"/>
          <w:b/>
          <w:bCs/>
          <w:color w:val="FF0000"/>
          <w:sz w:val="28"/>
          <w:szCs w:val="22"/>
        </w:rPr>
      </w:pPr>
    </w:p>
    <w:p w14:paraId="4D7B7BDC" w14:textId="77777777" w:rsidR="00827603" w:rsidRDefault="00827603" w:rsidP="00827603">
      <w:pPr>
        <w:rPr>
          <w:rFonts w:ascii="Arial" w:hAnsi="Arial" w:cs="Arial"/>
          <w:b/>
          <w:bCs/>
          <w:color w:val="FF0000"/>
          <w:sz w:val="28"/>
          <w:szCs w:val="22"/>
        </w:rPr>
      </w:pPr>
    </w:p>
    <w:p w14:paraId="0E57F657" w14:textId="77777777" w:rsidR="00827603" w:rsidRDefault="00827603" w:rsidP="00827603">
      <w:pPr>
        <w:rPr>
          <w:rFonts w:ascii="Arial" w:hAnsi="Arial" w:cs="Arial"/>
          <w:b/>
          <w:bCs/>
          <w:color w:val="FF0000"/>
          <w:sz w:val="28"/>
          <w:szCs w:val="22"/>
        </w:rPr>
      </w:pPr>
    </w:p>
    <w:p w14:paraId="0478F70B" w14:textId="77777777" w:rsidR="00827603" w:rsidRDefault="00827603" w:rsidP="00827603">
      <w:pPr>
        <w:rPr>
          <w:rFonts w:ascii="Arial" w:hAnsi="Arial" w:cs="Arial"/>
          <w:b/>
          <w:bCs/>
          <w:color w:val="FF0000"/>
          <w:sz w:val="28"/>
          <w:szCs w:val="22"/>
        </w:rPr>
      </w:pPr>
    </w:p>
    <w:p w14:paraId="2CAC22F0" w14:textId="77777777" w:rsidR="00827603" w:rsidRPr="00827603" w:rsidRDefault="00827603" w:rsidP="00827603">
      <w:pPr>
        <w:rPr>
          <w:rFonts w:ascii="Arial" w:hAnsi="Arial" w:cs="Arial"/>
          <w:b/>
          <w:bCs/>
          <w:color w:val="FF0000"/>
          <w:sz w:val="28"/>
          <w:szCs w:val="22"/>
        </w:rPr>
      </w:pPr>
    </w:p>
    <w:p w14:paraId="510B8AC9" w14:textId="68CF1868" w:rsidR="00353C45" w:rsidRDefault="00353C45" w:rsidP="6279C422">
      <w:pPr>
        <w:rPr>
          <w:b/>
          <w:color w:val="000000" w:themeColor="text1"/>
        </w:rPr>
      </w:pPr>
    </w:p>
    <w:p w14:paraId="158A08E3" w14:textId="77777777" w:rsidR="00B576A0" w:rsidRDefault="00B576A0" w:rsidP="00353C45">
      <w:pPr>
        <w:rPr>
          <w:rFonts w:ascii="Arial" w:hAnsi="Arial" w:cs="Arial"/>
          <w:b/>
          <w:bCs/>
          <w:sz w:val="28"/>
          <w:szCs w:val="22"/>
        </w:rPr>
      </w:pPr>
    </w:p>
    <w:p w14:paraId="3C4A0042" w14:textId="77777777" w:rsidR="00C044C0" w:rsidRDefault="00C044C0" w:rsidP="00353C45">
      <w:pPr>
        <w:rPr>
          <w:rFonts w:ascii="Arial" w:hAnsi="Arial" w:cs="Arial"/>
          <w:b/>
          <w:bCs/>
          <w:sz w:val="28"/>
          <w:szCs w:val="22"/>
        </w:rPr>
      </w:pPr>
    </w:p>
    <w:p w14:paraId="4BEFD415" w14:textId="77777777" w:rsidR="00C044C0" w:rsidRDefault="00C044C0" w:rsidP="00353C45">
      <w:pPr>
        <w:rPr>
          <w:rFonts w:ascii="Arial" w:hAnsi="Arial" w:cs="Arial"/>
          <w:b/>
          <w:bCs/>
          <w:sz w:val="28"/>
          <w:szCs w:val="22"/>
        </w:rPr>
      </w:pPr>
    </w:p>
    <w:p w14:paraId="37D1A1BA" w14:textId="77777777" w:rsidR="00B576A0" w:rsidRDefault="00B576A0" w:rsidP="00353C45">
      <w:pPr>
        <w:rPr>
          <w:rFonts w:ascii="Arial" w:hAnsi="Arial" w:cs="Arial"/>
          <w:b/>
          <w:bCs/>
          <w:sz w:val="28"/>
          <w:szCs w:val="22"/>
        </w:rPr>
      </w:pPr>
    </w:p>
    <w:p w14:paraId="3922FF37" w14:textId="77777777" w:rsidR="00B576A0" w:rsidRDefault="00B576A0" w:rsidP="00353C45">
      <w:pPr>
        <w:rPr>
          <w:rFonts w:ascii="Arial" w:hAnsi="Arial" w:cs="Arial"/>
          <w:b/>
          <w:bCs/>
          <w:sz w:val="28"/>
          <w:szCs w:val="22"/>
        </w:rPr>
      </w:pPr>
    </w:p>
    <w:p w14:paraId="079263A0" w14:textId="77777777" w:rsidR="00B576A0" w:rsidRDefault="00B576A0" w:rsidP="00353C45">
      <w:pPr>
        <w:rPr>
          <w:rFonts w:ascii="Arial" w:hAnsi="Arial" w:cs="Arial"/>
          <w:b/>
          <w:bCs/>
          <w:sz w:val="28"/>
          <w:szCs w:val="22"/>
        </w:rPr>
      </w:pPr>
    </w:p>
    <w:p w14:paraId="4CC3A741" w14:textId="77777777" w:rsidR="00B576A0" w:rsidRDefault="00B576A0" w:rsidP="00353C45">
      <w:pPr>
        <w:rPr>
          <w:rFonts w:ascii="Arial" w:hAnsi="Arial" w:cs="Arial"/>
          <w:b/>
          <w:bCs/>
          <w:sz w:val="28"/>
          <w:szCs w:val="22"/>
        </w:rPr>
      </w:pPr>
    </w:p>
    <w:p w14:paraId="1C1F3F67" w14:textId="77777777" w:rsidR="00B576A0" w:rsidRDefault="00B576A0" w:rsidP="00353C45">
      <w:pPr>
        <w:rPr>
          <w:rFonts w:ascii="Arial" w:hAnsi="Arial" w:cs="Arial"/>
          <w:b/>
          <w:bCs/>
          <w:sz w:val="28"/>
          <w:szCs w:val="22"/>
        </w:rPr>
      </w:pPr>
    </w:p>
    <w:p w14:paraId="4BEE8C4A" w14:textId="77777777" w:rsidR="00B576A0" w:rsidRDefault="00B576A0" w:rsidP="00353C45">
      <w:pPr>
        <w:rPr>
          <w:rFonts w:ascii="Arial" w:hAnsi="Arial" w:cs="Arial"/>
          <w:b/>
          <w:bCs/>
          <w:sz w:val="28"/>
          <w:szCs w:val="22"/>
        </w:rPr>
      </w:pPr>
    </w:p>
    <w:p w14:paraId="30CF1F1F" w14:textId="77777777" w:rsidR="00353C45" w:rsidRDefault="00353C45" w:rsidP="00353C45">
      <w:pPr>
        <w:rPr>
          <w:rFonts w:ascii="Arial" w:hAnsi="Arial" w:cs="Arial"/>
          <w:b/>
          <w:bCs/>
          <w:sz w:val="28"/>
          <w:szCs w:val="22"/>
        </w:rPr>
      </w:pPr>
    </w:p>
    <w:p w14:paraId="64278F61" w14:textId="77777777" w:rsidR="00BC5134" w:rsidRDefault="00BC5134" w:rsidP="00353C45">
      <w:pPr>
        <w:rPr>
          <w:rFonts w:ascii="Arial" w:hAnsi="Arial" w:cs="Arial"/>
          <w:b/>
          <w:bCs/>
          <w:sz w:val="28"/>
          <w:szCs w:val="22"/>
        </w:rPr>
      </w:pPr>
    </w:p>
    <w:p w14:paraId="0E0F06AA" w14:textId="77777777" w:rsidR="00FC34BC" w:rsidRDefault="00FC34BC" w:rsidP="00353C45">
      <w:pPr>
        <w:rPr>
          <w:rFonts w:ascii="Arial" w:hAnsi="Arial" w:cs="Arial"/>
          <w:b/>
          <w:bCs/>
          <w:sz w:val="28"/>
          <w:szCs w:val="22"/>
        </w:rPr>
      </w:pPr>
    </w:p>
    <w:p w14:paraId="3E8296F8" w14:textId="77777777" w:rsidR="00353C45" w:rsidRPr="00353C45" w:rsidRDefault="00353C45" w:rsidP="00353C45">
      <w:pPr>
        <w:rPr>
          <w:rFonts w:ascii="Arial" w:hAnsi="Arial" w:cs="Arial"/>
          <w:b/>
          <w:bCs/>
          <w:sz w:val="28"/>
          <w:szCs w:val="22"/>
        </w:rPr>
      </w:pPr>
    </w:p>
    <w:p w14:paraId="12B60124" w14:textId="77777777" w:rsidR="006E350F" w:rsidRDefault="006E350F" w:rsidP="00353C45">
      <w:pPr>
        <w:rPr>
          <w:rFonts w:ascii="Arial" w:hAnsi="Arial" w:cs="Arial"/>
          <w:b/>
          <w:bCs/>
          <w:sz w:val="28"/>
          <w:szCs w:val="22"/>
        </w:rPr>
      </w:pPr>
    </w:p>
    <w:p w14:paraId="724133B7" w14:textId="77777777" w:rsidR="006E350F" w:rsidRDefault="006E350F" w:rsidP="00353C45">
      <w:pPr>
        <w:rPr>
          <w:rFonts w:ascii="Arial" w:hAnsi="Arial" w:cs="Arial"/>
          <w:b/>
          <w:bCs/>
          <w:sz w:val="28"/>
          <w:szCs w:val="22"/>
        </w:rPr>
      </w:pPr>
    </w:p>
    <w:p w14:paraId="2C8A524E" w14:textId="77777777" w:rsidR="009353CA" w:rsidRDefault="009353CA" w:rsidP="00353C45">
      <w:pPr>
        <w:rPr>
          <w:rFonts w:ascii="Arial" w:hAnsi="Arial" w:cs="Arial"/>
          <w:b/>
          <w:bCs/>
          <w:sz w:val="28"/>
          <w:szCs w:val="22"/>
        </w:rPr>
      </w:pPr>
    </w:p>
    <w:p w14:paraId="0CF526A7" w14:textId="77777777" w:rsidR="007565EE" w:rsidRDefault="007565EE" w:rsidP="00353C45">
      <w:pPr>
        <w:rPr>
          <w:rFonts w:ascii="Arial" w:hAnsi="Arial" w:cs="Arial"/>
          <w:b/>
          <w:bCs/>
          <w:sz w:val="28"/>
          <w:szCs w:val="22"/>
        </w:rPr>
      </w:pPr>
    </w:p>
    <w:p w14:paraId="7CBE1B27" w14:textId="77777777" w:rsidR="007565EE" w:rsidRDefault="007565EE" w:rsidP="00353C45">
      <w:pPr>
        <w:rPr>
          <w:rFonts w:ascii="Arial" w:hAnsi="Arial" w:cs="Arial"/>
          <w:b/>
          <w:bCs/>
          <w:sz w:val="28"/>
          <w:szCs w:val="22"/>
        </w:rPr>
      </w:pPr>
    </w:p>
    <w:p w14:paraId="648F5D79" w14:textId="6A66C49A" w:rsidR="006E350F" w:rsidRDefault="00D707BC" w:rsidP="007565EE">
      <w:pPr>
        <w:pStyle w:val="Ttulo3"/>
      </w:pPr>
      <w:bookmarkStart w:id="96" w:name="_Toc154578539"/>
      <w:r>
        <w:lastRenderedPageBreak/>
        <w:t>Implementación y documentación:</w:t>
      </w:r>
      <w:bookmarkEnd w:id="96"/>
    </w:p>
    <w:p w14:paraId="376E46DF" w14:textId="4348FDAD" w:rsidR="00A31DFF" w:rsidRDefault="00A31DFF" w:rsidP="00D707BC"/>
    <w:p w14:paraId="61544729" w14:textId="584C1CD1" w:rsidR="00582799" w:rsidRPr="00360E90" w:rsidRDefault="00582799" w:rsidP="00D707BC">
      <w:pPr>
        <w:rPr>
          <w:rFonts w:ascii="Arial" w:hAnsi="Arial" w:cs="Arial"/>
          <w:sz w:val="20"/>
          <w:szCs w:val="20"/>
        </w:rPr>
      </w:pPr>
      <w:r w:rsidRPr="00360E90">
        <w:rPr>
          <w:rFonts w:ascii="Arial" w:hAnsi="Arial" w:cs="Arial"/>
          <w:sz w:val="20"/>
          <w:szCs w:val="20"/>
        </w:rPr>
        <w:t xml:space="preserve">Las </w:t>
      </w:r>
      <w:r w:rsidR="00AF0D07" w:rsidRPr="00360E90">
        <w:rPr>
          <w:rFonts w:ascii="Arial" w:hAnsi="Arial" w:cs="Arial"/>
          <w:sz w:val="20"/>
          <w:szCs w:val="20"/>
        </w:rPr>
        <w:t xml:space="preserve">pcb’s </w:t>
      </w:r>
      <w:r w:rsidRPr="00360E90">
        <w:rPr>
          <w:rFonts w:ascii="Arial" w:hAnsi="Arial" w:cs="Arial"/>
          <w:sz w:val="20"/>
          <w:szCs w:val="20"/>
        </w:rPr>
        <w:t>del dispositivo se dividieron principalmente en dos</w:t>
      </w:r>
      <w:r w:rsidR="00EF42F1" w:rsidRPr="00360E90">
        <w:rPr>
          <w:rFonts w:ascii="Arial" w:hAnsi="Arial" w:cs="Arial"/>
          <w:sz w:val="20"/>
          <w:szCs w:val="20"/>
        </w:rPr>
        <w:t>:</w:t>
      </w:r>
    </w:p>
    <w:p w14:paraId="147F1FBA" w14:textId="77777777" w:rsidR="00EF42F1" w:rsidRPr="00360E90" w:rsidRDefault="00EF42F1" w:rsidP="00D707BC">
      <w:pPr>
        <w:rPr>
          <w:rFonts w:ascii="Arial" w:hAnsi="Arial" w:cs="Arial"/>
          <w:sz w:val="20"/>
          <w:szCs w:val="20"/>
        </w:rPr>
      </w:pPr>
    </w:p>
    <w:p w14:paraId="070C8E9B" w14:textId="07DE069F" w:rsidR="00132BF8" w:rsidRDefault="00EF42F1" w:rsidP="00D707BC">
      <w:r w:rsidRPr="00360E90">
        <w:rPr>
          <w:rFonts w:ascii="Arial" w:hAnsi="Arial" w:cs="Arial"/>
          <w:b/>
          <w:bCs/>
          <w:sz w:val="22"/>
          <w:szCs w:val="22"/>
        </w:rPr>
        <w:t>Etapa de adquisición de señales:</w:t>
      </w:r>
    </w:p>
    <w:p w14:paraId="3CA0AEEC" w14:textId="1A5B9768" w:rsidR="00132BF8" w:rsidRDefault="00132BF8" w:rsidP="00342EFD">
      <w:pPr>
        <w:jc w:val="both"/>
        <w:rPr>
          <w:rFonts w:ascii="Arial" w:hAnsi="Arial" w:cs="Arial"/>
          <w:sz w:val="20"/>
          <w:szCs w:val="20"/>
        </w:rPr>
      </w:pPr>
      <w:r>
        <w:rPr>
          <w:rFonts w:ascii="Segoe UI" w:hAnsi="Segoe UI" w:cs="Segoe UI"/>
          <w:color w:val="D1D5DB"/>
        </w:rPr>
        <w:br/>
      </w:r>
      <w:r w:rsidRPr="00132BF8">
        <w:rPr>
          <w:rFonts w:ascii="Arial" w:hAnsi="Arial" w:cs="Arial"/>
          <w:sz w:val="20"/>
          <w:szCs w:val="20"/>
        </w:rPr>
        <w:t xml:space="preserve">La etapa de adquisición de señales desempeña un papel crucial al recibir y procesar las señales de corriente y </w:t>
      </w:r>
      <w:r w:rsidR="00CB7081" w:rsidRPr="00132BF8">
        <w:rPr>
          <w:rFonts w:ascii="Arial" w:hAnsi="Arial" w:cs="Arial"/>
          <w:sz w:val="20"/>
          <w:szCs w:val="20"/>
        </w:rPr>
        <w:t>voltaje, para</w:t>
      </w:r>
      <w:r w:rsidRPr="00132BF8">
        <w:rPr>
          <w:rFonts w:ascii="Arial" w:hAnsi="Arial" w:cs="Arial"/>
          <w:sz w:val="20"/>
          <w:szCs w:val="20"/>
        </w:rPr>
        <w:t xml:space="preserve"> llevar a cabo esta tarea de manera eficiente, se implementa un circuito de detección de cruce por cero para ambas señales.</w:t>
      </w:r>
    </w:p>
    <w:p w14:paraId="5A793C79" w14:textId="77777777" w:rsidR="00132BF8" w:rsidRPr="00132BF8" w:rsidRDefault="00132BF8" w:rsidP="00342EFD">
      <w:pPr>
        <w:jc w:val="both"/>
        <w:rPr>
          <w:rFonts w:ascii="Arial" w:hAnsi="Arial" w:cs="Arial"/>
          <w:sz w:val="20"/>
          <w:szCs w:val="20"/>
        </w:rPr>
      </w:pPr>
    </w:p>
    <w:p w14:paraId="2082C5CA" w14:textId="1FDA1230" w:rsidR="00503922" w:rsidRDefault="00132BF8" w:rsidP="00342EFD">
      <w:pPr>
        <w:jc w:val="both"/>
        <w:rPr>
          <w:rFonts w:ascii="Arial" w:hAnsi="Arial" w:cs="Arial"/>
          <w:sz w:val="20"/>
          <w:szCs w:val="20"/>
        </w:rPr>
      </w:pPr>
      <w:r w:rsidRPr="00132BF8">
        <w:rPr>
          <w:rFonts w:ascii="Arial" w:hAnsi="Arial" w:cs="Arial"/>
          <w:sz w:val="20"/>
          <w:szCs w:val="20"/>
        </w:rPr>
        <w:t>En el caso de la señal de corriente, se utiliza el sensor STC-</w:t>
      </w:r>
      <w:r w:rsidR="00CB7081" w:rsidRPr="00132BF8">
        <w:rPr>
          <w:rFonts w:ascii="Arial" w:hAnsi="Arial" w:cs="Arial"/>
          <w:sz w:val="20"/>
          <w:szCs w:val="20"/>
        </w:rPr>
        <w:t>013, el</w:t>
      </w:r>
      <w:r w:rsidRPr="00132BF8">
        <w:rPr>
          <w:rFonts w:ascii="Arial" w:hAnsi="Arial" w:cs="Arial"/>
          <w:sz w:val="20"/>
          <w:szCs w:val="20"/>
        </w:rPr>
        <w:t xml:space="preserve"> cual se conecta </w:t>
      </w:r>
      <w:r w:rsidR="00503922">
        <w:rPr>
          <w:rFonts w:ascii="Arial" w:hAnsi="Arial" w:cs="Arial"/>
          <w:sz w:val="20"/>
          <w:szCs w:val="20"/>
        </w:rPr>
        <w:t>un filt</w:t>
      </w:r>
      <w:r w:rsidR="00785D46">
        <w:rPr>
          <w:rFonts w:ascii="Arial" w:hAnsi="Arial" w:cs="Arial"/>
          <w:sz w:val="20"/>
          <w:szCs w:val="20"/>
        </w:rPr>
        <w:t>ro activo pasa banda</w:t>
      </w:r>
      <w:r w:rsidR="009C7BDA">
        <w:rPr>
          <w:rFonts w:ascii="Arial" w:hAnsi="Arial" w:cs="Arial"/>
          <w:sz w:val="20"/>
          <w:szCs w:val="20"/>
        </w:rPr>
        <w:t xml:space="preserve"> </w:t>
      </w:r>
      <w:r w:rsidR="00B00109">
        <w:rPr>
          <w:rFonts w:ascii="Arial" w:hAnsi="Arial" w:cs="Arial"/>
          <w:sz w:val="20"/>
          <w:szCs w:val="20"/>
        </w:rPr>
        <w:t xml:space="preserve">para minimizar el ruido de la red que pueda </w:t>
      </w:r>
      <w:r w:rsidR="005F0E13">
        <w:rPr>
          <w:rFonts w:ascii="Arial" w:hAnsi="Arial" w:cs="Arial"/>
          <w:sz w:val="20"/>
          <w:szCs w:val="20"/>
        </w:rPr>
        <w:t>tener</w:t>
      </w:r>
      <w:r w:rsidR="00A9442A">
        <w:rPr>
          <w:rFonts w:ascii="Arial" w:hAnsi="Arial" w:cs="Arial"/>
          <w:sz w:val="20"/>
          <w:szCs w:val="20"/>
        </w:rPr>
        <w:t xml:space="preserve"> la</w:t>
      </w:r>
      <w:r w:rsidR="005F0E13">
        <w:rPr>
          <w:rFonts w:ascii="Arial" w:hAnsi="Arial" w:cs="Arial"/>
          <w:sz w:val="20"/>
          <w:szCs w:val="20"/>
        </w:rPr>
        <w:t xml:space="preserve"> señal</w:t>
      </w:r>
      <w:r w:rsidR="00B80F87">
        <w:rPr>
          <w:rFonts w:ascii="Arial" w:hAnsi="Arial" w:cs="Arial"/>
          <w:sz w:val="20"/>
          <w:szCs w:val="20"/>
        </w:rPr>
        <w:t>,</w:t>
      </w:r>
      <w:r w:rsidR="00AC3B2B">
        <w:rPr>
          <w:rFonts w:ascii="Arial" w:hAnsi="Arial" w:cs="Arial"/>
          <w:sz w:val="20"/>
          <w:szCs w:val="20"/>
        </w:rPr>
        <w:t xml:space="preserve"> </w:t>
      </w:r>
      <w:r w:rsidR="00B80F87">
        <w:rPr>
          <w:rFonts w:ascii="Arial" w:hAnsi="Arial" w:cs="Arial"/>
          <w:sz w:val="20"/>
          <w:szCs w:val="20"/>
        </w:rPr>
        <w:t>el filtro se ali</w:t>
      </w:r>
      <w:r w:rsidR="00A9442A">
        <w:rPr>
          <w:rFonts w:ascii="Arial" w:hAnsi="Arial" w:cs="Arial"/>
          <w:sz w:val="20"/>
          <w:szCs w:val="20"/>
        </w:rPr>
        <w:t>menta</w:t>
      </w:r>
      <w:r w:rsidR="00B80F87">
        <w:rPr>
          <w:rFonts w:ascii="Arial" w:hAnsi="Arial" w:cs="Arial"/>
          <w:sz w:val="20"/>
          <w:szCs w:val="20"/>
        </w:rPr>
        <w:t xml:space="preserve"> con </w:t>
      </w:r>
      <w:r w:rsidR="00FC2D5B">
        <w:rPr>
          <w:rFonts w:ascii="Arial" w:hAnsi="Arial" w:cs="Arial"/>
          <w:sz w:val="20"/>
          <w:szCs w:val="20"/>
        </w:rPr>
        <w:t>una</w:t>
      </w:r>
      <w:r w:rsidR="00B80F87">
        <w:rPr>
          <w:rFonts w:ascii="Arial" w:hAnsi="Arial" w:cs="Arial"/>
          <w:sz w:val="20"/>
          <w:szCs w:val="20"/>
        </w:rPr>
        <w:t xml:space="preserve"> </w:t>
      </w:r>
      <w:r w:rsidR="00AC3B2B">
        <w:rPr>
          <w:rFonts w:ascii="Arial" w:hAnsi="Arial" w:cs="Arial"/>
          <w:sz w:val="20"/>
          <w:szCs w:val="20"/>
        </w:rPr>
        <w:t>fuente</w:t>
      </w:r>
      <w:r w:rsidR="00B80F87">
        <w:rPr>
          <w:rFonts w:ascii="Arial" w:hAnsi="Arial" w:cs="Arial"/>
          <w:sz w:val="20"/>
          <w:szCs w:val="20"/>
        </w:rPr>
        <w:t xml:space="preserve"> simétrica </w:t>
      </w:r>
      <w:r w:rsidR="00A9442A">
        <w:rPr>
          <w:rFonts w:ascii="Arial" w:hAnsi="Arial" w:cs="Arial"/>
          <w:sz w:val="20"/>
          <w:szCs w:val="20"/>
        </w:rPr>
        <w:t>independiente,</w:t>
      </w:r>
      <w:r w:rsidR="00FC2D5B">
        <w:rPr>
          <w:rFonts w:ascii="Arial" w:hAnsi="Arial" w:cs="Arial"/>
          <w:sz w:val="20"/>
          <w:szCs w:val="20"/>
        </w:rPr>
        <w:t xml:space="preserve"> </w:t>
      </w:r>
      <w:r w:rsidR="00A9442A">
        <w:rPr>
          <w:rFonts w:ascii="Arial" w:hAnsi="Arial" w:cs="Arial"/>
          <w:sz w:val="20"/>
          <w:szCs w:val="20"/>
        </w:rPr>
        <w:t>la salida de este</w:t>
      </w:r>
      <w:r w:rsidRPr="00132BF8">
        <w:rPr>
          <w:rFonts w:ascii="Arial" w:hAnsi="Arial" w:cs="Arial"/>
          <w:sz w:val="20"/>
          <w:szCs w:val="20"/>
        </w:rPr>
        <w:t xml:space="preserve"> se conecta a una de las entradas del amplificador operacional LM358. Este amplificador operacional </w:t>
      </w:r>
      <w:r w:rsidR="00FC2D5B">
        <w:rPr>
          <w:rFonts w:ascii="Arial" w:hAnsi="Arial" w:cs="Arial"/>
          <w:sz w:val="20"/>
          <w:szCs w:val="20"/>
        </w:rPr>
        <w:t xml:space="preserve">doble </w:t>
      </w:r>
      <w:r w:rsidRPr="00132BF8">
        <w:rPr>
          <w:rFonts w:ascii="Arial" w:hAnsi="Arial" w:cs="Arial"/>
          <w:sz w:val="20"/>
          <w:szCs w:val="20"/>
        </w:rPr>
        <w:t>está configurado como seguidor de tensión para obtener el semiciclo positivo de la señal de corriente</w:t>
      </w:r>
      <w:r w:rsidR="00490044">
        <w:rPr>
          <w:rFonts w:ascii="Arial" w:hAnsi="Arial" w:cs="Arial"/>
          <w:sz w:val="20"/>
          <w:szCs w:val="20"/>
        </w:rPr>
        <w:t xml:space="preserve"> </w:t>
      </w:r>
      <w:r w:rsidRPr="00132BF8">
        <w:rPr>
          <w:rFonts w:ascii="Arial" w:hAnsi="Arial" w:cs="Arial"/>
          <w:sz w:val="20"/>
          <w:szCs w:val="20"/>
        </w:rPr>
        <w:t xml:space="preserve"> para </w:t>
      </w:r>
      <w:r w:rsidR="00490044">
        <w:rPr>
          <w:rFonts w:ascii="Arial" w:hAnsi="Arial" w:cs="Arial"/>
          <w:sz w:val="20"/>
          <w:szCs w:val="20"/>
        </w:rPr>
        <w:t>que sea apta para</w:t>
      </w:r>
      <w:r w:rsidRPr="00132BF8">
        <w:rPr>
          <w:rFonts w:ascii="Arial" w:hAnsi="Arial" w:cs="Arial"/>
          <w:sz w:val="20"/>
          <w:szCs w:val="20"/>
        </w:rPr>
        <w:t xml:space="preserve"> la </w:t>
      </w:r>
      <w:r w:rsidR="00490044">
        <w:rPr>
          <w:rFonts w:ascii="Arial" w:hAnsi="Arial" w:cs="Arial"/>
          <w:sz w:val="20"/>
          <w:szCs w:val="20"/>
        </w:rPr>
        <w:t xml:space="preserve">lectura por el ADC del microcontrolador </w:t>
      </w:r>
      <w:r w:rsidR="00CF285B">
        <w:rPr>
          <w:rFonts w:ascii="Arial" w:hAnsi="Arial" w:cs="Arial"/>
          <w:sz w:val="20"/>
          <w:szCs w:val="20"/>
        </w:rPr>
        <w:t>así</w:t>
      </w:r>
      <w:r w:rsidR="00C44B68">
        <w:rPr>
          <w:rFonts w:ascii="Arial" w:hAnsi="Arial" w:cs="Arial"/>
          <w:sz w:val="20"/>
          <w:szCs w:val="20"/>
        </w:rPr>
        <w:t xml:space="preserve"> también </w:t>
      </w:r>
      <w:r w:rsidR="004C317E">
        <w:rPr>
          <w:rFonts w:ascii="Arial" w:hAnsi="Arial" w:cs="Arial"/>
          <w:sz w:val="20"/>
          <w:szCs w:val="20"/>
        </w:rPr>
        <w:t xml:space="preserve">esta señal pasa por </w:t>
      </w:r>
      <w:r w:rsidR="00F71124">
        <w:rPr>
          <w:rFonts w:ascii="Arial" w:hAnsi="Arial" w:cs="Arial"/>
          <w:sz w:val="20"/>
          <w:szCs w:val="20"/>
        </w:rPr>
        <w:t>el otro operacional configurado como comparador</w:t>
      </w:r>
      <w:r w:rsidR="00C47C0F">
        <w:rPr>
          <w:rFonts w:ascii="Arial" w:hAnsi="Arial" w:cs="Arial"/>
          <w:sz w:val="20"/>
          <w:szCs w:val="20"/>
        </w:rPr>
        <w:t>, para</w:t>
      </w:r>
      <w:r w:rsidR="00CF285B">
        <w:rPr>
          <w:rFonts w:ascii="Arial" w:hAnsi="Arial" w:cs="Arial"/>
          <w:sz w:val="20"/>
          <w:szCs w:val="20"/>
        </w:rPr>
        <w:t xml:space="preserve"> </w:t>
      </w:r>
      <w:r w:rsidR="00942809">
        <w:rPr>
          <w:rFonts w:ascii="Arial" w:hAnsi="Arial" w:cs="Arial"/>
          <w:sz w:val="20"/>
          <w:szCs w:val="20"/>
        </w:rPr>
        <w:t>así</w:t>
      </w:r>
      <w:r w:rsidR="00CF285B">
        <w:rPr>
          <w:rFonts w:ascii="Arial" w:hAnsi="Arial" w:cs="Arial"/>
          <w:sz w:val="20"/>
          <w:szCs w:val="20"/>
        </w:rPr>
        <w:t xml:space="preserve"> </w:t>
      </w:r>
      <w:r w:rsidR="005B35A3">
        <w:rPr>
          <w:rFonts w:ascii="Arial" w:hAnsi="Arial" w:cs="Arial"/>
          <w:sz w:val="20"/>
          <w:szCs w:val="20"/>
        </w:rPr>
        <w:t>conectarse</w:t>
      </w:r>
      <w:r w:rsidR="00CF285B">
        <w:rPr>
          <w:rFonts w:ascii="Arial" w:hAnsi="Arial" w:cs="Arial"/>
          <w:sz w:val="20"/>
          <w:szCs w:val="20"/>
        </w:rPr>
        <w:t xml:space="preserve"> a </w:t>
      </w:r>
      <w:r w:rsidR="005B35A3">
        <w:rPr>
          <w:rFonts w:ascii="Arial" w:hAnsi="Arial" w:cs="Arial"/>
          <w:sz w:val="20"/>
          <w:szCs w:val="20"/>
        </w:rPr>
        <w:t>otro</w:t>
      </w:r>
      <w:r w:rsidR="00CF285B">
        <w:rPr>
          <w:rFonts w:ascii="Arial" w:hAnsi="Arial" w:cs="Arial"/>
          <w:sz w:val="20"/>
          <w:szCs w:val="20"/>
        </w:rPr>
        <w:t xml:space="preserve"> comparador en este caso un lm339 que es un comparador de colector abierto lo que permite ajustar la señal a un nivel TTL</w:t>
      </w:r>
      <w:r w:rsidR="006471CD">
        <w:rPr>
          <w:rFonts w:ascii="Arial" w:hAnsi="Arial" w:cs="Arial"/>
          <w:sz w:val="20"/>
          <w:szCs w:val="20"/>
        </w:rPr>
        <w:t xml:space="preserve"> esto </w:t>
      </w:r>
      <w:r w:rsidR="00CB7081">
        <w:rPr>
          <w:rFonts w:ascii="Arial" w:hAnsi="Arial" w:cs="Arial"/>
          <w:sz w:val="20"/>
          <w:szCs w:val="20"/>
        </w:rPr>
        <w:t>último</w:t>
      </w:r>
      <w:r w:rsidR="006471CD">
        <w:rPr>
          <w:rFonts w:ascii="Arial" w:hAnsi="Arial" w:cs="Arial"/>
          <w:sz w:val="20"/>
          <w:szCs w:val="20"/>
        </w:rPr>
        <w:t xml:space="preserve"> </w:t>
      </w:r>
      <w:r w:rsidR="00933616">
        <w:rPr>
          <w:rFonts w:ascii="Arial" w:hAnsi="Arial" w:cs="Arial"/>
          <w:sz w:val="20"/>
          <w:szCs w:val="20"/>
        </w:rPr>
        <w:t xml:space="preserve">se emplea para detectar el cruce por cero </w:t>
      </w:r>
      <w:r w:rsidR="00F819A2">
        <w:rPr>
          <w:rFonts w:ascii="Arial" w:hAnsi="Arial" w:cs="Arial"/>
          <w:sz w:val="20"/>
          <w:szCs w:val="20"/>
        </w:rPr>
        <w:t>de esta señal.</w:t>
      </w:r>
    </w:p>
    <w:p w14:paraId="612720DE" w14:textId="77777777" w:rsidR="00132BF8" w:rsidRPr="00132BF8" w:rsidRDefault="00132BF8" w:rsidP="00342EFD">
      <w:pPr>
        <w:jc w:val="both"/>
        <w:rPr>
          <w:rFonts w:ascii="Arial" w:hAnsi="Arial" w:cs="Arial"/>
          <w:sz w:val="20"/>
          <w:szCs w:val="20"/>
        </w:rPr>
      </w:pPr>
    </w:p>
    <w:p w14:paraId="2E6FC918" w14:textId="77777777" w:rsidR="00132BF8" w:rsidRPr="00132BF8" w:rsidRDefault="00132BF8" w:rsidP="00342EFD">
      <w:pPr>
        <w:jc w:val="both"/>
        <w:rPr>
          <w:rFonts w:ascii="Arial" w:hAnsi="Arial" w:cs="Arial"/>
          <w:sz w:val="20"/>
          <w:szCs w:val="20"/>
        </w:rPr>
      </w:pPr>
      <w:r w:rsidRPr="00132BF8">
        <w:rPr>
          <w:rFonts w:ascii="Arial" w:hAnsi="Arial" w:cs="Arial"/>
          <w:sz w:val="20"/>
          <w:szCs w:val="20"/>
        </w:rPr>
        <w:t>Esta configuración permite obtener de manera eficaz el semiciclo positivo de la señal de corriente, lo cual es esencial para el posterior procesamiento y cálculo del factor de potencia. La utilización del amplificador operacional LM358 en modo seguidor de tensión garantiza una representación precisa del semiciclo positivo de la señal de corriente, permitiendo su posterior análisis y comparación con el voltaje de referencia.</w:t>
      </w:r>
    </w:p>
    <w:p w14:paraId="6DC05E3E" w14:textId="77777777" w:rsidR="00F819A2" w:rsidRDefault="00F819A2" w:rsidP="00132BF8">
      <w:pPr>
        <w:rPr>
          <w:rFonts w:ascii="Arial" w:hAnsi="Arial" w:cs="Arial"/>
          <w:sz w:val="20"/>
          <w:szCs w:val="20"/>
        </w:rPr>
      </w:pPr>
    </w:p>
    <w:p w14:paraId="1BEF6E25" w14:textId="79228298" w:rsidR="00F819A2" w:rsidRDefault="003C60A8" w:rsidP="00F819A2">
      <w:pPr>
        <w:keepNext/>
      </w:pPr>
      <w:r w:rsidRPr="003C60A8">
        <w:rPr>
          <w:noProof/>
        </w:rPr>
        <w:drawing>
          <wp:inline distT="0" distB="0" distL="0" distR="0" wp14:anchorId="75FC57CB" wp14:editId="5F270AE1">
            <wp:extent cx="6692900" cy="2590800"/>
            <wp:effectExtent l="95250" t="95250" r="88900" b="95250"/>
            <wp:docPr id="192031713" name="Imagen 19203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biLevel thresh="25000"/>
                      <a:extLst>
                        <a:ext uri="{28A0092B-C50C-407E-A947-70E740481C1C}">
                          <a14:useLocalDpi xmlns:a14="http://schemas.microsoft.com/office/drawing/2010/main" val="0"/>
                        </a:ext>
                      </a:extLst>
                    </a:blip>
                    <a:srcRect/>
                    <a:stretch>
                      <a:fillRect/>
                    </a:stretch>
                  </pic:blipFill>
                  <pic:spPr bwMode="auto">
                    <a:xfrm>
                      <a:off x="0" y="0"/>
                      <a:ext cx="6692900" cy="2590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F31C1C" w14:textId="1FEE29EE" w:rsidR="005C0F78" w:rsidRDefault="00F819A2" w:rsidP="00F819A2">
      <w:pPr>
        <w:pStyle w:val="Descripcin"/>
        <w:jc w:val="center"/>
      </w:pPr>
      <w:r>
        <w:t xml:space="preserve">Ilustración </w:t>
      </w:r>
      <w:r>
        <w:fldChar w:fldCharType="begin"/>
      </w:r>
      <w:r>
        <w:instrText xml:space="preserve"> SEQ Ilustración \* ARABIC </w:instrText>
      </w:r>
      <w:r>
        <w:fldChar w:fldCharType="separate"/>
      </w:r>
      <w:r w:rsidR="009045ED">
        <w:rPr>
          <w:noProof/>
        </w:rPr>
        <w:t>22</w:t>
      </w:r>
      <w:r>
        <w:fldChar w:fldCharType="end"/>
      </w:r>
      <w:r>
        <w:t>:</w:t>
      </w:r>
      <w:r w:rsidR="008F66B4">
        <w:t xml:space="preserve"> F</w:t>
      </w:r>
      <w:r>
        <w:t>iltro pasa banda</w:t>
      </w:r>
      <w:r w:rsidR="005C0F78">
        <w:t>.</w:t>
      </w:r>
    </w:p>
    <w:p w14:paraId="0ED29C8D" w14:textId="3AAC42D4" w:rsidR="00F819A2" w:rsidRDefault="005C0F78" w:rsidP="00F819A2">
      <w:pPr>
        <w:pStyle w:val="Descripcin"/>
        <w:jc w:val="center"/>
      </w:pPr>
      <w:r>
        <w:t>Fuente: Elaboración propia</w:t>
      </w:r>
      <w:r w:rsidR="00F819A2">
        <w:t>.</w:t>
      </w:r>
    </w:p>
    <w:p w14:paraId="5536D381" w14:textId="77777777" w:rsidR="00CB7081" w:rsidRPr="00CB7081" w:rsidRDefault="00CB7081" w:rsidP="00CB7081"/>
    <w:p w14:paraId="0C372646" w14:textId="77777777" w:rsidR="00132BF8" w:rsidRDefault="00132BF8" w:rsidP="00D707BC"/>
    <w:p w14:paraId="4CDC89AE" w14:textId="77777777" w:rsidR="001D4A58" w:rsidRDefault="001D4A58" w:rsidP="001D4A58">
      <w:pPr>
        <w:keepNext/>
      </w:pPr>
      <w:r w:rsidRPr="001D4A58">
        <w:rPr>
          <w:noProof/>
        </w:rPr>
        <w:lastRenderedPageBreak/>
        <w:drawing>
          <wp:inline distT="0" distB="0" distL="0" distR="0" wp14:anchorId="0439F692" wp14:editId="257F8F7D">
            <wp:extent cx="6692900" cy="3343910"/>
            <wp:effectExtent l="95250" t="95250" r="88900" b="104140"/>
            <wp:docPr id="2080707388" name="Imagen 208070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biLevel thresh="25000"/>
                      <a:extLst>
                        <a:ext uri="{28A0092B-C50C-407E-A947-70E740481C1C}">
                          <a14:useLocalDpi xmlns:a14="http://schemas.microsoft.com/office/drawing/2010/main" val="0"/>
                        </a:ext>
                      </a:extLst>
                    </a:blip>
                    <a:srcRect/>
                    <a:stretch>
                      <a:fillRect/>
                    </a:stretch>
                  </pic:blipFill>
                  <pic:spPr bwMode="auto">
                    <a:xfrm>
                      <a:off x="0" y="0"/>
                      <a:ext cx="6692900" cy="33439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9B1D7A" w14:textId="7101744F" w:rsidR="005C0F78" w:rsidRDefault="001D4A58" w:rsidP="001D4A58">
      <w:pPr>
        <w:pStyle w:val="Descripcin"/>
        <w:jc w:val="center"/>
      </w:pPr>
      <w:r>
        <w:t xml:space="preserve">Ilustración </w:t>
      </w:r>
      <w:r>
        <w:fldChar w:fldCharType="begin"/>
      </w:r>
      <w:r>
        <w:instrText xml:space="preserve"> SEQ Ilustración \* ARABIC </w:instrText>
      </w:r>
      <w:r>
        <w:fldChar w:fldCharType="separate"/>
      </w:r>
      <w:r w:rsidR="009045ED">
        <w:rPr>
          <w:noProof/>
        </w:rPr>
        <w:t>23</w:t>
      </w:r>
      <w:r>
        <w:fldChar w:fldCharType="end"/>
      </w:r>
      <w:r>
        <w:t xml:space="preserve"> </w:t>
      </w:r>
      <w:r w:rsidR="008F66B4">
        <w:t>D</w:t>
      </w:r>
      <w:r>
        <w:t>etector de cruce por cero y rectificador de precisión</w:t>
      </w:r>
      <w:r w:rsidR="005C0F78">
        <w:t>.</w:t>
      </w:r>
    </w:p>
    <w:p w14:paraId="0DC6B2BB" w14:textId="77777777" w:rsidR="005C0F78" w:rsidRDefault="005C0F78" w:rsidP="005C0F78">
      <w:pPr>
        <w:pStyle w:val="Descripcin"/>
        <w:jc w:val="center"/>
      </w:pPr>
      <w:r>
        <w:t>Fuente: Elaboración propia.</w:t>
      </w:r>
    </w:p>
    <w:p w14:paraId="70B0A723" w14:textId="39351609" w:rsidR="007327C4" w:rsidRDefault="001D4A58" w:rsidP="001D4A58">
      <w:pPr>
        <w:pStyle w:val="Descripcin"/>
        <w:jc w:val="center"/>
      </w:pPr>
      <w:r>
        <w:t>.</w:t>
      </w:r>
    </w:p>
    <w:p w14:paraId="3259C707" w14:textId="77777777" w:rsidR="005C0F78" w:rsidRPr="005C0F78" w:rsidRDefault="005C0F78" w:rsidP="005C0F78"/>
    <w:p w14:paraId="522589D9" w14:textId="77777777" w:rsidR="00C3732D" w:rsidRDefault="00C3732D" w:rsidP="001D4A58"/>
    <w:p w14:paraId="04E9751E" w14:textId="77777777" w:rsidR="00F97A55" w:rsidRDefault="00F97A55" w:rsidP="00F97A55">
      <w:pPr>
        <w:rPr>
          <w:rFonts w:ascii="Arial" w:hAnsi="Arial" w:cs="Arial"/>
          <w:sz w:val="22"/>
          <w:szCs w:val="22"/>
        </w:rPr>
      </w:pPr>
    </w:p>
    <w:p w14:paraId="3D788271" w14:textId="77777777" w:rsidR="005C0F78" w:rsidRDefault="005C0F78" w:rsidP="00F97A55">
      <w:pPr>
        <w:rPr>
          <w:rFonts w:ascii="Arial" w:hAnsi="Arial" w:cs="Arial"/>
          <w:sz w:val="22"/>
          <w:szCs w:val="22"/>
        </w:rPr>
      </w:pPr>
    </w:p>
    <w:p w14:paraId="16C7DEDA" w14:textId="77777777" w:rsidR="005C0F78" w:rsidRDefault="005C0F78" w:rsidP="00F97A55">
      <w:pPr>
        <w:rPr>
          <w:rFonts w:ascii="Arial" w:hAnsi="Arial" w:cs="Arial"/>
          <w:sz w:val="22"/>
          <w:szCs w:val="22"/>
        </w:rPr>
      </w:pPr>
    </w:p>
    <w:p w14:paraId="4D4EAACA" w14:textId="77777777" w:rsidR="005C0F78" w:rsidRDefault="005C0F78" w:rsidP="00F97A55">
      <w:pPr>
        <w:rPr>
          <w:rFonts w:ascii="Arial" w:hAnsi="Arial" w:cs="Arial"/>
          <w:sz w:val="22"/>
          <w:szCs w:val="22"/>
        </w:rPr>
      </w:pPr>
    </w:p>
    <w:p w14:paraId="7E318745" w14:textId="77777777" w:rsidR="005C0F78" w:rsidRDefault="005C0F78" w:rsidP="00F97A55">
      <w:pPr>
        <w:rPr>
          <w:rFonts w:ascii="Arial" w:hAnsi="Arial" w:cs="Arial"/>
          <w:sz w:val="22"/>
          <w:szCs w:val="22"/>
        </w:rPr>
      </w:pPr>
    </w:p>
    <w:p w14:paraId="47BF062D" w14:textId="77777777" w:rsidR="005C0F78" w:rsidRDefault="005C0F78" w:rsidP="00F97A55">
      <w:pPr>
        <w:rPr>
          <w:rFonts w:ascii="Arial" w:hAnsi="Arial" w:cs="Arial"/>
          <w:sz w:val="22"/>
          <w:szCs w:val="22"/>
        </w:rPr>
      </w:pPr>
    </w:p>
    <w:p w14:paraId="2FF55391" w14:textId="77777777" w:rsidR="005C0F78" w:rsidRDefault="005C0F78" w:rsidP="00F97A55">
      <w:pPr>
        <w:rPr>
          <w:rFonts w:ascii="Arial" w:hAnsi="Arial" w:cs="Arial"/>
          <w:sz w:val="22"/>
          <w:szCs w:val="22"/>
        </w:rPr>
      </w:pPr>
    </w:p>
    <w:p w14:paraId="4BB8A6AF" w14:textId="77777777" w:rsidR="005C0F78" w:rsidRDefault="005C0F78" w:rsidP="00F97A55">
      <w:pPr>
        <w:rPr>
          <w:rFonts w:ascii="Arial" w:hAnsi="Arial" w:cs="Arial"/>
          <w:sz w:val="22"/>
          <w:szCs w:val="22"/>
        </w:rPr>
      </w:pPr>
    </w:p>
    <w:p w14:paraId="67D69817" w14:textId="77777777" w:rsidR="005C0F78" w:rsidRDefault="005C0F78" w:rsidP="00F97A55">
      <w:pPr>
        <w:rPr>
          <w:rFonts w:ascii="Arial" w:hAnsi="Arial" w:cs="Arial"/>
          <w:sz w:val="22"/>
          <w:szCs w:val="22"/>
        </w:rPr>
      </w:pPr>
    </w:p>
    <w:p w14:paraId="39D7BA02" w14:textId="77777777" w:rsidR="005C0F78" w:rsidRDefault="005C0F78" w:rsidP="00F97A55">
      <w:pPr>
        <w:rPr>
          <w:rFonts w:ascii="Arial" w:hAnsi="Arial" w:cs="Arial"/>
          <w:sz w:val="22"/>
          <w:szCs w:val="22"/>
        </w:rPr>
      </w:pPr>
    </w:p>
    <w:p w14:paraId="563DAFFC" w14:textId="77777777" w:rsidR="005C0F78" w:rsidRDefault="005C0F78" w:rsidP="00F97A55">
      <w:pPr>
        <w:rPr>
          <w:rFonts w:ascii="Arial" w:hAnsi="Arial" w:cs="Arial"/>
          <w:sz w:val="22"/>
          <w:szCs w:val="22"/>
        </w:rPr>
      </w:pPr>
    </w:p>
    <w:p w14:paraId="5533EC2F" w14:textId="77777777" w:rsidR="005C0F78" w:rsidRDefault="005C0F78" w:rsidP="00F97A55">
      <w:pPr>
        <w:rPr>
          <w:rFonts w:ascii="Arial" w:hAnsi="Arial" w:cs="Arial"/>
          <w:sz w:val="22"/>
          <w:szCs w:val="22"/>
        </w:rPr>
      </w:pPr>
    </w:p>
    <w:p w14:paraId="33A6C9AA" w14:textId="77777777" w:rsidR="005C0F78" w:rsidRDefault="005C0F78" w:rsidP="00F97A55">
      <w:pPr>
        <w:rPr>
          <w:rFonts w:ascii="Arial" w:hAnsi="Arial" w:cs="Arial"/>
          <w:sz w:val="22"/>
          <w:szCs w:val="22"/>
        </w:rPr>
      </w:pPr>
    </w:p>
    <w:p w14:paraId="4E844538" w14:textId="77777777" w:rsidR="005C0F78" w:rsidRDefault="005C0F78" w:rsidP="00F97A55">
      <w:pPr>
        <w:rPr>
          <w:rFonts w:ascii="Arial" w:hAnsi="Arial" w:cs="Arial"/>
          <w:sz w:val="22"/>
          <w:szCs w:val="22"/>
        </w:rPr>
      </w:pPr>
    </w:p>
    <w:p w14:paraId="642EA8B0" w14:textId="77777777" w:rsidR="005C0F78" w:rsidRDefault="005C0F78" w:rsidP="00F97A55">
      <w:pPr>
        <w:rPr>
          <w:rFonts w:ascii="Arial" w:hAnsi="Arial" w:cs="Arial"/>
          <w:sz w:val="22"/>
          <w:szCs w:val="22"/>
        </w:rPr>
      </w:pPr>
    </w:p>
    <w:p w14:paraId="40AF1CC1" w14:textId="77777777" w:rsidR="005C0F78" w:rsidRDefault="005C0F78" w:rsidP="00F97A55">
      <w:pPr>
        <w:rPr>
          <w:rFonts w:ascii="Arial" w:hAnsi="Arial" w:cs="Arial"/>
          <w:sz w:val="22"/>
          <w:szCs w:val="22"/>
        </w:rPr>
      </w:pPr>
    </w:p>
    <w:p w14:paraId="21467501" w14:textId="77777777" w:rsidR="005C0F78" w:rsidRDefault="005C0F78" w:rsidP="00F97A55">
      <w:pPr>
        <w:rPr>
          <w:rFonts w:ascii="Arial" w:hAnsi="Arial" w:cs="Arial"/>
          <w:sz w:val="22"/>
          <w:szCs w:val="22"/>
        </w:rPr>
      </w:pPr>
    </w:p>
    <w:p w14:paraId="4ADCCC72" w14:textId="77777777" w:rsidR="005C0F78" w:rsidRDefault="005C0F78" w:rsidP="00F97A55">
      <w:pPr>
        <w:rPr>
          <w:rFonts w:ascii="Arial" w:hAnsi="Arial" w:cs="Arial"/>
          <w:sz w:val="22"/>
          <w:szCs w:val="22"/>
        </w:rPr>
      </w:pPr>
    </w:p>
    <w:p w14:paraId="6285A403" w14:textId="77777777" w:rsidR="005C0F78" w:rsidRDefault="005C0F78" w:rsidP="00F97A55">
      <w:pPr>
        <w:rPr>
          <w:rFonts w:ascii="Arial" w:hAnsi="Arial" w:cs="Arial"/>
          <w:sz w:val="22"/>
          <w:szCs w:val="22"/>
        </w:rPr>
      </w:pPr>
    </w:p>
    <w:p w14:paraId="498299CE" w14:textId="77777777" w:rsidR="005C0F78" w:rsidRDefault="005C0F78" w:rsidP="00F97A55">
      <w:pPr>
        <w:rPr>
          <w:rFonts w:ascii="Arial" w:hAnsi="Arial" w:cs="Arial"/>
          <w:sz w:val="22"/>
          <w:szCs w:val="22"/>
        </w:rPr>
      </w:pPr>
    </w:p>
    <w:p w14:paraId="412833E6" w14:textId="77777777" w:rsidR="005C0F78" w:rsidRDefault="005C0F78" w:rsidP="00F97A55">
      <w:pPr>
        <w:rPr>
          <w:rFonts w:ascii="Arial" w:hAnsi="Arial" w:cs="Arial"/>
          <w:sz w:val="22"/>
          <w:szCs w:val="22"/>
        </w:rPr>
      </w:pPr>
    </w:p>
    <w:p w14:paraId="646CADA8" w14:textId="77777777" w:rsidR="005C0F78" w:rsidRDefault="005C0F78" w:rsidP="00F97A55">
      <w:pPr>
        <w:rPr>
          <w:rFonts w:ascii="Arial" w:hAnsi="Arial" w:cs="Arial"/>
          <w:sz w:val="22"/>
          <w:szCs w:val="22"/>
        </w:rPr>
      </w:pPr>
    </w:p>
    <w:p w14:paraId="454B3B8C" w14:textId="77777777" w:rsidR="005C0F78" w:rsidRPr="00342EFD" w:rsidRDefault="005C0F78" w:rsidP="00F97A55">
      <w:pPr>
        <w:rPr>
          <w:rFonts w:ascii="Arial" w:hAnsi="Arial" w:cs="Arial"/>
          <w:sz w:val="22"/>
          <w:szCs w:val="22"/>
        </w:rPr>
      </w:pPr>
    </w:p>
    <w:p w14:paraId="7BCDB255" w14:textId="3755F9E8" w:rsidR="00F97A55" w:rsidRPr="001276C3" w:rsidRDefault="00B55E8E" w:rsidP="00F97A55">
      <w:pPr>
        <w:rPr>
          <w:rFonts w:ascii="Arial" w:hAnsi="Arial" w:cs="Arial"/>
          <w:b/>
          <w:bCs/>
          <w:sz w:val="22"/>
          <w:szCs w:val="22"/>
        </w:rPr>
      </w:pPr>
      <w:r w:rsidRPr="001276C3">
        <w:rPr>
          <w:rFonts w:ascii="Arial" w:hAnsi="Arial" w:cs="Arial"/>
          <w:b/>
          <w:bCs/>
          <w:sz w:val="22"/>
          <w:szCs w:val="22"/>
        </w:rPr>
        <w:t>Señal voltaje:</w:t>
      </w:r>
    </w:p>
    <w:p w14:paraId="2C99F8D2" w14:textId="77777777" w:rsidR="001D4A58" w:rsidRPr="00D12537" w:rsidRDefault="001D4A58" w:rsidP="00F97A55">
      <w:pPr>
        <w:rPr>
          <w:sz w:val="18"/>
          <w:szCs w:val="18"/>
        </w:rPr>
      </w:pPr>
    </w:p>
    <w:p w14:paraId="227B576F" w14:textId="57FF65B6" w:rsidR="00C3732D" w:rsidRPr="00342EFD" w:rsidRDefault="004A645F" w:rsidP="00342EFD">
      <w:pPr>
        <w:jc w:val="both"/>
        <w:rPr>
          <w:rFonts w:ascii="Arial" w:hAnsi="Arial" w:cs="Arial"/>
          <w:sz w:val="20"/>
          <w:szCs w:val="20"/>
        </w:rPr>
      </w:pPr>
      <w:r w:rsidRPr="00342EFD">
        <w:rPr>
          <w:rFonts w:ascii="Arial" w:hAnsi="Arial" w:cs="Arial"/>
          <w:sz w:val="20"/>
          <w:szCs w:val="20"/>
        </w:rPr>
        <w:t xml:space="preserve">Para la señal de </w:t>
      </w:r>
      <w:r w:rsidR="00344D51" w:rsidRPr="00342EFD">
        <w:rPr>
          <w:rFonts w:ascii="Arial" w:hAnsi="Arial" w:cs="Arial"/>
          <w:sz w:val="20"/>
          <w:szCs w:val="20"/>
        </w:rPr>
        <w:t>voltaje se impl</w:t>
      </w:r>
      <w:r w:rsidR="00B70AC6" w:rsidRPr="00342EFD">
        <w:rPr>
          <w:rFonts w:ascii="Arial" w:hAnsi="Arial" w:cs="Arial"/>
          <w:sz w:val="20"/>
          <w:szCs w:val="20"/>
        </w:rPr>
        <w:t>ementa</w:t>
      </w:r>
      <w:r w:rsidR="00344D51" w:rsidRPr="00342EFD">
        <w:rPr>
          <w:rFonts w:ascii="Arial" w:hAnsi="Arial" w:cs="Arial"/>
          <w:sz w:val="20"/>
          <w:szCs w:val="20"/>
        </w:rPr>
        <w:t xml:space="preserve"> un circuito </w:t>
      </w:r>
      <w:r w:rsidR="00B70AC6" w:rsidRPr="00342EFD">
        <w:rPr>
          <w:rFonts w:ascii="Arial" w:hAnsi="Arial" w:cs="Arial"/>
          <w:sz w:val="20"/>
          <w:szCs w:val="20"/>
        </w:rPr>
        <w:t>detector</w:t>
      </w:r>
      <w:r w:rsidR="00344D51" w:rsidRPr="00342EFD">
        <w:rPr>
          <w:rFonts w:ascii="Arial" w:hAnsi="Arial" w:cs="Arial"/>
          <w:sz w:val="20"/>
          <w:szCs w:val="20"/>
        </w:rPr>
        <w:t xml:space="preserve"> de cruce por cero </w:t>
      </w:r>
      <w:r w:rsidR="00B70AC6" w:rsidRPr="00342EFD">
        <w:rPr>
          <w:rFonts w:ascii="Arial" w:hAnsi="Arial" w:cs="Arial"/>
          <w:sz w:val="20"/>
          <w:szCs w:val="20"/>
        </w:rPr>
        <w:t>de precisión donde sus elementos principales son un comparador lm339 y un optoacoplador para aislar el circuito de control del voltaje de línea</w:t>
      </w:r>
      <w:r w:rsidR="009521AB" w:rsidRPr="00342EFD">
        <w:rPr>
          <w:rFonts w:ascii="Arial" w:hAnsi="Arial" w:cs="Arial"/>
          <w:sz w:val="20"/>
          <w:szCs w:val="20"/>
        </w:rPr>
        <w:t>,</w:t>
      </w:r>
    </w:p>
    <w:p w14:paraId="6FCEDDA5" w14:textId="77777777" w:rsidR="000109AC" w:rsidRPr="00342EFD" w:rsidRDefault="000109AC" w:rsidP="00342EFD">
      <w:pPr>
        <w:jc w:val="both"/>
        <w:rPr>
          <w:rFonts w:ascii="Arial" w:hAnsi="Arial" w:cs="Arial"/>
          <w:sz w:val="20"/>
          <w:szCs w:val="20"/>
        </w:rPr>
      </w:pPr>
    </w:p>
    <w:p w14:paraId="745112B5" w14:textId="49E09CC8" w:rsidR="000109AC" w:rsidRPr="00342EFD" w:rsidRDefault="000109AC" w:rsidP="00342EFD">
      <w:pPr>
        <w:jc w:val="both"/>
        <w:rPr>
          <w:rFonts w:ascii="Arial" w:hAnsi="Arial" w:cs="Arial"/>
          <w:sz w:val="20"/>
          <w:szCs w:val="20"/>
        </w:rPr>
      </w:pPr>
      <w:r w:rsidRPr="00342EFD">
        <w:rPr>
          <w:rFonts w:ascii="Arial" w:hAnsi="Arial" w:cs="Arial"/>
          <w:sz w:val="20"/>
          <w:szCs w:val="20"/>
        </w:rPr>
        <w:t xml:space="preserve">Donde el comparador es </w:t>
      </w:r>
      <w:r w:rsidR="0079524C" w:rsidRPr="00342EFD">
        <w:rPr>
          <w:rFonts w:ascii="Arial" w:hAnsi="Arial" w:cs="Arial"/>
          <w:sz w:val="20"/>
          <w:szCs w:val="20"/>
        </w:rPr>
        <w:t>alimentado</w:t>
      </w:r>
      <w:r w:rsidRPr="00342EFD">
        <w:rPr>
          <w:rFonts w:ascii="Arial" w:hAnsi="Arial" w:cs="Arial"/>
          <w:sz w:val="20"/>
          <w:szCs w:val="20"/>
        </w:rPr>
        <w:t xml:space="preserve"> por un el mismo voltaje de </w:t>
      </w:r>
      <w:r w:rsidR="00086078" w:rsidRPr="00342EFD">
        <w:rPr>
          <w:rFonts w:ascii="Arial" w:hAnsi="Arial" w:cs="Arial"/>
          <w:sz w:val="20"/>
          <w:szCs w:val="20"/>
        </w:rPr>
        <w:t xml:space="preserve">línea </w:t>
      </w:r>
      <w:r w:rsidR="00AD1661" w:rsidRPr="00342EFD">
        <w:rPr>
          <w:rFonts w:ascii="Arial" w:hAnsi="Arial" w:cs="Arial"/>
          <w:sz w:val="20"/>
          <w:szCs w:val="20"/>
        </w:rPr>
        <w:t xml:space="preserve">rectificado </w:t>
      </w:r>
      <w:r w:rsidR="006D3187" w:rsidRPr="00342EFD">
        <w:rPr>
          <w:rFonts w:ascii="Arial" w:hAnsi="Arial" w:cs="Arial"/>
          <w:sz w:val="20"/>
          <w:szCs w:val="20"/>
        </w:rPr>
        <w:t xml:space="preserve">filtrado </w:t>
      </w:r>
      <w:r w:rsidR="00AD1661" w:rsidRPr="00342EFD">
        <w:rPr>
          <w:rFonts w:ascii="Arial" w:hAnsi="Arial" w:cs="Arial"/>
          <w:sz w:val="20"/>
          <w:szCs w:val="20"/>
        </w:rPr>
        <w:t>y regulado</w:t>
      </w:r>
      <w:r w:rsidR="001E1D12" w:rsidRPr="00342EFD">
        <w:rPr>
          <w:rFonts w:ascii="Arial" w:hAnsi="Arial" w:cs="Arial"/>
          <w:sz w:val="20"/>
          <w:szCs w:val="20"/>
        </w:rPr>
        <w:t xml:space="preserve">, la señal a comparar </w:t>
      </w:r>
      <w:r w:rsidR="007B790F" w:rsidRPr="00342EFD">
        <w:rPr>
          <w:rFonts w:ascii="Arial" w:hAnsi="Arial" w:cs="Arial"/>
          <w:sz w:val="20"/>
          <w:szCs w:val="20"/>
        </w:rPr>
        <w:t>está</w:t>
      </w:r>
      <w:r w:rsidR="001E1D12" w:rsidRPr="00342EFD">
        <w:rPr>
          <w:rFonts w:ascii="Arial" w:hAnsi="Arial" w:cs="Arial"/>
          <w:sz w:val="20"/>
          <w:szCs w:val="20"/>
        </w:rPr>
        <w:t xml:space="preserve"> limitada en </w:t>
      </w:r>
      <w:r w:rsidR="00136EF9" w:rsidRPr="00342EFD">
        <w:rPr>
          <w:rFonts w:ascii="Arial" w:hAnsi="Arial" w:cs="Arial"/>
          <w:sz w:val="20"/>
          <w:szCs w:val="20"/>
        </w:rPr>
        <w:t xml:space="preserve">amplitud mediante diodos </w:t>
      </w:r>
      <w:r w:rsidR="0095572D" w:rsidRPr="00342EFD">
        <w:rPr>
          <w:rFonts w:ascii="Arial" w:hAnsi="Arial" w:cs="Arial"/>
          <w:sz w:val="20"/>
          <w:szCs w:val="20"/>
        </w:rPr>
        <w:t xml:space="preserve">clamping, </w:t>
      </w:r>
      <w:r w:rsidR="005E410A" w:rsidRPr="00342EFD">
        <w:rPr>
          <w:rFonts w:ascii="Arial" w:hAnsi="Arial" w:cs="Arial"/>
          <w:sz w:val="20"/>
          <w:szCs w:val="20"/>
        </w:rPr>
        <w:t>y limitado en corriente mediante una resistencia.</w:t>
      </w:r>
    </w:p>
    <w:p w14:paraId="4124677D" w14:textId="77777777" w:rsidR="005E410A" w:rsidRPr="00342EFD" w:rsidRDefault="005E410A" w:rsidP="00342EFD">
      <w:pPr>
        <w:jc w:val="both"/>
        <w:rPr>
          <w:rFonts w:ascii="Arial" w:hAnsi="Arial" w:cs="Arial"/>
          <w:sz w:val="18"/>
          <w:szCs w:val="18"/>
        </w:rPr>
      </w:pPr>
    </w:p>
    <w:p w14:paraId="03F392BF" w14:textId="77777777" w:rsidR="0065126B" w:rsidRDefault="00821DE0" w:rsidP="0065126B">
      <w:pPr>
        <w:keepNext/>
      </w:pPr>
      <w:r w:rsidRPr="00821DE0">
        <w:rPr>
          <w:noProof/>
          <w:sz w:val="18"/>
          <w:szCs w:val="18"/>
        </w:rPr>
        <w:drawing>
          <wp:inline distT="0" distB="0" distL="0" distR="0" wp14:anchorId="62564531" wp14:editId="1CDE6239">
            <wp:extent cx="6692900" cy="2315845"/>
            <wp:effectExtent l="95250" t="95250" r="88900" b="103505"/>
            <wp:docPr id="1284946970" name="Imagen 128494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biLevel thresh="25000"/>
                      <a:extLst>
                        <a:ext uri="{28A0092B-C50C-407E-A947-70E740481C1C}">
                          <a14:useLocalDpi xmlns:a14="http://schemas.microsoft.com/office/drawing/2010/main" val="0"/>
                        </a:ext>
                      </a:extLst>
                    </a:blip>
                    <a:srcRect/>
                    <a:stretch>
                      <a:fillRect/>
                    </a:stretch>
                  </pic:blipFill>
                  <pic:spPr bwMode="auto">
                    <a:xfrm>
                      <a:off x="0" y="0"/>
                      <a:ext cx="6692900" cy="23158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43A133A" w14:textId="14E0B14C" w:rsidR="005C0F78" w:rsidRDefault="0065126B" w:rsidP="0065126B">
      <w:pPr>
        <w:pStyle w:val="Descripcin"/>
        <w:jc w:val="center"/>
      </w:pPr>
      <w:r>
        <w:t xml:space="preserve">Ilustración </w:t>
      </w:r>
      <w:r>
        <w:fldChar w:fldCharType="begin"/>
      </w:r>
      <w:r>
        <w:instrText xml:space="preserve"> SEQ Ilustración \* ARABIC </w:instrText>
      </w:r>
      <w:r>
        <w:fldChar w:fldCharType="separate"/>
      </w:r>
      <w:r w:rsidR="009045ED">
        <w:rPr>
          <w:noProof/>
        </w:rPr>
        <w:t>24</w:t>
      </w:r>
      <w:r>
        <w:fldChar w:fldCharType="end"/>
      </w:r>
      <w:r>
        <w:t xml:space="preserve"> </w:t>
      </w:r>
      <w:r w:rsidR="008F66B4">
        <w:t>D</w:t>
      </w:r>
      <w:r>
        <w:t>etector de cruce por cero para señal de voltaje</w:t>
      </w:r>
      <w:r w:rsidR="005C0F78">
        <w:t>.</w:t>
      </w:r>
    </w:p>
    <w:p w14:paraId="23009461" w14:textId="77777777" w:rsidR="005C0F78" w:rsidRDefault="005C0F78" w:rsidP="005C0F78">
      <w:pPr>
        <w:pStyle w:val="Descripcin"/>
        <w:jc w:val="center"/>
      </w:pPr>
      <w:r>
        <w:t>Fuente: Elaboración propia.</w:t>
      </w:r>
    </w:p>
    <w:p w14:paraId="05D17777" w14:textId="440DE5EA" w:rsidR="005E410A" w:rsidRDefault="0065126B" w:rsidP="0065126B">
      <w:pPr>
        <w:pStyle w:val="Descripcin"/>
        <w:jc w:val="center"/>
        <w:rPr>
          <w:szCs w:val="18"/>
        </w:rPr>
      </w:pPr>
      <w:r>
        <w:t>.</w:t>
      </w:r>
    </w:p>
    <w:p w14:paraId="4A5DE99C" w14:textId="77777777" w:rsidR="000109AC" w:rsidRDefault="000109AC" w:rsidP="00D12537">
      <w:pPr>
        <w:rPr>
          <w:sz w:val="18"/>
          <w:szCs w:val="18"/>
        </w:rPr>
      </w:pPr>
    </w:p>
    <w:p w14:paraId="68EE2784" w14:textId="77777777" w:rsidR="000109AC" w:rsidRPr="00D12537" w:rsidRDefault="000109AC" w:rsidP="00D12537">
      <w:pPr>
        <w:rPr>
          <w:sz w:val="18"/>
          <w:szCs w:val="18"/>
        </w:rPr>
      </w:pPr>
    </w:p>
    <w:p w14:paraId="6DC4D31A" w14:textId="77777777" w:rsidR="001D4A58" w:rsidRDefault="001D4A58" w:rsidP="007327C4">
      <w:pPr>
        <w:jc w:val="center"/>
      </w:pPr>
    </w:p>
    <w:p w14:paraId="70F4D971" w14:textId="77777777" w:rsidR="005C0F78" w:rsidRDefault="005C0F78" w:rsidP="007327C4">
      <w:pPr>
        <w:jc w:val="center"/>
      </w:pPr>
    </w:p>
    <w:p w14:paraId="40235789" w14:textId="77777777" w:rsidR="005C0F78" w:rsidRDefault="005C0F78" w:rsidP="007327C4">
      <w:pPr>
        <w:jc w:val="center"/>
      </w:pPr>
    </w:p>
    <w:p w14:paraId="463D4300" w14:textId="77777777" w:rsidR="005C0F78" w:rsidRDefault="005C0F78" w:rsidP="007327C4">
      <w:pPr>
        <w:jc w:val="center"/>
      </w:pPr>
    </w:p>
    <w:p w14:paraId="33C9C359" w14:textId="77777777" w:rsidR="005C0F78" w:rsidRDefault="005C0F78" w:rsidP="007327C4">
      <w:pPr>
        <w:jc w:val="center"/>
      </w:pPr>
    </w:p>
    <w:p w14:paraId="71BBF8CB" w14:textId="77777777" w:rsidR="005C0F78" w:rsidRDefault="005C0F78" w:rsidP="007327C4">
      <w:pPr>
        <w:jc w:val="center"/>
      </w:pPr>
    </w:p>
    <w:p w14:paraId="0339B90D" w14:textId="77777777" w:rsidR="005C0F78" w:rsidRDefault="005C0F78" w:rsidP="007327C4">
      <w:pPr>
        <w:jc w:val="center"/>
      </w:pPr>
    </w:p>
    <w:p w14:paraId="4784F5A0" w14:textId="77777777" w:rsidR="005C0F78" w:rsidRDefault="005C0F78" w:rsidP="007327C4">
      <w:pPr>
        <w:jc w:val="center"/>
      </w:pPr>
    </w:p>
    <w:p w14:paraId="0B7D0A25" w14:textId="77777777" w:rsidR="005C0F78" w:rsidRDefault="005C0F78" w:rsidP="007327C4">
      <w:pPr>
        <w:jc w:val="center"/>
      </w:pPr>
    </w:p>
    <w:p w14:paraId="735F5459" w14:textId="77777777" w:rsidR="005C0F78" w:rsidRDefault="005C0F78" w:rsidP="007327C4">
      <w:pPr>
        <w:jc w:val="center"/>
      </w:pPr>
    </w:p>
    <w:p w14:paraId="7E2E58B4" w14:textId="77777777" w:rsidR="005C0F78" w:rsidRDefault="005C0F78" w:rsidP="007327C4">
      <w:pPr>
        <w:jc w:val="center"/>
      </w:pPr>
    </w:p>
    <w:p w14:paraId="59B4FD7C" w14:textId="77777777" w:rsidR="005C0F78" w:rsidRDefault="005C0F78" w:rsidP="007327C4">
      <w:pPr>
        <w:jc w:val="center"/>
      </w:pPr>
    </w:p>
    <w:p w14:paraId="70DA10BF" w14:textId="77777777" w:rsidR="005C0F78" w:rsidRDefault="005C0F78" w:rsidP="007327C4">
      <w:pPr>
        <w:jc w:val="center"/>
      </w:pPr>
    </w:p>
    <w:p w14:paraId="2DF73BA5" w14:textId="77777777" w:rsidR="005C0F78" w:rsidRDefault="005C0F78" w:rsidP="007327C4">
      <w:pPr>
        <w:jc w:val="center"/>
      </w:pPr>
    </w:p>
    <w:p w14:paraId="2AA0AEC0" w14:textId="77777777" w:rsidR="005C0F78" w:rsidRDefault="005C0F78" w:rsidP="007327C4">
      <w:pPr>
        <w:jc w:val="center"/>
      </w:pPr>
    </w:p>
    <w:p w14:paraId="0D02D281" w14:textId="77777777" w:rsidR="005C0F78" w:rsidRDefault="005C0F78" w:rsidP="007327C4">
      <w:pPr>
        <w:jc w:val="center"/>
      </w:pPr>
    </w:p>
    <w:p w14:paraId="31E59D00" w14:textId="77777777" w:rsidR="005C0F78" w:rsidRDefault="005C0F78" w:rsidP="007327C4">
      <w:pPr>
        <w:jc w:val="center"/>
      </w:pPr>
    </w:p>
    <w:p w14:paraId="2CE5DC47" w14:textId="77777777" w:rsidR="005C0F78" w:rsidRDefault="005C0F78" w:rsidP="007327C4">
      <w:pPr>
        <w:jc w:val="center"/>
      </w:pPr>
    </w:p>
    <w:p w14:paraId="05BCCD90" w14:textId="77777777" w:rsidR="005C0F78" w:rsidRDefault="005C0F78" w:rsidP="007327C4">
      <w:pPr>
        <w:jc w:val="center"/>
      </w:pPr>
    </w:p>
    <w:p w14:paraId="6685029E" w14:textId="77777777" w:rsidR="005C0F78" w:rsidRDefault="005C0F78" w:rsidP="007327C4">
      <w:pPr>
        <w:jc w:val="center"/>
      </w:pPr>
    </w:p>
    <w:p w14:paraId="18244F96" w14:textId="77777777" w:rsidR="005C0F78" w:rsidRDefault="005C0F78" w:rsidP="007327C4">
      <w:pPr>
        <w:jc w:val="center"/>
      </w:pPr>
    </w:p>
    <w:p w14:paraId="5D417D5D" w14:textId="77777777" w:rsidR="001D4A58" w:rsidRDefault="001D4A58" w:rsidP="007327C4">
      <w:pPr>
        <w:jc w:val="center"/>
      </w:pPr>
    </w:p>
    <w:p w14:paraId="3F8E0C65" w14:textId="49CDA9FB" w:rsidR="00AE4CAE" w:rsidRPr="009A4B06" w:rsidRDefault="00F97A55" w:rsidP="00D707BC">
      <w:pPr>
        <w:rPr>
          <w:rFonts w:ascii="Arial" w:hAnsi="Arial" w:cs="Arial"/>
          <w:b/>
          <w:bCs/>
          <w:sz w:val="22"/>
          <w:szCs w:val="22"/>
        </w:rPr>
      </w:pPr>
      <w:r w:rsidRPr="009A4B06">
        <w:rPr>
          <w:rFonts w:ascii="Arial" w:hAnsi="Arial" w:cs="Arial"/>
          <w:b/>
          <w:bCs/>
          <w:sz w:val="22"/>
          <w:szCs w:val="22"/>
        </w:rPr>
        <w:t>Etapa de potencia:</w:t>
      </w:r>
    </w:p>
    <w:p w14:paraId="002A84F6" w14:textId="77777777" w:rsidR="0065126B" w:rsidRDefault="0065126B" w:rsidP="00D707BC"/>
    <w:p w14:paraId="574790F2" w14:textId="2D6BFE20" w:rsidR="0065126B" w:rsidRPr="00342EFD" w:rsidRDefault="0065126B" w:rsidP="00BB024B">
      <w:pPr>
        <w:jc w:val="both"/>
        <w:rPr>
          <w:rFonts w:ascii="Arial" w:hAnsi="Arial" w:cs="Arial"/>
          <w:sz w:val="20"/>
          <w:szCs w:val="20"/>
        </w:rPr>
      </w:pPr>
      <w:r w:rsidRPr="00342EFD">
        <w:rPr>
          <w:rFonts w:ascii="Arial" w:hAnsi="Arial" w:cs="Arial"/>
          <w:sz w:val="20"/>
          <w:szCs w:val="20"/>
        </w:rPr>
        <w:t>Esta etapa conta de transistores que</w:t>
      </w:r>
      <w:r w:rsidR="00EE5BCA" w:rsidRPr="00342EFD">
        <w:rPr>
          <w:rFonts w:ascii="Arial" w:hAnsi="Arial" w:cs="Arial"/>
          <w:sz w:val="20"/>
          <w:szCs w:val="20"/>
        </w:rPr>
        <w:t xml:space="preserve"> manejan el accionamiento </w:t>
      </w:r>
      <w:r w:rsidR="000E7012" w:rsidRPr="00342EFD">
        <w:rPr>
          <w:rFonts w:ascii="Arial" w:hAnsi="Arial" w:cs="Arial"/>
          <w:sz w:val="20"/>
          <w:szCs w:val="20"/>
        </w:rPr>
        <w:t>del</w:t>
      </w:r>
      <w:r w:rsidR="00D26669" w:rsidRPr="00342EFD">
        <w:rPr>
          <w:rFonts w:ascii="Arial" w:hAnsi="Arial" w:cs="Arial"/>
          <w:sz w:val="20"/>
          <w:szCs w:val="20"/>
        </w:rPr>
        <w:t xml:space="preserve"> </w:t>
      </w:r>
      <w:r w:rsidR="003C60A8" w:rsidRPr="00342EFD">
        <w:rPr>
          <w:rFonts w:ascii="Arial" w:hAnsi="Arial" w:cs="Arial"/>
          <w:sz w:val="20"/>
          <w:szCs w:val="20"/>
        </w:rPr>
        <w:t xml:space="preserve">led que indican que están </w:t>
      </w:r>
      <w:r w:rsidR="00BD5F2E" w:rsidRPr="00342EFD">
        <w:rPr>
          <w:rFonts w:ascii="Arial" w:hAnsi="Arial" w:cs="Arial"/>
          <w:sz w:val="20"/>
          <w:szCs w:val="20"/>
        </w:rPr>
        <w:t>accionando</w:t>
      </w:r>
      <w:r w:rsidR="003C60A8" w:rsidRPr="00342EFD">
        <w:rPr>
          <w:rFonts w:ascii="Arial" w:hAnsi="Arial" w:cs="Arial"/>
          <w:sz w:val="20"/>
          <w:szCs w:val="20"/>
        </w:rPr>
        <w:t xml:space="preserve"> </w:t>
      </w:r>
      <w:r w:rsidR="00BD5F2E" w:rsidRPr="00342EFD">
        <w:rPr>
          <w:rFonts w:ascii="Arial" w:hAnsi="Arial" w:cs="Arial"/>
          <w:sz w:val="20"/>
          <w:szCs w:val="20"/>
        </w:rPr>
        <w:t xml:space="preserve">el relé correspondiente, </w:t>
      </w:r>
      <w:r w:rsidR="005C0F78" w:rsidRPr="00342EFD">
        <w:rPr>
          <w:rFonts w:ascii="Arial" w:hAnsi="Arial" w:cs="Arial"/>
          <w:sz w:val="20"/>
          <w:szCs w:val="20"/>
        </w:rPr>
        <w:t>los relés</w:t>
      </w:r>
      <w:r w:rsidR="004A40F5" w:rsidRPr="00342EFD">
        <w:rPr>
          <w:rFonts w:ascii="Arial" w:hAnsi="Arial" w:cs="Arial"/>
          <w:sz w:val="20"/>
          <w:szCs w:val="20"/>
        </w:rPr>
        <w:t xml:space="preserve"> conectan los </w:t>
      </w:r>
      <w:r w:rsidR="00742C7C" w:rsidRPr="00342EFD">
        <w:rPr>
          <w:rFonts w:ascii="Arial" w:hAnsi="Arial" w:cs="Arial"/>
          <w:sz w:val="20"/>
          <w:szCs w:val="20"/>
        </w:rPr>
        <w:t xml:space="preserve">capacitores a la red </w:t>
      </w:r>
      <w:r w:rsidR="00763A1B" w:rsidRPr="00342EFD">
        <w:rPr>
          <w:rFonts w:ascii="Arial" w:hAnsi="Arial" w:cs="Arial"/>
          <w:sz w:val="20"/>
          <w:szCs w:val="20"/>
        </w:rPr>
        <w:t xml:space="preserve">mediante la bornera que </w:t>
      </w:r>
      <w:r w:rsidR="003C60A8" w:rsidRPr="00342EFD">
        <w:rPr>
          <w:rFonts w:ascii="Arial" w:hAnsi="Arial" w:cs="Arial"/>
          <w:sz w:val="20"/>
          <w:szCs w:val="20"/>
        </w:rPr>
        <w:t>está</w:t>
      </w:r>
      <w:r w:rsidR="00763A1B" w:rsidRPr="00342EFD">
        <w:rPr>
          <w:rFonts w:ascii="Arial" w:hAnsi="Arial" w:cs="Arial"/>
          <w:sz w:val="20"/>
          <w:szCs w:val="20"/>
        </w:rPr>
        <w:t xml:space="preserve"> en la placa</w:t>
      </w:r>
      <w:r w:rsidR="00464A8E" w:rsidRPr="00342EFD">
        <w:rPr>
          <w:rFonts w:ascii="Arial" w:hAnsi="Arial" w:cs="Arial"/>
          <w:sz w:val="20"/>
          <w:szCs w:val="20"/>
        </w:rPr>
        <w:t xml:space="preserve">, </w:t>
      </w:r>
      <w:r w:rsidR="00C669A2" w:rsidRPr="00342EFD">
        <w:rPr>
          <w:rFonts w:ascii="Arial" w:hAnsi="Arial" w:cs="Arial"/>
          <w:sz w:val="20"/>
          <w:szCs w:val="20"/>
        </w:rPr>
        <w:t>estos además traen</w:t>
      </w:r>
      <w:r w:rsidR="00464A8E" w:rsidRPr="00342EFD">
        <w:rPr>
          <w:rFonts w:ascii="Arial" w:hAnsi="Arial" w:cs="Arial"/>
          <w:sz w:val="20"/>
          <w:szCs w:val="20"/>
        </w:rPr>
        <w:t xml:space="preserve"> un transformador que </w:t>
      </w:r>
      <w:r w:rsidR="00680DC3" w:rsidRPr="00342EFD">
        <w:rPr>
          <w:rFonts w:ascii="Arial" w:hAnsi="Arial" w:cs="Arial"/>
          <w:sz w:val="20"/>
          <w:szCs w:val="20"/>
        </w:rPr>
        <w:t xml:space="preserve">reduce el voltaje </w:t>
      </w:r>
      <w:r w:rsidR="00C872C4" w:rsidRPr="00342EFD">
        <w:rPr>
          <w:rFonts w:ascii="Arial" w:hAnsi="Arial" w:cs="Arial"/>
          <w:sz w:val="20"/>
          <w:szCs w:val="20"/>
        </w:rPr>
        <w:t xml:space="preserve">que se rectifica y </w:t>
      </w:r>
      <w:r w:rsidR="007B790F" w:rsidRPr="00342EFD">
        <w:rPr>
          <w:rFonts w:ascii="Arial" w:hAnsi="Arial" w:cs="Arial"/>
          <w:sz w:val="20"/>
          <w:szCs w:val="20"/>
        </w:rPr>
        <w:t>reduce para ser leído por le ADC del microcontrolador.</w:t>
      </w:r>
    </w:p>
    <w:p w14:paraId="210B90C7" w14:textId="77777777" w:rsidR="00680DC3" w:rsidRDefault="00680DC3" w:rsidP="00D707BC"/>
    <w:p w14:paraId="4BB8A74A" w14:textId="77777777" w:rsidR="005F3E1B" w:rsidRDefault="005F3E1B" w:rsidP="00302377">
      <w:pPr>
        <w:keepNext/>
        <w:jc w:val="center"/>
      </w:pPr>
      <w:r w:rsidRPr="005F3E1B">
        <w:rPr>
          <w:noProof/>
        </w:rPr>
        <w:drawing>
          <wp:inline distT="0" distB="0" distL="0" distR="0" wp14:anchorId="52F37DBE" wp14:editId="56425B50">
            <wp:extent cx="4088442" cy="5478352"/>
            <wp:effectExtent l="95250" t="95250" r="102870" b="103505"/>
            <wp:docPr id="1825088495" name="Imagen 182508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biLevel thresh="25000"/>
                      <a:extLst>
                        <a:ext uri="{28A0092B-C50C-407E-A947-70E740481C1C}">
                          <a14:useLocalDpi xmlns:a14="http://schemas.microsoft.com/office/drawing/2010/main" val="0"/>
                        </a:ext>
                      </a:extLst>
                    </a:blip>
                    <a:srcRect/>
                    <a:stretch>
                      <a:fillRect/>
                    </a:stretch>
                  </pic:blipFill>
                  <pic:spPr bwMode="auto">
                    <a:xfrm>
                      <a:off x="0" y="0"/>
                      <a:ext cx="4100617" cy="54946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AEB623" w14:textId="7EA9260E" w:rsidR="005C0F78" w:rsidRDefault="005F3E1B" w:rsidP="005F3E1B">
      <w:pPr>
        <w:pStyle w:val="Descripcin"/>
        <w:jc w:val="center"/>
      </w:pPr>
      <w:r>
        <w:t xml:space="preserve">Ilustración </w:t>
      </w:r>
      <w:r>
        <w:fldChar w:fldCharType="begin"/>
      </w:r>
      <w:r>
        <w:instrText xml:space="preserve"> SEQ Ilustración \* ARABIC </w:instrText>
      </w:r>
      <w:r>
        <w:fldChar w:fldCharType="separate"/>
      </w:r>
      <w:r w:rsidR="009045ED">
        <w:rPr>
          <w:noProof/>
        </w:rPr>
        <w:t>25</w:t>
      </w:r>
      <w:r>
        <w:fldChar w:fldCharType="end"/>
      </w:r>
      <w:r>
        <w:t xml:space="preserve"> Etapa de potencia</w:t>
      </w:r>
      <w:r w:rsidR="005C0F78">
        <w:t>.</w:t>
      </w:r>
    </w:p>
    <w:p w14:paraId="458E343B" w14:textId="77777777" w:rsidR="005C0F78" w:rsidRDefault="005C0F78" w:rsidP="005C0F78">
      <w:pPr>
        <w:pStyle w:val="Descripcin"/>
        <w:jc w:val="center"/>
      </w:pPr>
      <w:r>
        <w:t>Fuente: Elaboración propia.</w:t>
      </w:r>
    </w:p>
    <w:p w14:paraId="66A55B3C" w14:textId="42838BE3" w:rsidR="00444372" w:rsidRPr="009A4B06" w:rsidRDefault="00444372" w:rsidP="00D707BC">
      <w:pPr>
        <w:rPr>
          <w:rFonts w:ascii="Arial" w:hAnsi="Arial" w:cs="Arial"/>
          <w:b/>
          <w:bCs/>
          <w:sz w:val="22"/>
          <w:szCs w:val="22"/>
        </w:rPr>
      </w:pPr>
      <w:r w:rsidRPr="009A4B06">
        <w:rPr>
          <w:rFonts w:ascii="Arial" w:hAnsi="Arial" w:cs="Arial"/>
          <w:b/>
          <w:bCs/>
          <w:sz w:val="22"/>
          <w:szCs w:val="22"/>
        </w:rPr>
        <w:lastRenderedPageBreak/>
        <w:t>Lógica difusa:</w:t>
      </w:r>
    </w:p>
    <w:p w14:paraId="6D694C1D" w14:textId="77777777" w:rsidR="00C3732D" w:rsidRDefault="00C3732D" w:rsidP="00D707BC"/>
    <w:p w14:paraId="5F7A40FB" w14:textId="016146FF" w:rsidR="00C3732D" w:rsidRPr="009A4B06" w:rsidRDefault="00C3732D" w:rsidP="009A4B06">
      <w:pPr>
        <w:jc w:val="both"/>
        <w:rPr>
          <w:rFonts w:ascii="Arial" w:hAnsi="Arial" w:cs="Arial"/>
          <w:sz w:val="20"/>
          <w:szCs w:val="20"/>
        </w:rPr>
      </w:pPr>
      <w:r w:rsidRPr="009A4B06">
        <w:rPr>
          <w:rFonts w:ascii="Arial" w:hAnsi="Arial" w:cs="Arial"/>
          <w:sz w:val="20"/>
          <w:szCs w:val="20"/>
        </w:rPr>
        <w:t xml:space="preserve">La lógica difusa </w:t>
      </w:r>
      <w:r w:rsidR="00B87A89" w:rsidRPr="009A4B06">
        <w:rPr>
          <w:rFonts w:ascii="Arial" w:hAnsi="Arial" w:cs="Arial"/>
          <w:sz w:val="20"/>
          <w:szCs w:val="20"/>
        </w:rPr>
        <w:t>está</w:t>
      </w:r>
      <w:r w:rsidRPr="009A4B06">
        <w:rPr>
          <w:rFonts w:ascii="Arial" w:hAnsi="Arial" w:cs="Arial"/>
          <w:sz w:val="20"/>
          <w:szCs w:val="20"/>
        </w:rPr>
        <w:t xml:space="preserve"> basada en el modelo de </w:t>
      </w:r>
      <w:r w:rsidR="006C51DD" w:rsidRPr="009A4B06">
        <w:rPr>
          <w:rFonts w:ascii="Arial" w:hAnsi="Arial" w:cs="Arial"/>
          <w:sz w:val="20"/>
          <w:szCs w:val="20"/>
        </w:rPr>
        <w:t>Takagi-</w:t>
      </w:r>
      <w:r w:rsidR="00302377" w:rsidRPr="009A4B06">
        <w:rPr>
          <w:rFonts w:ascii="Arial" w:hAnsi="Arial" w:cs="Arial"/>
          <w:sz w:val="20"/>
          <w:szCs w:val="20"/>
        </w:rPr>
        <w:t>Sugeno,</w:t>
      </w:r>
      <w:r w:rsidR="00706DB0" w:rsidRPr="009A4B06">
        <w:rPr>
          <w:rFonts w:ascii="Arial" w:hAnsi="Arial" w:cs="Arial"/>
          <w:sz w:val="20"/>
          <w:szCs w:val="20"/>
        </w:rPr>
        <w:t xml:space="preserve"> se </w:t>
      </w:r>
      <w:r w:rsidR="00B87A89" w:rsidRPr="009A4B06">
        <w:rPr>
          <w:rFonts w:ascii="Arial" w:hAnsi="Arial" w:cs="Arial"/>
          <w:sz w:val="20"/>
          <w:szCs w:val="20"/>
        </w:rPr>
        <w:t>utilizarán</w:t>
      </w:r>
      <w:r w:rsidR="00706DB0" w:rsidRPr="009A4B06">
        <w:rPr>
          <w:rFonts w:ascii="Arial" w:hAnsi="Arial" w:cs="Arial"/>
          <w:sz w:val="20"/>
          <w:szCs w:val="20"/>
        </w:rPr>
        <w:t xml:space="preserve"> dos universos difusos de entrada y uno para la salida</w:t>
      </w:r>
      <w:r w:rsidR="007B5BF8" w:rsidRPr="009A4B06">
        <w:rPr>
          <w:rFonts w:ascii="Arial" w:hAnsi="Arial" w:cs="Arial"/>
          <w:sz w:val="20"/>
          <w:szCs w:val="20"/>
        </w:rPr>
        <w:t xml:space="preserve">, su principal función es controlar la cantidad de bancos de capacitores necesarios </w:t>
      </w:r>
      <w:r w:rsidR="00F50435" w:rsidRPr="009A4B06">
        <w:rPr>
          <w:rFonts w:ascii="Arial" w:hAnsi="Arial" w:cs="Arial"/>
          <w:sz w:val="20"/>
          <w:szCs w:val="20"/>
        </w:rPr>
        <w:t xml:space="preserve">según se </w:t>
      </w:r>
      <w:r w:rsidR="00F643DE" w:rsidRPr="009A4B06">
        <w:rPr>
          <w:rFonts w:ascii="Arial" w:hAnsi="Arial" w:cs="Arial"/>
          <w:sz w:val="20"/>
          <w:szCs w:val="20"/>
        </w:rPr>
        <w:t>requiera</w:t>
      </w:r>
      <w:r w:rsidR="00F50435" w:rsidRPr="009A4B06">
        <w:rPr>
          <w:rFonts w:ascii="Arial" w:hAnsi="Arial" w:cs="Arial"/>
          <w:sz w:val="20"/>
          <w:szCs w:val="20"/>
        </w:rPr>
        <w:t>.</w:t>
      </w:r>
    </w:p>
    <w:p w14:paraId="5CF2A0F6" w14:textId="77777777" w:rsidR="00C3732D" w:rsidRPr="009A4B06" w:rsidRDefault="00C3732D" w:rsidP="009A4B06">
      <w:pPr>
        <w:jc w:val="both"/>
        <w:rPr>
          <w:rFonts w:ascii="Arial" w:hAnsi="Arial" w:cs="Arial"/>
          <w:sz w:val="20"/>
          <w:szCs w:val="20"/>
        </w:rPr>
      </w:pPr>
    </w:p>
    <w:p w14:paraId="7C6CF522" w14:textId="289C0D4B" w:rsidR="00F50435" w:rsidRPr="009A4B06" w:rsidRDefault="004E5F89" w:rsidP="009A4B06">
      <w:pPr>
        <w:jc w:val="both"/>
        <w:rPr>
          <w:rFonts w:ascii="Arial" w:hAnsi="Arial" w:cs="Arial"/>
          <w:sz w:val="20"/>
          <w:szCs w:val="20"/>
        </w:rPr>
      </w:pPr>
      <w:r w:rsidRPr="009A4B06">
        <w:rPr>
          <w:rFonts w:ascii="Arial" w:hAnsi="Arial" w:cs="Arial"/>
          <w:sz w:val="20"/>
          <w:szCs w:val="20"/>
        </w:rPr>
        <w:t xml:space="preserve">El primer universo de entrada </w:t>
      </w:r>
      <w:r w:rsidR="00B87A89" w:rsidRPr="009A4B06">
        <w:rPr>
          <w:rFonts w:ascii="Arial" w:hAnsi="Arial" w:cs="Arial"/>
          <w:sz w:val="20"/>
          <w:szCs w:val="20"/>
        </w:rPr>
        <w:t>está</w:t>
      </w:r>
      <w:r w:rsidRPr="009A4B06">
        <w:rPr>
          <w:rFonts w:ascii="Arial" w:hAnsi="Arial" w:cs="Arial"/>
          <w:sz w:val="20"/>
          <w:szCs w:val="20"/>
        </w:rPr>
        <w:t xml:space="preserve"> relacionado con el factor de potencia </w:t>
      </w:r>
      <w:r w:rsidR="00F643DE" w:rsidRPr="009A4B06">
        <w:rPr>
          <w:rFonts w:ascii="Arial" w:hAnsi="Arial" w:cs="Arial"/>
          <w:sz w:val="20"/>
          <w:szCs w:val="20"/>
        </w:rPr>
        <w:t>actual,</w:t>
      </w:r>
      <w:r w:rsidRPr="009A4B06">
        <w:rPr>
          <w:rFonts w:ascii="Arial" w:hAnsi="Arial" w:cs="Arial"/>
          <w:sz w:val="20"/>
          <w:szCs w:val="20"/>
        </w:rPr>
        <w:t xml:space="preserve"> definido por tres funciones de </w:t>
      </w:r>
      <w:r w:rsidR="009A626C" w:rsidRPr="009A4B06">
        <w:rPr>
          <w:rFonts w:ascii="Arial" w:hAnsi="Arial" w:cs="Arial"/>
          <w:sz w:val="20"/>
          <w:szCs w:val="20"/>
        </w:rPr>
        <w:t>membresía bajo</w:t>
      </w:r>
      <w:r w:rsidR="0084247A" w:rsidRPr="009A4B06">
        <w:rPr>
          <w:rFonts w:ascii="Arial" w:hAnsi="Arial" w:cs="Arial"/>
          <w:sz w:val="20"/>
          <w:szCs w:val="20"/>
        </w:rPr>
        <w:t>(trapezoidal)</w:t>
      </w:r>
      <w:r w:rsidR="00870952" w:rsidRPr="009A4B06">
        <w:rPr>
          <w:rFonts w:ascii="Arial" w:hAnsi="Arial" w:cs="Arial"/>
          <w:sz w:val="20"/>
          <w:szCs w:val="20"/>
        </w:rPr>
        <w:t>, medio</w:t>
      </w:r>
      <w:r w:rsidR="0084247A" w:rsidRPr="009A4B06">
        <w:rPr>
          <w:rFonts w:ascii="Arial" w:hAnsi="Arial" w:cs="Arial"/>
          <w:sz w:val="20"/>
          <w:szCs w:val="20"/>
        </w:rPr>
        <w:t>(triangular)</w:t>
      </w:r>
      <w:r w:rsidR="00870952" w:rsidRPr="009A4B06">
        <w:rPr>
          <w:rFonts w:ascii="Arial" w:hAnsi="Arial" w:cs="Arial"/>
          <w:sz w:val="20"/>
          <w:szCs w:val="20"/>
        </w:rPr>
        <w:t xml:space="preserve"> y alto</w:t>
      </w:r>
      <w:r w:rsidR="0084247A" w:rsidRPr="009A4B06">
        <w:rPr>
          <w:rFonts w:ascii="Arial" w:hAnsi="Arial" w:cs="Arial"/>
          <w:sz w:val="20"/>
          <w:szCs w:val="20"/>
        </w:rPr>
        <w:t>(trapezoidal)</w:t>
      </w:r>
    </w:p>
    <w:p w14:paraId="5EA479B1" w14:textId="77777777" w:rsidR="00A346EC" w:rsidRDefault="00A346EC" w:rsidP="00D707BC"/>
    <w:p w14:paraId="55E12330" w14:textId="77777777" w:rsidR="00A346EC" w:rsidRDefault="00A346EC" w:rsidP="00D707BC"/>
    <w:p w14:paraId="6500271A" w14:textId="77777777" w:rsidR="009045ED" w:rsidRDefault="006F337E" w:rsidP="009045ED">
      <w:pPr>
        <w:keepNext/>
        <w:jc w:val="center"/>
      </w:pPr>
      <w:r w:rsidRPr="006F337E">
        <w:rPr>
          <w:noProof/>
        </w:rPr>
        <w:drawing>
          <wp:inline distT="0" distB="0" distL="0" distR="0" wp14:anchorId="1116B31F" wp14:editId="01ADED65">
            <wp:extent cx="4268136" cy="2377440"/>
            <wp:effectExtent l="0" t="0" r="0" b="3810"/>
            <wp:docPr id="596268407" name="Imagen 59626840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68407" name="Imagen 1" descr="Forma&#10;&#10;Descripción generada automáticamente"/>
                    <pic:cNvPicPr/>
                  </pic:nvPicPr>
                  <pic:blipFill>
                    <a:blip r:embed="rId58"/>
                    <a:stretch>
                      <a:fillRect/>
                    </a:stretch>
                  </pic:blipFill>
                  <pic:spPr>
                    <a:xfrm>
                      <a:off x="0" y="0"/>
                      <a:ext cx="4292105" cy="2390791"/>
                    </a:xfrm>
                    <a:prstGeom prst="rect">
                      <a:avLst/>
                    </a:prstGeom>
                  </pic:spPr>
                </pic:pic>
              </a:graphicData>
            </a:graphic>
          </wp:inline>
        </w:drawing>
      </w:r>
    </w:p>
    <w:p w14:paraId="48F805E1" w14:textId="3B1661CC" w:rsidR="005C0F78" w:rsidRDefault="009045ED" w:rsidP="009045ED">
      <w:pPr>
        <w:pStyle w:val="Descripcin"/>
        <w:jc w:val="center"/>
      </w:pPr>
      <w:r>
        <w:t xml:space="preserve">Ilustración </w:t>
      </w:r>
      <w:r>
        <w:fldChar w:fldCharType="begin"/>
      </w:r>
      <w:r>
        <w:instrText xml:space="preserve"> SEQ Ilustración \* ARABIC </w:instrText>
      </w:r>
      <w:r>
        <w:fldChar w:fldCharType="separate"/>
      </w:r>
      <w:r>
        <w:rPr>
          <w:noProof/>
        </w:rPr>
        <w:t>26</w:t>
      </w:r>
      <w:r>
        <w:fldChar w:fldCharType="end"/>
      </w:r>
      <w:r>
        <w:t xml:space="preserve"> Primer universo de entrada</w:t>
      </w:r>
      <w:r w:rsidR="005C0F78">
        <w:t>.</w:t>
      </w:r>
    </w:p>
    <w:p w14:paraId="195DA585" w14:textId="5C6E88C0" w:rsidR="00A346EC" w:rsidRDefault="005C0F78" w:rsidP="009045ED">
      <w:pPr>
        <w:pStyle w:val="Descripcin"/>
        <w:jc w:val="center"/>
      </w:pPr>
      <w:r>
        <w:t>Fuente: Elaboración propia..</w:t>
      </w:r>
    </w:p>
    <w:p w14:paraId="40496AED" w14:textId="77777777" w:rsidR="00444372" w:rsidRDefault="00444372" w:rsidP="00D707BC"/>
    <w:p w14:paraId="0E728D22" w14:textId="4A78A48C" w:rsidR="00F31F5C" w:rsidRPr="009A4B06" w:rsidRDefault="000A3B5E" w:rsidP="009A4B06">
      <w:pPr>
        <w:jc w:val="both"/>
        <w:rPr>
          <w:rFonts w:ascii="Arial" w:hAnsi="Arial" w:cs="Arial"/>
        </w:rPr>
      </w:pPr>
      <w:r w:rsidRPr="009A4B06">
        <w:rPr>
          <w:rFonts w:ascii="Arial" w:hAnsi="Arial" w:cs="Arial"/>
          <w:noProof/>
          <w:sz w:val="20"/>
          <w:szCs w:val="20"/>
        </w:rPr>
        <w:drawing>
          <wp:anchor distT="0" distB="0" distL="114300" distR="114300" simplePos="0" relativeHeight="251658260" behindDoc="0" locked="0" layoutInCell="1" allowOverlap="1" wp14:anchorId="549AD074" wp14:editId="0B170D84">
            <wp:simplePos x="0" y="0"/>
            <wp:positionH relativeFrom="margin">
              <wp:align>center</wp:align>
            </wp:positionH>
            <wp:positionV relativeFrom="paragraph">
              <wp:posOffset>521970</wp:posOffset>
            </wp:positionV>
            <wp:extent cx="4541520" cy="2545664"/>
            <wp:effectExtent l="0" t="0" r="0" b="7620"/>
            <wp:wrapTopAndBottom/>
            <wp:docPr id="15401577" name="Imagen 1540157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577" name="Imagen 1" descr="Forma&#10;&#10;Descripción generada automá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41520" cy="2545664"/>
                    </a:xfrm>
                    <a:prstGeom prst="rect">
                      <a:avLst/>
                    </a:prstGeom>
                  </pic:spPr>
                </pic:pic>
              </a:graphicData>
            </a:graphic>
          </wp:anchor>
        </w:drawing>
      </w:r>
      <w:r w:rsidR="005145D7" w:rsidRPr="009A4B06">
        <w:rPr>
          <w:rFonts w:ascii="Arial" w:hAnsi="Arial" w:cs="Arial"/>
          <w:sz w:val="20"/>
          <w:szCs w:val="20"/>
        </w:rPr>
        <w:t xml:space="preserve">Para el segundo universo de entrada se utiliza el </w:t>
      </w:r>
      <w:r w:rsidR="000A4C76" w:rsidRPr="009A4B06">
        <w:rPr>
          <w:rFonts w:ascii="Arial" w:hAnsi="Arial" w:cs="Arial"/>
          <w:sz w:val="20"/>
          <w:szCs w:val="20"/>
        </w:rPr>
        <w:t>desfase,</w:t>
      </w:r>
      <w:r w:rsidR="00F31F5C" w:rsidRPr="009A4B06">
        <w:rPr>
          <w:rFonts w:ascii="Arial" w:hAnsi="Arial" w:cs="Arial"/>
          <w:sz w:val="20"/>
          <w:szCs w:val="20"/>
        </w:rPr>
        <w:t xml:space="preserve"> definido por tres funciones de </w:t>
      </w:r>
      <w:r w:rsidRPr="009A4B06">
        <w:rPr>
          <w:rFonts w:ascii="Arial" w:hAnsi="Arial" w:cs="Arial"/>
          <w:sz w:val="20"/>
          <w:szCs w:val="20"/>
        </w:rPr>
        <w:t>membresía atrasado</w:t>
      </w:r>
      <w:r w:rsidR="00F31F5C" w:rsidRPr="009A4B06">
        <w:rPr>
          <w:rFonts w:ascii="Arial" w:hAnsi="Arial" w:cs="Arial"/>
          <w:sz w:val="20"/>
          <w:szCs w:val="20"/>
        </w:rPr>
        <w:t xml:space="preserve">(trapezoidal), </w:t>
      </w:r>
      <w:r w:rsidR="006D48ED" w:rsidRPr="009A4B06">
        <w:rPr>
          <w:rFonts w:ascii="Arial" w:hAnsi="Arial" w:cs="Arial"/>
          <w:sz w:val="20"/>
          <w:szCs w:val="20"/>
        </w:rPr>
        <w:t>estacionario</w:t>
      </w:r>
      <w:r w:rsidR="00F31F5C" w:rsidRPr="009A4B06">
        <w:rPr>
          <w:rFonts w:ascii="Arial" w:hAnsi="Arial" w:cs="Arial"/>
          <w:sz w:val="20"/>
          <w:szCs w:val="20"/>
        </w:rPr>
        <w:t xml:space="preserve">(triangular) y </w:t>
      </w:r>
      <w:r w:rsidR="006D48ED" w:rsidRPr="009A4B06">
        <w:rPr>
          <w:rFonts w:ascii="Arial" w:hAnsi="Arial" w:cs="Arial"/>
          <w:sz w:val="20"/>
          <w:szCs w:val="20"/>
        </w:rPr>
        <w:t>adelantad</w:t>
      </w:r>
      <w:r w:rsidR="00F31F5C" w:rsidRPr="009A4B06">
        <w:rPr>
          <w:rFonts w:ascii="Arial" w:hAnsi="Arial" w:cs="Arial"/>
          <w:sz w:val="20"/>
          <w:szCs w:val="20"/>
        </w:rPr>
        <w:t>o(trapezoidal)</w:t>
      </w:r>
    </w:p>
    <w:p w14:paraId="294344FC" w14:textId="114D6C26" w:rsidR="000A3B5E" w:rsidRDefault="005C0F78" w:rsidP="00F31F5C">
      <w:r>
        <w:rPr>
          <w:noProof/>
        </w:rPr>
        <mc:AlternateContent>
          <mc:Choice Requires="wps">
            <w:drawing>
              <wp:anchor distT="0" distB="0" distL="114300" distR="114300" simplePos="0" relativeHeight="251658261" behindDoc="0" locked="0" layoutInCell="1" allowOverlap="1" wp14:anchorId="6A8471B5" wp14:editId="2374D10C">
                <wp:simplePos x="0" y="0"/>
                <wp:positionH relativeFrom="margin">
                  <wp:align>center</wp:align>
                </wp:positionH>
                <wp:positionV relativeFrom="paragraph">
                  <wp:posOffset>2719070</wp:posOffset>
                </wp:positionV>
                <wp:extent cx="4541520" cy="424180"/>
                <wp:effectExtent l="0" t="0" r="0" b="0"/>
                <wp:wrapTopAndBottom/>
                <wp:docPr id="3387506" name="Cuadro de texto 3387506"/>
                <wp:cNvGraphicFramePr/>
                <a:graphic xmlns:a="http://schemas.openxmlformats.org/drawingml/2006/main">
                  <a:graphicData uri="http://schemas.microsoft.com/office/word/2010/wordprocessingShape">
                    <wps:wsp>
                      <wps:cNvSpPr txBox="1"/>
                      <wps:spPr>
                        <a:xfrm>
                          <a:off x="0" y="0"/>
                          <a:ext cx="4541520" cy="424180"/>
                        </a:xfrm>
                        <a:prstGeom prst="rect">
                          <a:avLst/>
                        </a:prstGeom>
                        <a:solidFill>
                          <a:prstClr val="white"/>
                        </a:solidFill>
                        <a:ln>
                          <a:noFill/>
                        </a:ln>
                      </wps:spPr>
                      <wps:txbx>
                        <w:txbxContent>
                          <w:p w14:paraId="3CFEFE29" w14:textId="26C1642D" w:rsidR="009045ED" w:rsidRDefault="009045ED" w:rsidP="009045ED">
                            <w:pPr>
                              <w:pStyle w:val="Descripcin"/>
                              <w:jc w:val="center"/>
                            </w:pPr>
                            <w:r>
                              <w:t xml:space="preserve">Ilustración </w:t>
                            </w:r>
                            <w:r>
                              <w:fldChar w:fldCharType="begin"/>
                            </w:r>
                            <w:r>
                              <w:instrText xml:space="preserve"> SEQ Ilustración \* ARABIC </w:instrText>
                            </w:r>
                            <w:r>
                              <w:fldChar w:fldCharType="separate"/>
                            </w:r>
                            <w:r>
                              <w:rPr>
                                <w:noProof/>
                              </w:rPr>
                              <w:t>27</w:t>
                            </w:r>
                            <w:r>
                              <w:fldChar w:fldCharType="end"/>
                            </w:r>
                            <w:r>
                              <w:t xml:space="preserve"> Segundo universo de entrada</w:t>
                            </w:r>
                            <w:r w:rsidR="005C0F78">
                              <w:t>.</w:t>
                            </w:r>
                          </w:p>
                          <w:p w14:paraId="25A44D3A" w14:textId="77777777" w:rsidR="005C0F78" w:rsidRDefault="005C0F78" w:rsidP="005C0F78">
                            <w:pPr>
                              <w:pStyle w:val="Descripcin"/>
                              <w:jc w:val="center"/>
                            </w:pPr>
                            <w:r>
                              <w:t>Fuente: Elaboración propia.</w:t>
                            </w:r>
                          </w:p>
                          <w:p w14:paraId="1D8A1536" w14:textId="77777777" w:rsidR="005C0F78" w:rsidRPr="005C0F78" w:rsidRDefault="005C0F78" w:rsidP="005C0F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8471B5" id="Cuadro de texto 3387506" o:spid="_x0000_s1033" type="#_x0000_t202" style="position:absolute;margin-left:0;margin-top:214.1pt;width:357.6pt;height:33.4pt;z-index:25165826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" stroked="f">
                <v:textbox inset="0,0,0,0">
                  <w:txbxContent>
                    <w:p w14:paraId="3CFEFE29" w14:textId="26C1642D" w:rsidR="009045ED" w:rsidRDefault="009045ED" w:rsidP="009045ED">
                      <w:pPr>
                        <w:pStyle w:val="Descripcin"/>
                        <w:jc w:val="center"/>
                      </w:pPr>
                      <w:r>
                        <w:t xml:space="preserve">Ilustración </w:t>
                      </w:r>
                      <w:r>
                        <w:fldChar w:fldCharType="begin"/>
                      </w:r>
                      <w:r>
                        <w:instrText xml:space="preserve"> SEQ Ilustración \* ARABIC </w:instrText>
                      </w:r>
                      <w:r>
                        <w:fldChar w:fldCharType="separate"/>
                      </w:r>
                      <w:r>
                        <w:rPr>
                          <w:noProof/>
                        </w:rPr>
                        <w:t>27</w:t>
                      </w:r>
                      <w:r>
                        <w:fldChar w:fldCharType="end"/>
                      </w:r>
                      <w:r>
                        <w:t xml:space="preserve"> Segundo universo de entrada</w:t>
                      </w:r>
                      <w:r w:rsidR="005C0F78">
                        <w:t>.</w:t>
                      </w:r>
                    </w:p>
                    <w:p w14:paraId="25A44D3A" w14:textId="77777777" w:rsidR="005C0F78" w:rsidRDefault="005C0F78" w:rsidP="005C0F78">
                      <w:pPr>
                        <w:pStyle w:val="Descripcin"/>
                        <w:jc w:val="center"/>
                      </w:pPr>
                      <w:r>
                        <w:t>Fuente: Elaboración propia.</w:t>
                      </w:r>
                    </w:p>
                    <w:p w14:paraId="1D8A1536" w14:textId="77777777" w:rsidR="005C0F78" w:rsidRPr="005C0F78" w:rsidRDefault="005C0F78" w:rsidP="005C0F78"/>
                  </w:txbxContent>
                </v:textbox>
                <w10:wrap type="topAndBottom" anchorx="margin"/>
              </v:shape>
            </w:pict>
          </mc:Fallback>
        </mc:AlternateContent>
      </w:r>
    </w:p>
    <w:p w14:paraId="7509A0D3" w14:textId="1C431E7D" w:rsidR="0095232D" w:rsidRPr="009A4B06" w:rsidRDefault="0095232D" w:rsidP="009A4B06">
      <w:pPr>
        <w:jc w:val="both"/>
        <w:rPr>
          <w:rFonts w:ascii="Arial" w:hAnsi="Arial" w:cs="Arial"/>
          <w:sz w:val="20"/>
          <w:szCs w:val="20"/>
        </w:rPr>
      </w:pPr>
      <w:r w:rsidRPr="009A4B06">
        <w:rPr>
          <w:rFonts w:ascii="Arial" w:hAnsi="Arial" w:cs="Arial"/>
          <w:sz w:val="20"/>
          <w:szCs w:val="20"/>
        </w:rPr>
        <w:lastRenderedPageBreak/>
        <w:t xml:space="preserve">El universo de salida </w:t>
      </w:r>
      <w:r w:rsidR="00D67CA7" w:rsidRPr="009A4B06">
        <w:rPr>
          <w:rFonts w:ascii="Arial" w:hAnsi="Arial" w:cs="Arial"/>
          <w:sz w:val="20"/>
          <w:szCs w:val="20"/>
        </w:rPr>
        <w:t>correspo</w:t>
      </w:r>
      <w:r w:rsidR="00FB5121" w:rsidRPr="009A4B06">
        <w:rPr>
          <w:rFonts w:ascii="Arial" w:hAnsi="Arial" w:cs="Arial"/>
          <w:sz w:val="20"/>
          <w:szCs w:val="20"/>
        </w:rPr>
        <w:t xml:space="preserve">nde a los bancos de </w:t>
      </w:r>
      <w:r w:rsidR="00302377" w:rsidRPr="009A4B06">
        <w:rPr>
          <w:rFonts w:ascii="Arial" w:hAnsi="Arial" w:cs="Arial"/>
          <w:sz w:val="20"/>
          <w:szCs w:val="20"/>
        </w:rPr>
        <w:t>capacitores,</w:t>
      </w:r>
      <w:r w:rsidR="00D87461" w:rsidRPr="009A4B06">
        <w:rPr>
          <w:rFonts w:ascii="Arial" w:hAnsi="Arial" w:cs="Arial"/>
          <w:sz w:val="20"/>
          <w:szCs w:val="20"/>
        </w:rPr>
        <w:t xml:space="preserve"> este universo </w:t>
      </w:r>
      <w:r w:rsidR="00302377" w:rsidRPr="009A4B06">
        <w:rPr>
          <w:rFonts w:ascii="Arial" w:hAnsi="Arial" w:cs="Arial"/>
          <w:sz w:val="20"/>
          <w:szCs w:val="20"/>
        </w:rPr>
        <w:t>está</w:t>
      </w:r>
      <w:r w:rsidR="00D87461" w:rsidRPr="009A4B06">
        <w:rPr>
          <w:rFonts w:ascii="Arial" w:hAnsi="Arial" w:cs="Arial"/>
          <w:sz w:val="20"/>
          <w:szCs w:val="20"/>
        </w:rPr>
        <w:t xml:space="preserve"> representado por tres funciones de </w:t>
      </w:r>
      <w:r w:rsidR="004B04D0" w:rsidRPr="009A4B06">
        <w:rPr>
          <w:rFonts w:ascii="Arial" w:hAnsi="Arial" w:cs="Arial"/>
          <w:sz w:val="20"/>
          <w:szCs w:val="20"/>
        </w:rPr>
        <w:t>membresía</w:t>
      </w:r>
      <w:r w:rsidR="00D87461" w:rsidRPr="009A4B06">
        <w:rPr>
          <w:rFonts w:ascii="Arial" w:hAnsi="Arial" w:cs="Arial"/>
          <w:sz w:val="20"/>
          <w:szCs w:val="20"/>
        </w:rPr>
        <w:t xml:space="preserve"> singleton </w:t>
      </w:r>
      <w:r w:rsidR="00A75DAE" w:rsidRPr="009A4B06">
        <w:rPr>
          <w:rFonts w:ascii="Arial" w:hAnsi="Arial" w:cs="Arial"/>
          <w:sz w:val="20"/>
          <w:szCs w:val="20"/>
        </w:rPr>
        <w:t xml:space="preserve">donde añade </w:t>
      </w:r>
      <w:r w:rsidR="004B04D0" w:rsidRPr="009A4B06">
        <w:rPr>
          <w:rFonts w:ascii="Arial" w:hAnsi="Arial" w:cs="Arial"/>
          <w:sz w:val="20"/>
          <w:szCs w:val="20"/>
        </w:rPr>
        <w:t xml:space="preserve">un banco de </w:t>
      </w:r>
      <w:r w:rsidR="005C0F78" w:rsidRPr="009A4B06">
        <w:rPr>
          <w:rFonts w:ascii="Arial" w:hAnsi="Arial" w:cs="Arial"/>
          <w:sz w:val="20"/>
          <w:szCs w:val="20"/>
        </w:rPr>
        <w:t>capacitor,</w:t>
      </w:r>
      <w:r w:rsidR="00A75DAE" w:rsidRPr="009A4B06">
        <w:rPr>
          <w:rFonts w:ascii="Arial" w:hAnsi="Arial" w:cs="Arial"/>
          <w:sz w:val="20"/>
          <w:szCs w:val="20"/>
        </w:rPr>
        <w:t xml:space="preserve"> no </w:t>
      </w:r>
      <w:r w:rsidR="004B04D0" w:rsidRPr="009A4B06">
        <w:rPr>
          <w:rFonts w:ascii="Arial" w:hAnsi="Arial" w:cs="Arial"/>
          <w:sz w:val="20"/>
          <w:szCs w:val="20"/>
        </w:rPr>
        <w:t xml:space="preserve">realiza ninguna </w:t>
      </w:r>
      <w:r w:rsidR="00C669A2" w:rsidRPr="009A4B06">
        <w:rPr>
          <w:rFonts w:ascii="Arial" w:hAnsi="Arial" w:cs="Arial"/>
          <w:sz w:val="20"/>
          <w:szCs w:val="20"/>
        </w:rPr>
        <w:t>acción ,</w:t>
      </w:r>
      <w:r w:rsidR="00A75DAE" w:rsidRPr="009A4B06">
        <w:rPr>
          <w:rFonts w:ascii="Arial" w:hAnsi="Arial" w:cs="Arial"/>
          <w:sz w:val="20"/>
          <w:szCs w:val="20"/>
        </w:rPr>
        <w:t xml:space="preserve"> y resta </w:t>
      </w:r>
      <w:r w:rsidR="00791EDE" w:rsidRPr="009A4B06">
        <w:rPr>
          <w:rFonts w:ascii="Arial" w:hAnsi="Arial" w:cs="Arial"/>
          <w:sz w:val="20"/>
          <w:szCs w:val="20"/>
        </w:rPr>
        <w:t xml:space="preserve">un banco de </w:t>
      </w:r>
      <w:r w:rsidR="004B04D0" w:rsidRPr="009A4B06">
        <w:rPr>
          <w:rFonts w:ascii="Arial" w:hAnsi="Arial" w:cs="Arial"/>
          <w:sz w:val="20"/>
          <w:szCs w:val="20"/>
        </w:rPr>
        <w:t>ca</w:t>
      </w:r>
      <w:r w:rsidR="00791EDE" w:rsidRPr="009A4B06">
        <w:rPr>
          <w:rFonts w:ascii="Arial" w:hAnsi="Arial" w:cs="Arial"/>
          <w:sz w:val="20"/>
          <w:szCs w:val="20"/>
        </w:rPr>
        <w:t>pacitor</w:t>
      </w:r>
      <w:r w:rsidR="00A45C3E" w:rsidRPr="009A4B06">
        <w:rPr>
          <w:rFonts w:ascii="Arial" w:hAnsi="Arial" w:cs="Arial"/>
          <w:sz w:val="20"/>
          <w:szCs w:val="20"/>
        </w:rPr>
        <w:t xml:space="preserve"> </w:t>
      </w:r>
      <w:r w:rsidR="00791EDE" w:rsidRPr="009A4B06">
        <w:rPr>
          <w:rFonts w:ascii="Arial" w:hAnsi="Arial" w:cs="Arial"/>
          <w:sz w:val="20"/>
          <w:szCs w:val="20"/>
        </w:rPr>
        <w:t xml:space="preserve">según </w:t>
      </w:r>
      <w:r w:rsidR="00A45C3E" w:rsidRPr="009A4B06">
        <w:rPr>
          <w:rFonts w:ascii="Arial" w:hAnsi="Arial" w:cs="Arial"/>
          <w:sz w:val="20"/>
          <w:szCs w:val="20"/>
        </w:rPr>
        <w:t>co</w:t>
      </w:r>
      <w:r w:rsidR="00791EDE" w:rsidRPr="009A4B06">
        <w:rPr>
          <w:rFonts w:ascii="Arial" w:hAnsi="Arial" w:cs="Arial"/>
          <w:sz w:val="20"/>
          <w:szCs w:val="20"/>
        </w:rPr>
        <w:t>rrespondan</w:t>
      </w:r>
      <w:r w:rsidR="006939CC" w:rsidRPr="009A4B06">
        <w:rPr>
          <w:rFonts w:ascii="Arial" w:hAnsi="Arial" w:cs="Arial"/>
          <w:sz w:val="20"/>
          <w:szCs w:val="20"/>
        </w:rPr>
        <w:t>.</w:t>
      </w:r>
    </w:p>
    <w:p w14:paraId="22B7D51B" w14:textId="77777777" w:rsidR="006939CC" w:rsidRDefault="006939CC" w:rsidP="00F31F5C"/>
    <w:p w14:paraId="28626A1E" w14:textId="77777777" w:rsidR="009045ED" w:rsidRDefault="00A45C3E" w:rsidP="009045ED">
      <w:pPr>
        <w:keepNext/>
        <w:jc w:val="center"/>
      </w:pPr>
      <w:r w:rsidRPr="00A45C3E">
        <w:rPr>
          <w:noProof/>
        </w:rPr>
        <w:drawing>
          <wp:inline distT="0" distB="0" distL="0" distR="0" wp14:anchorId="693F7133" wp14:editId="3856EDCD">
            <wp:extent cx="2537460" cy="2130600"/>
            <wp:effectExtent l="0" t="0" r="0" b="3175"/>
            <wp:docPr id="1412552588" name="Imagen 1412552588" descr="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52588" name="Imagen 1" descr="Gráfico de barras&#10;&#10;Descripción generada automáticamente con confianza media"/>
                    <pic:cNvPicPr/>
                  </pic:nvPicPr>
                  <pic:blipFill>
                    <a:blip r:embed="rId60"/>
                    <a:stretch>
                      <a:fillRect/>
                    </a:stretch>
                  </pic:blipFill>
                  <pic:spPr>
                    <a:xfrm>
                      <a:off x="0" y="0"/>
                      <a:ext cx="2542322" cy="2134682"/>
                    </a:xfrm>
                    <a:prstGeom prst="rect">
                      <a:avLst/>
                    </a:prstGeom>
                  </pic:spPr>
                </pic:pic>
              </a:graphicData>
            </a:graphic>
          </wp:inline>
        </w:drawing>
      </w:r>
    </w:p>
    <w:p w14:paraId="31B00BCF" w14:textId="4C9F9D15" w:rsidR="005C0F78" w:rsidRDefault="009045ED" w:rsidP="009045ED">
      <w:pPr>
        <w:pStyle w:val="Descripcin"/>
        <w:jc w:val="center"/>
      </w:pPr>
      <w:r>
        <w:t xml:space="preserve">Ilustración </w:t>
      </w:r>
      <w:r>
        <w:fldChar w:fldCharType="begin"/>
      </w:r>
      <w:r>
        <w:instrText xml:space="preserve"> SEQ Ilustración \* ARABIC </w:instrText>
      </w:r>
      <w:r>
        <w:fldChar w:fldCharType="separate"/>
      </w:r>
      <w:r>
        <w:rPr>
          <w:noProof/>
        </w:rPr>
        <w:t>28</w:t>
      </w:r>
      <w:r>
        <w:fldChar w:fldCharType="end"/>
      </w:r>
      <w:r>
        <w:t xml:space="preserve"> Universo de salida</w:t>
      </w:r>
      <w:r w:rsidR="005C0F78">
        <w:t>.</w:t>
      </w:r>
    </w:p>
    <w:p w14:paraId="49C1DB57" w14:textId="77777777" w:rsidR="005C0F78" w:rsidRDefault="005C0F78" w:rsidP="005C0F78">
      <w:pPr>
        <w:pStyle w:val="Descripcin"/>
        <w:jc w:val="center"/>
      </w:pPr>
      <w:r>
        <w:t>Fuente: Elaboración propia.</w:t>
      </w:r>
    </w:p>
    <w:p w14:paraId="5679B003" w14:textId="663F9E7D" w:rsidR="006939CC" w:rsidRDefault="005C0F78" w:rsidP="009045ED">
      <w:pPr>
        <w:pStyle w:val="Descripcin"/>
        <w:jc w:val="center"/>
      </w:pPr>
      <w:r>
        <w:t>.</w:t>
      </w:r>
    </w:p>
    <w:p w14:paraId="475014ED" w14:textId="77777777" w:rsidR="005C0F78" w:rsidRPr="005C0F78" w:rsidRDefault="005C0F78" w:rsidP="005C0F78"/>
    <w:p w14:paraId="494A263A" w14:textId="31CF5368" w:rsidR="000A3B5E" w:rsidRDefault="000A3B5E" w:rsidP="00F31F5C"/>
    <w:p w14:paraId="626EDB03" w14:textId="77777777" w:rsidR="004A5A3D" w:rsidRPr="009A4B06" w:rsidRDefault="00A45C3E" w:rsidP="00F31F5C">
      <w:pPr>
        <w:rPr>
          <w:rFonts w:ascii="Arial" w:hAnsi="Arial" w:cs="Arial"/>
          <w:sz w:val="20"/>
          <w:szCs w:val="20"/>
        </w:rPr>
      </w:pPr>
      <w:r w:rsidRPr="009A4B06">
        <w:rPr>
          <w:rFonts w:ascii="Arial" w:hAnsi="Arial" w:cs="Arial"/>
          <w:sz w:val="20"/>
          <w:szCs w:val="20"/>
        </w:rPr>
        <w:t xml:space="preserve">Ya teniendo estos datos </w:t>
      </w:r>
      <w:r w:rsidR="009E62C2" w:rsidRPr="009A4B06">
        <w:rPr>
          <w:rFonts w:ascii="Arial" w:hAnsi="Arial" w:cs="Arial"/>
          <w:sz w:val="20"/>
          <w:szCs w:val="20"/>
        </w:rPr>
        <w:t>la matriz de reglas difusas queda de la siguiente manera:</w:t>
      </w:r>
    </w:p>
    <w:p w14:paraId="2EDE80C5" w14:textId="77777777" w:rsidR="00064869" w:rsidRDefault="00064869" w:rsidP="00F31F5C"/>
    <w:p w14:paraId="14CF501D" w14:textId="06807EE5" w:rsidR="00DC6321" w:rsidRDefault="00DC6321" w:rsidP="00DC6321">
      <w:pPr>
        <w:rPr>
          <w:rFonts w:ascii="Arial" w:hAnsi="Arial" w:cs="Arial"/>
          <w:sz w:val="20"/>
          <w:szCs w:val="20"/>
        </w:rPr>
      </w:pPr>
      <w:r>
        <w:rPr>
          <w:rFonts w:ascii="Arial" w:hAnsi="Arial" w:cs="Arial"/>
          <w:sz w:val="20"/>
          <w:szCs w:val="20"/>
        </w:rPr>
        <w:t>Tabla 7(</w:t>
      </w:r>
      <w:r w:rsidR="00AC13BC">
        <w:rPr>
          <w:rFonts w:ascii="Arial" w:hAnsi="Arial" w:cs="Arial"/>
          <w:sz w:val="20"/>
          <w:szCs w:val="20"/>
        </w:rPr>
        <w:t>Matriz de reglas difusas</w:t>
      </w:r>
      <w:r>
        <w:rPr>
          <w:rFonts w:ascii="Arial" w:hAnsi="Arial" w:cs="Arial"/>
          <w:sz w:val="20"/>
          <w:szCs w:val="20"/>
        </w:rPr>
        <w:t>)</w:t>
      </w:r>
    </w:p>
    <w:p w14:paraId="0B8F557D" w14:textId="77777777" w:rsidR="00DC6321" w:rsidRDefault="00DC6321" w:rsidP="00F31F5C"/>
    <w:tbl>
      <w:tblPr>
        <w:tblStyle w:val="Tablaconcuadrcula"/>
        <w:tblW w:w="0" w:type="auto"/>
        <w:tblLook w:val="04A0" w:firstRow="1" w:lastRow="0" w:firstColumn="1" w:lastColumn="0" w:noHBand="0" w:noVBand="1"/>
      </w:tblPr>
      <w:tblGrid>
        <w:gridCol w:w="2621"/>
        <w:gridCol w:w="2667"/>
        <w:gridCol w:w="2621"/>
        <w:gridCol w:w="2621"/>
      </w:tblGrid>
      <w:tr w:rsidR="00922AF9" w14:paraId="483067AC" w14:textId="491B6E78" w:rsidTr="00922AF9">
        <w:tc>
          <w:tcPr>
            <w:tcW w:w="2621" w:type="dxa"/>
          </w:tcPr>
          <w:p w14:paraId="027323E1" w14:textId="77777777" w:rsidR="00922AF9" w:rsidRPr="00DC6321" w:rsidRDefault="00922AF9" w:rsidP="00F31F5C">
            <w:pPr>
              <w:rPr>
                <w:rFonts w:ascii="Arial" w:hAnsi="Arial" w:cs="Arial"/>
                <w:sz w:val="20"/>
                <w:szCs w:val="20"/>
              </w:rPr>
            </w:pPr>
          </w:p>
        </w:tc>
        <w:tc>
          <w:tcPr>
            <w:tcW w:w="2667" w:type="dxa"/>
          </w:tcPr>
          <w:p w14:paraId="16342956" w14:textId="6770791F" w:rsidR="00922AF9" w:rsidRPr="00DC6321" w:rsidRDefault="00922AF9" w:rsidP="00F31F5C">
            <w:pPr>
              <w:rPr>
                <w:rFonts w:ascii="Arial" w:hAnsi="Arial" w:cs="Arial"/>
                <w:sz w:val="20"/>
                <w:szCs w:val="20"/>
              </w:rPr>
            </w:pPr>
            <w:r w:rsidRPr="00DC6321">
              <w:rPr>
                <w:rFonts w:ascii="Arial" w:hAnsi="Arial" w:cs="Arial"/>
                <w:sz w:val="20"/>
                <w:szCs w:val="20"/>
              </w:rPr>
              <w:t>A</w:t>
            </w:r>
            <w:r w:rsidR="003D43DF" w:rsidRPr="00DC6321">
              <w:rPr>
                <w:rFonts w:ascii="Arial" w:hAnsi="Arial" w:cs="Arial"/>
                <w:sz w:val="20"/>
                <w:szCs w:val="20"/>
              </w:rPr>
              <w:t>trasado</w:t>
            </w:r>
          </w:p>
        </w:tc>
        <w:tc>
          <w:tcPr>
            <w:tcW w:w="2621" w:type="dxa"/>
          </w:tcPr>
          <w:p w14:paraId="6A227D5E" w14:textId="759088B8" w:rsidR="00922AF9" w:rsidRPr="00DC6321" w:rsidRDefault="003D43DF" w:rsidP="00F31F5C">
            <w:pPr>
              <w:rPr>
                <w:rFonts w:ascii="Arial" w:hAnsi="Arial" w:cs="Arial"/>
                <w:sz w:val="20"/>
                <w:szCs w:val="20"/>
              </w:rPr>
            </w:pPr>
            <w:r w:rsidRPr="00DC6321">
              <w:rPr>
                <w:rFonts w:ascii="Arial" w:hAnsi="Arial" w:cs="Arial"/>
                <w:sz w:val="20"/>
                <w:szCs w:val="20"/>
              </w:rPr>
              <w:t>Estacionario</w:t>
            </w:r>
          </w:p>
        </w:tc>
        <w:tc>
          <w:tcPr>
            <w:tcW w:w="2621" w:type="dxa"/>
          </w:tcPr>
          <w:p w14:paraId="3C69BCE6" w14:textId="119030C3" w:rsidR="00922AF9" w:rsidRPr="00DC6321" w:rsidRDefault="003D43DF" w:rsidP="00F31F5C">
            <w:pPr>
              <w:rPr>
                <w:rFonts w:ascii="Arial" w:hAnsi="Arial" w:cs="Arial"/>
                <w:sz w:val="20"/>
                <w:szCs w:val="20"/>
              </w:rPr>
            </w:pPr>
            <w:r w:rsidRPr="00DC6321">
              <w:rPr>
                <w:rFonts w:ascii="Arial" w:hAnsi="Arial" w:cs="Arial"/>
                <w:sz w:val="20"/>
                <w:szCs w:val="20"/>
              </w:rPr>
              <w:t>Adelantado</w:t>
            </w:r>
          </w:p>
        </w:tc>
      </w:tr>
      <w:tr w:rsidR="00922AF9" w14:paraId="6CDFA492" w14:textId="0BD5256F" w:rsidTr="00922AF9">
        <w:tc>
          <w:tcPr>
            <w:tcW w:w="2621" w:type="dxa"/>
          </w:tcPr>
          <w:p w14:paraId="04061A3D" w14:textId="26964361" w:rsidR="00922AF9" w:rsidRPr="00DC6321" w:rsidRDefault="003D43DF" w:rsidP="00F31F5C">
            <w:pPr>
              <w:rPr>
                <w:rFonts w:ascii="Arial" w:hAnsi="Arial" w:cs="Arial"/>
                <w:sz w:val="20"/>
                <w:szCs w:val="20"/>
              </w:rPr>
            </w:pPr>
            <w:r w:rsidRPr="00DC6321">
              <w:rPr>
                <w:rFonts w:ascii="Arial" w:hAnsi="Arial" w:cs="Arial"/>
                <w:sz w:val="20"/>
                <w:szCs w:val="20"/>
              </w:rPr>
              <w:t>Bajo</w:t>
            </w:r>
          </w:p>
        </w:tc>
        <w:tc>
          <w:tcPr>
            <w:tcW w:w="2667" w:type="dxa"/>
          </w:tcPr>
          <w:p w14:paraId="79294716" w14:textId="233904FE" w:rsidR="00922AF9" w:rsidRPr="00DC6321" w:rsidRDefault="002964E3" w:rsidP="00F31F5C">
            <w:pPr>
              <w:rPr>
                <w:rFonts w:ascii="Arial" w:hAnsi="Arial" w:cs="Arial"/>
                <w:sz w:val="20"/>
                <w:szCs w:val="20"/>
              </w:rPr>
            </w:pPr>
            <w:r w:rsidRPr="00DC6321">
              <w:rPr>
                <w:rFonts w:ascii="Arial" w:hAnsi="Arial" w:cs="Arial"/>
                <w:sz w:val="20"/>
                <w:szCs w:val="20"/>
              </w:rPr>
              <w:t>añadir</w:t>
            </w:r>
          </w:p>
        </w:tc>
        <w:tc>
          <w:tcPr>
            <w:tcW w:w="2621" w:type="dxa"/>
          </w:tcPr>
          <w:p w14:paraId="3F990849" w14:textId="1302B8ED" w:rsidR="00922AF9" w:rsidRPr="00DC6321" w:rsidRDefault="00064869" w:rsidP="00F31F5C">
            <w:pPr>
              <w:rPr>
                <w:rFonts w:ascii="Arial" w:hAnsi="Arial" w:cs="Arial"/>
                <w:sz w:val="20"/>
                <w:szCs w:val="20"/>
              </w:rPr>
            </w:pPr>
            <w:r w:rsidRPr="00DC6321">
              <w:rPr>
                <w:rFonts w:ascii="Arial" w:hAnsi="Arial" w:cs="Arial"/>
                <w:sz w:val="20"/>
                <w:szCs w:val="20"/>
              </w:rPr>
              <w:t xml:space="preserve">Añadir </w:t>
            </w:r>
          </w:p>
        </w:tc>
        <w:tc>
          <w:tcPr>
            <w:tcW w:w="2621" w:type="dxa"/>
          </w:tcPr>
          <w:p w14:paraId="0B09D7BD" w14:textId="20E8BD1C" w:rsidR="00922AF9" w:rsidRPr="00DC6321" w:rsidRDefault="00064869" w:rsidP="00F31F5C">
            <w:pPr>
              <w:rPr>
                <w:rFonts w:ascii="Arial" w:hAnsi="Arial" w:cs="Arial"/>
                <w:sz w:val="20"/>
                <w:szCs w:val="20"/>
              </w:rPr>
            </w:pPr>
            <w:r w:rsidRPr="00DC6321">
              <w:rPr>
                <w:rFonts w:ascii="Arial" w:hAnsi="Arial" w:cs="Arial"/>
                <w:sz w:val="20"/>
                <w:szCs w:val="20"/>
              </w:rPr>
              <w:t>Añadir</w:t>
            </w:r>
          </w:p>
        </w:tc>
      </w:tr>
      <w:tr w:rsidR="00922AF9" w14:paraId="3629F7B2" w14:textId="1104136F" w:rsidTr="00922AF9">
        <w:tc>
          <w:tcPr>
            <w:tcW w:w="2621" w:type="dxa"/>
          </w:tcPr>
          <w:p w14:paraId="5AB95CE3" w14:textId="0ACBA121" w:rsidR="00922AF9" w:rsidRPr="00DC6321" w:rsidRDefault="003D43DF" w:rsidP="00F31F5C">
            <w:pPr>
              <w:rPr>
                <w:rFonts w:ascii="Arial" w:hAnsi="Arial" w:cs="Arial"/>
                <w:sz w:val="20"/>
                <w:szCs w:val="20"/>
              </w:rPr>
            </w:pPr>
            <w:r w:rsidRPr="00DC6321">
              <w:rPr>
                <w:rFonts w:ascii="Arial" w:hAnsi="Arial" w:cs="Arial"/>
                <w:sz w:val="20"/>
                <w:szCs w:val="20"/>
              </w:rPr>
              <w:t>Medio</w:t>
            </w:r>
          </w:p>
        </w:tc>
        <w:tc>
          <w:tcPr>
            <w:tcW w:w="2667" w:type="dxa"/>
          </w:tcPr>
          <w:p w14:paraId="142D6761" w14:textId="7FAF7CDE" w:rsidR="00922AF9" w:rsidRPr="00DC6321" w:rsidRDefault="002964E3" w:rsidP="00F31F5C">
            <w:pPr>
              <w:rPr>
                <w:rFonts w:ascii="Arial" w:hAnsi="Arial" w:cs="Arial"/>
                <w:sz w:val="20"/>
                <w:szCs w:val="20"/>
              </w:rPr>
            </w:pPr>
            <w:r w:rsidRPr="00DC6321">
              <w:rPr>
                <w:rFonts w:ascii="Arial" w:hAnsi="Arial" w:cs="Arial"/>
                <w:sz w:val="20"/>
                <w:szCs w:val="20"/>
              </w:rPr>
              <w:t>Añadir</w:t>
            </w:r>
          </w:p>
        </w:tc>
        <w:tc>
          <w:tcPr>
            <w:tcW w:w="2621" w:type="dxa"/>
          </w:tcPr>
          <w:p w14:paraId="2CE3B1D5" w14:textId="42FA032D" w:rsidR="00922AF9" w:rsidRPr="00DC6321" w:rsidRDefault="00064869" w:rsidP="00F31F5C">
            <w:pPr>
              <w:rPr>
                <w:rFonts w:ascii="Arial" w:hAnsi="Arial" w:cs="Arial"/>
                <w:sz w:val="20"/>
                <w:szCs w:val="20"/>
              </w:rPr>
            </w:pPr>
            <w:r w:rsidRPr="00DC6321">
              <w:rPr>
                <w:rFonts w:ascii="Arial" w:hAnsi="Arial" w:cs="Arial"/>
                <w:sz w:val="20"/>
                <w:szCs w:val="20"/>
              </w:rPr>
              <w:t>Mantener</w:t>
            </w:r>
          </w:p>
        </w:tc>
        <w:tc>
          <w:tcPr>
            <w:tcW w:w="2621" w:type="dxa"/>
          </w:tcPr>
          <w:p w14:paraId="646A3874" w14:textId="51648696" w:rsidR="00922AF9" w:rsidRPr="00DC6321" w:rsidRDefault="00064869" w:rsidP="00F31F5C">
            <w:pPr>
              <w:rPr>
                <w:rFonts w:ascii="Arial" w:hAnsi="Arial" w:cs="Arial"/>
                <w:sz w:val="20"/>
                <w:szCs w:val="20"/>
              </w:rPr>
            </w:pPr>
            <w:r w:rsidRPr="00DC6321">
              <w:rPr>
                <w:rFonts w:ascii="Arial" w:hAnsi="Arial" w:cs="Arial"/>
                <w:sz w:val="20"/>
                <w:szCs w:val="20"/>
              </w:rPr>
              <w:t>Quitar</w:t>
            </w:r>
          </w:p>
        </w:tc>
      </w:tr>
      <w:tr w:rsidR="00922AF9" w14:paraId="3E97FCCC" w14:textId="456D67D8" w:rsidTr="00922AF9">
        <w:tc>
          <w:tcPr>
            <w:tcW w:w="2621" w:type="dxa"/>
          </w:tcPr>
          <w:p w14:paraId="03102DCD" w14:textId="58D64232" w:rsidR="00922AF9" w:rsidRPr="00DC6321" w:rsidRDefault="003D43DF" w:rsidP="00F31F5C">
            <w:pPr>
              <w:rPr>
                <w:rFonts w:ascii="Arial" w:hAnsi="Arial" w:cs="Arial"/>
                <w:sz w:val="20"/>
                <w:szCs w:val="20"/>
              </w:rPr>
            </w:pPr>
            <w:r w:rsidRPr="00DC6321">
              <w:rPr>
                <w:rFonts w:ascii="Arial" w:hAnsi="Arial" w:cs="Arial"/>
                <w:sz w:val="20"/>
                <w:szCs w:val="20"/>
              </w:rPr>
              <w:t>Alto</w:t>
            </w:r>
          </w:p>
        </w:tc>
        <w:tc>
          <w:tcPr>
            <w:tcW w:w="2667" w:type="dxa"/>
          </w:tcPr>
          <w:p w14:paraId="1EB9C58D" w14:textId="3F95516B" w:rsidR="00922AF9" w:rsidRPr="00DC6321" w:rsidRDefault="00064869" w:rsidP="00F31F5C">
            <w:pPr>
              <w:rPr>
                <w:rFonts w:ascii="Arial" w:hAnsi="Arial" w:cs="Arial"/>
                <w:sz w:val="20"/>
                <w:szCs w:val="20"/>
              </w:rPr>
            </w:pPr>
            <w:r w:rsidRPr="00DC6321">
              <w:rPr>
                <w:rFonts w:ascii="Arial" w:hAnsi="Arial" w:cs="Arial"/>
                <w:sz w:val="20"/>
                <w:szCs w:val="20"/>
              </w:rPr>
              <w:t>M</w:t>
            </w:r>
            <w:r w:rsidR="002964E3" w:rsidRPr="00DC6321">
              <w:rPr>
                <w:rFonts w:ascii="Arial" w:hAnsi="Arial" w:cs="Arial"/>
                <w:sz w:val="20"/>
                <w:szCs w:val="20"/>
              </w:rPr>
              <w:t>antener</w:t>
            </w:r>
          </w:p>
        </w:tc>
        <w:tc>
          <w:tcPr>
            <w:tcW w:w="2621" w:type="dxa"/>
          </w:tcPr>
          <w:p w14:paraId="57DC6EEA" w14:textId="724E3E32" w:rsidR="00922AF9" w:rsidRPr="00DC6321" w:rsidRDefault="00064869" w:rsidP="00F31F5C">
            <w:pPr>
              <w:rPr>
                <w:rFonts w:ascii="Arial" w:hAnsi="Arial" w:cs="Arial"/>
                <w:sz w:val="20"/>
                <w:szCs w:val="20"/>
              </w:rPr>
            </w:pPr>
            <w:r w:rsidRPr="00DC6321">
              <w:rPr>
                <w:rFonts w:ascii="Arial" w:hAnsi="Arial" w:cs="Arial"/>
                <w:sz w:val="20"/>
                <w:szCs w:val="20"/>
              </w:rPr>
              <w:t>Mantener</w:t>
            </w:r>
          </w:p>
        </w:tc>
        <w:tc>
          <w:tcPr>
            <w:tcW w:w="2621" w:type="dxa"/>
          </w:tcPr>
          <w:p w14:paraId="1135A1D0" w14:textId="29BEFD7D" w:rsidR="00922AF9" w:rsidRPr="00DC6321" w:rsidRDefault="00064869" w:rsidP="00F31F5C">
            <w:pPr>
              <w:rPr>
                <w:rFonts w:ascii="Arial" w:hAnsi="Arial" w:cs="Arial"/>
                <w:sz w:val="20"/>
                <w:szCs w:val="20"/>
              </w:rPr>
            </w:pPr>
            <w:r w:rsidRPr="00DC6321">
              <w:rPr>
                <w:rFonts w:ascii="Arial" w:hAnsi="Arial" w:cs="Arial"/>
                <w:sz w:val="20"/>
                <w:szCs w:val="20"/>
              </w:rPr>
              <w:t>Quitar</w:t>
            </w:r>
          </w:p>
        </w:tc>
      </w:tr>
    </w:tbl>
    <w:p w14:paraId="68639555" w14:textId="4781F0B5" w:rsidR="00A45C3E" w:rsidRDefault="002D3D94" w:rsidP="00F31F5C">
      <w:r>
        <w:t xml:space="preserve"> </w:t>
      </w:r>
    </w:p>
    <w:p w14:paraId="53B976DE" w14:textId="77777777" w:rsidR="00064869" w:rsidRDefault="00064869" w:rsidP="00F31F5C"/>
    <w:p w14:paraId="07CAC52B" w14:textId="3FCC19E1" w:rsidR="00064869" w:rsidRPr="009A4B06" w:rsidRDefault="00064869" w:rsidP="00F31F5C">
      <w:pPr>
        <w:rPr>
          <w:rFonts w:ascii="Arial" w:hAnsi="Arial" w:cs="Arial"/>
          <w:sz w:val="20"/>
          <w:szCs w:val="20"/>
        </w:rPr>
      </w:pPr>
      <w:r w:rsidRPr="009A4B06">
        <w:rPr>
          <w:rFonts w:ascii="Arial" w:hAnsi="Arial" w:cs="Arial"/>
          <w:sz w:val="20"/>
          <w:szCs w:val="20"/>
        </w:rPr>
        <w:t xml:space="preserve">El funcionamiento generar es el </w:t>
      </w:r>
      <w:r w:rsidR="00302377" w:rsidRPr="009A4B06">
        <w:rPr>
          <w:rFonts w:ascii="Arial" w:hAnsi="Arial" w:cs="Arial"/>
          <w:sz w:val="20"/>
          <w:szCs w:val="20"/>
        </w:rPr>
        <w:t>siguiente,</w:t>
      </w:r>
      <w:r w:rsidRPr="009A4B06">
        <w:rPr>
          <w:rFonts w:ascii="Arial" w:hAnsi="Arial" w:cs="Arial"/>
          <w:sz w:val="20"/>
          <w:szCs w:val="20"/>
        </w:rPr>
        <w:t xml:space="preserve"> </w:t>
      </w:r>
      <w:r w:rsidR="000131F3" w:rsidRPr="009A4B06">
        <w:rPr>
          <w:rFonts w:ascii="Arial" w:hAnsi="Arial" w:cs="Arial"/>
          <w:sz w:val="20"/>
          <w:szCs w:val="20"/>
        </w:rPr>
        <w:t xml:space="preserve">si el factor de potencia </w:t>
      </w:r>
      <w:r w:rsidR="00C669A2" w:rsidRPr="009A4B06">
        <w:rPr>
          <w:rFonts w:ascii="Arial" w:hAnsi="Arial" w:cs="Arial"/>
          <w:sz w:val="20"/>
          <w:szCs w:val="20"/>
        </w:rPr>
        <w:t>está</w:t>
      </w:r>
      <w:r w:rsidR="000131F3" w:rsidRPr="009A4B06">
        <w:rPr>
          <w:rFonts w:ascii="Arial" w:hAnsi="Arial" w:cs="Arial"/>
          <w:sz w:val="20"/>
          <w:szCs w:val="20"/>
        </w:rPr>
        <w:t xml:space="preserve"> bajo la norma </w:t>
      </w:r>
      <w:r w:rsidR="004F1374" w:rsidRPr="009A4B06">
        <w:rPr>
          <w:rFonts w:ascii="Arial" w:hAnsi="Arial" w:cs="Arial"/>
          <w:sz w:val="20"/>
          <w:szCs w:val="20"/>
        </w:rPr>
        <w:t>requerida,</w:t>
      </w:r>
      <w:r w:rsidR="000131F3" w:rsidRPr="009A4B06">
        <w:rPr>
          <w:rFonts w:ascii="Arial" w:hAnsi="Arial" w:cs="Arial"/>
          <w:sz w:val="20"/>
          <w:szCs w:val="20"/>
        </w:rPr>
        <w:t xml:space="preserve"> en este caso </w:t>
      </w:r>
      <w:r w:rsidR="004F1374" w:rsidRPr="009A4B06">
        <w:rPr>
          <w:rFonts w:ascii="Arial" w:hAnsi="Arial" w:cs="Arial"/>
          <w:sz w:val="20"/>
          <w:szCs w:val="20"/>
        </w:rPr>
        <w:t>0.93,</w:t>
      </w:r>
      <w:r w:rsidR="000131F3" w:rsidRPr="009A4B06">
        <w:rPr>
          <w:rFonts w:ascii="Arial" w:hAnsi="Arial" w:cs="Arial"/>
          <w:sz w:val="20"/>
          <w:szCs w:val="20"/>
        </w:rPr>
        <w:t xml:space="preserve"> se añadirán bancos de capacitores hasta que este sea igual </w:t>
      </w:r>
      <w:r w:rsidR="0062017A" w:rsidRPr="009A4B06">
        <w:rPr>
          <w:rFonts w:ascii="Arial" w:hAnsi="Arial" w:cs="Arial"/>
          <w:sz w:val="20"/>
          <w:szCs w:val="20"/>
        </w:rPr>
        <w:t xml:space="preserve">a </w:t>
      </w:r>
      <w:r w:rsidR="004F1374" w:rsidRPr="009A4B06">
        <w:rPr>
          <w:rFonts w:ascii="Arial" w:hAnsi="Arial" w:cs="Arial"/>
          <w:sz w:val="20"/>
          <w:szCs w:val="20"/>
        </w:rPr>
        <w:t>0.93,</w:t>
      </w:r>
      <w:r w:rsidR="0062017A" w:rsidRPr="009A4B06">
        <w:rPr>
          <w:rFonts w:ascii="Arial" w:hAnsi="Arial" w:cs="Arial"/>
          <w:sz w:val="20"/>
          <w:szCs w:val="20"/>
        </w:rPr>
        <w:t xml:space="preserve"> en el caso de que este sea superi</w:t>
      </w:r>
      <w:r w:rsidR="00042E0A" w:rsidRPr="009A4B06">
        <w:rPr>
          <w:rFonts w:ascii="Arial" w:hAnsi="Arial" w:cs="Arial"/>
          <w:sz w:val="20"/>
          <w:szCs w:val="20"/>
        </w:rPr>
        <w:t xml:space="preserve">or a la norma , el dispositivo </w:t>
      </w:r>
      <w:r w:rsidR="009A626C" w:rsidRPr="009A4B06">
        <w:rPr>
          <w:rFonts w:ascii="Arial" w:hAnsi="Arial" w:cs="Arial"/>
          <w:sz w:val="20"/>
          <w:szCs w:val="20"/>
        </w:rPr>
        <w:t>proceda</w:t>
      </w:r>
      <w:r w:rsidR="00042E0A" w:rsidRPr="009A4B06">
        <w:rPr>
          <w:rFonts w:ascii="Arial" w:hAnsi="Arial" w:cs="Arial"/>
          <w:sz w:val="20"/>
          <w:szCs w:val="20"/>
        </w:rPr>
        <w:t xml:space="preserve"> a quitar </w:t>
      </w:r>
      <w:r w:rsidR="000001BD" w:rsidRPr="009A4B06">
        <w:rPr>
          <w:rFonts w:ascii="Arial" w:hAnsi="Arial" w:cs="Arial"/>
          <w:sz w:val="20"/>
          <w:szCs w:val="20"/>
        </w:rPr>
        <w:t xml:space="preserve">y finalmente si se detecta que </w:t>
      </w:r>
      <w:r w:rsidR="00772A42" w:rsidRPr="009A4B06">
        <w:rPr>
          <w:rFonts w:ascii="Arial" w:hAnsi="Arial" w:cs="Arial"/>
          <w:sz w:val="20"/>
          <w:szCs w:val="20"/>
        </w:rPr>
        <w:t xml:space="preserve">el factor de potencia es correcto no se realiza ninguna acción por lo que se mantienen los bancos </w:t>
      </w:r>
      <w:r w:rsidR="009A626C" w:rsidRPr="009A4B06">
        <w:rPr>
          <w:rFonts w:ascii="Arial" w:hAnsi="Arial" w:cs="Arial"/>
          <w:sz w:val="20"/>
          <w:szCs w:val="20"/>
        </w:rPr>
        <w:t>de capacitores.</w:t>
      </w:r>
    </w:p>
    <w:p w14:paraId="6437E7BD" w14:textId="5B9D16F5" w:rsidR="000529B8" w:rsidRDefault="000529B8" w:rsidP="00D707BC"/>
    <w:p w14:paraId="38AB1AC2" w14:textId="77777777" w:rsidR="00444372" w:rsidRDefault="00444372" w:rsidP="00D707BC"/>
    <w:p w14:paraId="080723F9" w14:textId="77777777" w:rsidR="00AE4CAE" w:rsidRDefault="00AE4CAE" w:rsidP="00D707BC"/>
    <w:p w14:paraId="4BAAB99B" w14:textId="77777777" w:rsidR="00C117E7" w:rsidRDefault="00C117E7" w:rsidP="00D707BC"/>
    <w:p w14:paraId="4AE03E55" w14:textId="77777777" w:rsidR="00C117E7" w:rsidRDefault="00C117E7" w:rsidP="00D707BC"/>
    <w:p w14:paraId="5A6346F2" w14:textId="77777777" w:rsidR="00C117E7" w:rsidRDefault="00C117E7" w:rsidP="00D707BC"/>
    <w:p w14:paraId="14419BD4" w14:textId="77777777" w:rsidR="00222379" w:rsidRDefault="00222379" w:rsidP="00D707BC"/>
    <w:p w14:paraId="0F87A445" w14:textId="77777777" w:rsidR="00222379" w:rsidRDefault="00222379" w:rsidP="00D707BC"/>
    <w:p w14:paraId="0DA1026E" w14:textId="77777777" w:rsidR="00C117E7" w:rsidRDefault="00C117E7" w:rsidP="00D707BC"/>
    <w:p w14:paraId="5C58F802" w14:textId="5C2F48AE" w:rsidR="00D707BC" w:rsidRDefault="00D707BC" w:rsidP="00D707BC"/>
    <w:p w14:paraId="1D0420E4" w14:textId="7B859E90" w:rsidR="00D707BC" w:rsidRDefault="007B647E" w:rsidP="007B647E">
      <w:pPr>
        <w:pStyle w:val="Ttulo3"/>
      </w:pPr>
      <w:bookmarkStart w:id="97" w:name="_Toc154578540"/>
      <w:r>
        <w:lastRenderedPageBreak/>
        <w:t>Plan de operación y mantenimiento:</w:t>
      </w:r>
      <w:bookmarkEnd w:id="97"/>
    </w:p>
    <w:p w14:paraId="6574861D" w14:textId="77777777" w:rsidR="00F36E93" w:rsidRDefault="00F36E93" w:rsidP="00F36E93"/>
    <w:p w14:paraId="41FEC265" w14:textId="4249F62E" w:rsidR="00F36E93" w:rsidRDefault="00F36E93" w:rsidP="00F36E93">
      <w:pPr>
        <w:rPr>
          <w:rFonts w:ascii="Arial" w:hAnsi="Arial" w:cs="Arial"/>
          <w:sz w:val="20"/>
          <w:szCs w:val="20"/>
        </w:rPr>
      </w:pPr>
      <w:r w:rsidRPr="00E8021A">
        <w:rPr>
          <w:rFonts w:ascii="Arial" w:hAnsi="Arial" w:cs="Arial"/>
          <w:sz w:val="20"/>
          <w:szCs w:val="20"/>
        </w:rPr>
        <w:t>Para poner en funcionamiento el dispositivo de corrección del factor de potencia, es esencial seguir una serie de pasos específicos.</w:t>
      </w:r>
    </w:p>
    <w:p w14:paraId="3F2D465F" w14:textId="77777777" w:rsidR="00775B81" w:rsidRDefault="00775B81" w:rsidP="00F36E93">
      <w:pPr>
        <w:rPr>
          <w:rFonts w:ascii="Arial" w:hAnsi="Arial" w:cs="Arial"/>
          <w:sz w:val="20"/>
          <w:szCs w:val="20"/>
        </w:rPr>
      </w:pPr>
    </w:p>
    <w:p w14:paraId="5783B488" w14:textId="77777777" w:rsidR="0009306D" w:rsidRDefault="0009306D" w:rsidP="00F36E93">
      <w:pPr>
        <w:rPr>
          <w:rFonts w:ascii="Arial" w:hAnsi="Arial" w:cs="Arial"/>
          <w:sz w:val="20"/>
          <w:szCs w:val="20"/>
        </w:rPr>
      </w:pPr>
    </w:p>
    <w:p w14:paraId="370289D0" w14:textId="09A7C499" w:rsidR="00775B81" w:rsidRPr="0009306D" w:rsidRDefault="0009306D" w:rsidP="0009306D">
      <w:pPr>
        <w:jc w:val="both"/>
        <w:rPr>
          <w:rFonts w:ascii="Arial" w:hAnsi="Arial" w:cs="Arial"/>
          <w:sz w:val="20"/>
          <w:szCs w:val="20"/>
        </w:rPr>
      </w:pPr>
      <w:r w:rsidRPr="00E8021A">
        <w:rPr>
          <w:rFonts w:ascii="Arial" w:hAnsi="Arial" w:cs="Arial"/>
          <w:sz w:val="20"/>
          <w:szCs w:val="20"/>
        </w:rPr>
        <w:t>se debe establecer una conexión directa del dispositivo con la red eléctrica. Esta interconexión, realizada en paralelo con la maquinaria o equipos utilizados, permite al dispositivo acceder a la información necesaria para calcular y corregir el factor de potencia con precisión</w:t>
      </w:r>
      <w:r w:rsidR="00724986">
        <w:rPr>
          <w:rFonts w:ascii="Arial" w:hAnsi="Arial" w:cs="Arial"/>
          <w:sz w:val="20"/>
          <w:szCs w:val="20"/>
        </w:rPr>
        <w:t xml:space="preserve"> para ello se precisa de </w:t>
      </w:r>
      <w:r w:rsidR="000D3EBF">
        <w:rPr>
          <w:rFonts w:ascii="Arial" w:hAnsi="Arial" w:cs="Arial"/>
          <w:sz w:val="20"/>
          <w:szCs w:val="20"/>
        </w:rPr>
        <w:t>conectar</w:t>
      </w:r>
      <w:r w:rsidR="00775B81">
        <w:rPr>
          <w:rFonts w:ascii="Arial" w:hAnsi="Arial" w:cs="Arial"/>
          <w:sz w:val="20"/>
          <w:szCs w:val="20"/>
        </w:rPr>
        <w:t xml:space="preserve"> </w:t>
      </w:r>
      <w:r w:rsidR="006710A2">
        <w:rPr>
          <w:rFonts w:ascii="Arial" w:hAnsi="Arial" w:cs="Arial"/>
          <w:sz w:val="20"/>
          <w:szCs w:val="20"/>
        </w:rPr>
        <w:t xml:space="preserve">el </w:t>
      </w:r>
      <w:r w:rsidR="00775B81">
        <w:rPr>
          <w:rFonts w:ascii="Arial" w:hAnsi="Arial" w:cs="Arial"/>
          <w:sz w:val="20"/>
          <w:szCs w:val="20"/>
        </w:rPr>
        <w:t>sensor de corriente en la fase de la red eléctrica en la que se implementara el dispositivo</w:t>
      </w:r>
      <w:r w:rsidR="00E3663F">
        <w:rPr>
          <w:rFonts w:ascii="Arial" w:hAnsi="Arial" w:cs="Arial"/>
          <w:sz w:val="20"/>
          <w:szCs w:val="20"/>
        </w:rPr>
        <w:t xml:space="preserve"> y</w:t>
      </w:r>
      <w:r w:rsidR="008B0EC6">
        <w:rPr>
          <w:rFonts w:ascii="Arial" w:hAnsi="Arial" w:cs="Arial"/>
          <w:sz w:val="20"/>
          <w:szCs w:val="20"/>
        </w:rPr>
        <w:t xml:space="preserve"> </w:t>
      </w:r>
      <w:r w:rsidR="00FD3ECE">
        <w:rPr>
          <w:rFonts w:ascii="Arial" w:hAnsi="Arial" w:cs="Arial"/>
          <w:sz w:val="20"/>
          <w:szCs w:val="20"/>
        </w:rPr>
        <w:t xml:space="preserve">la conexión al </w:t>
      </w:r>
      <w:r w:rsidR="00574EB8">
        <w:rPr>
          <w:rFonts w:ascii="Arial" w:hAnsi="Arial" w:cs="Arial"/>
          <w:sz w:val="20"/>
          <w:szCs w:val="20"/>
        </w:rPr>
        <w:t>de fase y n</w:t>
      </w:r>
      <w:r w:rsidR="000F37DB">
        <w:rPr>
          <w:rFonts w:ascii="Arial" w:hAnsi="Arial" w:cs="Arial"/>
          <w:sz w:val="20"/>
          <w:szCs w:val="20"/>
        </w:rPr>
        <w:t>eutro</w:t>
      </w:r>
      <w:r w:rsidR="00574EB8">
        <w:rPr>
          <w:rFonts w:ascii="Arial" w:hAnsi="Arial" w:cs="Arial"/>
          <w:sz w:val="20"/>
          <w:szCs w:val="20"/>
        </w:rPr>
        <w:t xml:space="preserve"> al dispositivo</w:t>
      </w:r>
      <w:r w:rsidR="000F37DB">
        <w:rPr>
          <w:rFonts w:ascii="Arial" w:hAnsi="Arial" w:cs="Arial"/>
          <w:sz w:val="20"/>
          <w:szCs w:val="20"/>
        </w:rPr>
        <w:t xml:space="preserve"> mediante la bornera</w:t>
      </w:r>
      <w:r w:rsidR="00FE0BE2">
        <w:rPr>
          <w:rFonts w:ascii="Arial" w:hAnsi="Arial" w:cs="Arial"/>
          <w:sz w:val="20"/>
          <w:szCs w:val="20"/>
        </w:rPr>
        <w:t>.</w:t>
      </w:r>
    </w:p>
    <w:p w14:paraId="1DA37592" w14:textId="77777777" w:rsidR="002330DE" w:rsidRPr="002330DE" w:rsidRDefault="002330DE" w:rsidP="002330DE"/>
    <w:p w14:paraId="6309F009" w14:textId="716EA936" w:rsidR="002330DE" w:rsidRPr="00E8021A" w:rsidRDefault="002330DE" w:rsidP="002330DE">
      <w:pPr>
        <w:jc w:val="both"/>
        <w:rPr>
          <w:rFonts w:ascii="Arial" w:hAnsi="Arial" w:cs="Arial"/>
          <w:sz w:val="20"/>
          <w:szCs w:val="20"/>
        </w:rPr>
      </w:pPr>
      <w:r>
        <w:rPr>
          <w:rFonts w:ascii="Arial" w:hAnsi="Arial" w:cs="Arial"/>
          <w:sz w:val="20"/>
          <w:szCs w:val="20"/>
        </w:rPr>
        <w:t>Los capacitores deben ser previamente dimensionados para la red eléctrica a la cual conectaran ya que el infra dimensionamiento o sobre dimensionamiento causarían una corrección deficiente del factor potencia. Para ello se debe conectar el dispositivo a la red sin los capacitores y con todas las cargas que operaran en esta, con el factor de potencia leído bajo esa condición se debe calcular la potencia reactiva necesaria para corregir el factor de potencia y dividirla entre todos los capacitores que se emplearan siendo un máximo de 4 capacitores u arreglos de estos.</w:t>
      </w:r>
    </w:p>
    <w:p w14:paraId="765CF091" w14:textId="77777777" w:rsidR="004C038F" w:rsidRPr="00E8021A" w:rsidRDefault="004C038F" w:rsidP="002330DE">
      <w:pPr>
        <w:jc w:val="both"/>
        <w:rPr>
          <w:rFonts w:ascii="Arial" w:hAnsi="Arial" w:cs="Arial"/>
          <w:sz w:val="20"/>
          <w:szCs w:val="20"/>
        </w:rPr>
      </w:pPr>
    </w:p>
    <w:p w14:paraId="05C27DBE" w14:textId="5FAB4BE0" w:rsidR="00040CBC" w:rsidRDefault="00194691" w:rsidP="00EF0A63">
      <w:pPr>
        <w:jc w:val="both"/>
        <w:rPr>
          <w:rFonts w:ascii="Arial" w:hAnsi="Arial" w:cs="Arial"/>
          <w:sz w:val="20"/>
          <w:szCs w:val="20"/>
        </w:rPr>
      </w:pPr>
      <w:r>
        <w:rPr>
          <w:rFonts w:ascii="Arial" w:hAnsi="Arial" w:cs="Arial"/>
          <w:sz w:val="20"/>
          <w:szCs w:val="20"/>
        </w:rPr>
        <w:t>S</w:t>
      </w:r>
      <w:r w:rsidR="00040CBC" w:rsidRPr="00E8021A">
        <w:rPr>
          <w:rFonts w:ascii="Arial" w:hAnsi="Arial" w:cs="Arial"/>
          <w:sz w:val="20"/>
          <w:szCs w:val="20"/>
        </w:rPr>
        <w:t xml:space="preserve">e debe conectar </w:t>
      </w:r>
      <w:r w:rsidR="00151649">
        <w:rPr>
          <w:rFonts w:ascii="Arial" w:hAnsi="Arial" w:cs="Arial"/>
          <w:sz w:val="20"/>
          <w:szCs w:val="20"/>
        </w:rPr>
        <w:t xml:space="preserve">los </w:t>
      </w:r>
      <w:r w:rsidR="000456AF">
        <w:rPr>
          <w:rFonts w:ascii="Arial" w:hAnsi="Arial" w:cs="Arial"/>
          <w:sz w:val="20"/>
          <w:szCs w:val="20"/>
        </w:rPr>
        <w:t>capacitores</w:t>
      </w:r>
      <w:r w:rsidR="00040CBC" w:rsidRPr="00E8021A">
        <w:rPr>
          <w:rFonts w:ascii="Arial" w:hAnsi="Arial" w:cs="Arial"/>
          <w:sz w:val="20"/>
          <w:szCs w:val="20"/>
        </w:rPr>
        <w:t xml:space="preserve"> a las entradas correspondientes de los relés</w:t>
      </w:r>
      <w:r w:rsidR="00EB3A8A">
        <w:rPr>
          <w:rFonts w:ascii="Arial" w:hAnsi="Arial" w:cs="Arial"/>
          <w:sz w:val="20"/>
          <w:szCs w:val="20"/>
        </w:rPr>
        <w:t xml:space="preserve"> </w:t>
      </w:r>
      <w:r w:rsidR="00040CBC" w:rsidRPr="00E8021A">
        <w:rPr>
          <w:rFonts w:ascii="Arial" w:hAnsi="Arial" w:cs="Arial"/>
          <w:sz w:val="20"/>
          <w:szCs w:val="20"/>
        </w:rPr>
        <w:t>. Esta conexión precisa asegura que el sistema pueda detectar y corregir eficientemente el factor de potencia en cada carga.</w:t>
      </w:r>
    </w:p>
    <w:p w14:paraId="790F0EA3" w14:textId="77777777" w:rsidR="00EF0A63" w:rsidRPr="00E8021A" w:rsidRDefault="00EF0A63" w:rsidP="00EF0A63">
      <w:pPr>
        <w:jc w:val="both"/>
        <w:rPr>
          <w:rFonts w:ascii="Arial" w:hAnsi="Arial" w:cs="Arial"/>
          <w:sz w:val="20"/>
          <w:szCs w:val="20"/>
        </w:rPr>
      </w:pPr>
    </w:p>
    <w:p w14:paraId="115EA6F6" w14:textId="5CD0B6B7" w:rsidR="00040CBC" w:rsidRDefault="00040CBC" w:rsidP="00EF0A63">
      <w:pPr>
        <w:jc w:val="both"/>
        <w:rPr>
          <w:rFonts w:ascii="Arial" w:hAnsi="Arial" w:cs="Arial"/>
          <w:sz w:val="20"/>
          <w:szCs w:val="20"/>
        </w:rPr>
      </w:pPr>
      <w:r w:rsidRPr="00E8021A">
        <w:rPr>
          <w:rFonts w:ascii="Arial" w:hAnsi="Arial" w:cs="Arial"/>
          <w:sz w:val="20"/>
          <w:szCs w:val="20"/>
        </w:rPr>
        <w:t xml:space="preserve">Es crucial que </w:t>
      </w:r>
      <w:r w:rsidR="00153FA4">
        <w:rPr>
          <w:rFonts w:ascii="Arial" w:hAnsi="Arial" w:cs="Arial"/>
          <w:sz w:val="20"/>
          <w:szCs w:val="20"/>
        </w:rPr>
        <w:t>los capa</w:t>
      </w:r>
      <w:r w:rsidR="00562D59">
        <w:rPr>
          <w:rFonts w:ascii="Arial" w:hAnsi="Arial" w:cs="Arial"/>
          <w:sz w:val="20"/>
          <w:szCs w:val="20"/>
        </w:rPr>
        <w:t>citores</w:t>
      </w:r>
      <w:r w:rsidRPr="00E8021A">
        <w:rPr>
          <w:rFonts w:ascii="Arial" w:hAnsi="Arial" w:cs="Arial"/>
          <w:sz w:val="20"/>
          <w:szCs w:val="20"/>
        </w:rPr>
        <w:t xml:space="preserve"> </w:t>
      </w:r>
      <w:r w:rsidR="00562D59">
        <w:rPr>
          <w:rFonts w:ascii="Arial" w:hAnsi="Arial" w:cs="Arial"/>
          <w:sz w:val="20"/>
          <w:szCs w:val="20"/>
        </w:rPr>
        <w:t>estén conectados</w:t>
      </w:r>
      <w:r w:rsidRPr="00E8021A">
        <w:rPr>
          <w:rFonts w:ascii="Arial" w:hAnsi="Arial" w:cs="Arial"/>
          <w:sz w:val="20"/>
          <w:szCs w:val="20"/>
        </w:rPr>
        <w:t xml:space="preserve"> en paralelo con la carga </w:t>
      </w:r>
      <w:r w:rsidR="002C267E" w:rsidRPr="00E8021A">
        <w:rPr>
          <w:rFonts w:ascii="Arial" w:hAnsi="Arial" w:cs="Arial"/>
          <w:sz w:val="20"/>
          <w:szCs w:val="20"/>
        </w:rPr>
        <w:t>principal</w:t>
      </w:r>
      <w:r w:rsidR="002C267E">
        <w:rPr>
          <w:rFonts w:ascii="Arial" w:hAnsi="Arial" w:cs="Arial"/>
          <w:sz w:val="20"/>
          <w:szCs w:val="20"/>
        </w:rPr>
        <w:t xml:space="preserve"> mediante</w:t>
      </w:r>
      <w:r w:rsidR="00562D59">
        <w:rPr>
          <w:rFonts w:ascii="Arial" w:hAnsi="Arial" w:cs="Arial"/>
          <w:sz w:val="20"/>
          <w:szCs w:val="20"/>
        </w:rPr>
        <w:t xml:space="preserve"> </w:t>
      </w:r>
      <w:r w:rsidR="002C267E">
        <w:rPr>
          <w:rFonts w:ascii="Arial" w:hAnsi="Arial" w:cs="Arial"/>
          <w:sz w:val="20"/>
          <w:szCs w:val="20"/>
        </w:rPr>
        <w:t>los relés</w:t>
      </w:r>
      <w:r w:rsidRPr="00E8021A">
        <w:rPr>
          <w:rFonts w:ascii="Arial" w:hAnsi="Arial" w:cs="Arial"/>
          <w:sz w:val="20"/>
          <w:szCs w:val="20"/>
        </w:rPr>
        <w:t xml:space="preserve">. Este diseño permite al dispositivo intervenir eficazmente, corrigiendo el factor de potencia en tiempo real y optimizando la eficiencia energética en todo el sistema eléctrico. La disposición en paralelo garantiza una respuesta inmediata a las variaciones en la carga principal, adaptándose dinámicamente para mantener un factor de potencia </w:t>
      </w:r>
      <w:r w:rsidR="003F3E4F">
        <w:rPr>
          <w:rFonts w:ascii="Arial" w:hAnsi="Arial" w:cs="Arial"/>
          <w:sz w:val="20"/>
          <w:szCs w:val="20"/>
        </w:rPr>
        <w:t>deseado.</w:t>
      </w:r>
    </w:p>
    <w:p w14:paraId="10048FF6" w14:textId="77777777" w:rsidR="00EF0A63" w:rsidRPr="00E8021A" w:rsidRDefault="00EF0A63" w:rsidP="00EF0A63">
      <w:pPr>
        <w:jc w:val="both"/>
        <w:rPr>
          <w:rFonts w:ascii="Arial" w:hAnsi="Arial" w:cs="Arial"/>
          <w:sz w:val="20"/>
          <w:szCs w:val="20"/>
        </w:rPr>
      </w:pPr>
    </w:p>
    <w:p w14:paraId="1A3C30BB" w14:textId="30528D0E" w:rsidR="00CE6991" w:rsidRPr="00E8021A" w:rsidRDefault="00C07918" w:rsidP="00EF0A63">
      <w:pPr>
        <w:jc w:val="both"/>
        <w:rPr>
          <w:rFonts w:ascii="Arial" w:hAnsi="Arial" w:cs="Arial"/>
          <w:sz w:val="20"/>
          <w:szCs w:val="20"/>
        </w:rPr>
      </w:pPr>
      <w:r>
        <w:rPr>
          <w:rFonts w:ascii="Arial" w:hAnsi="Arial" w:cs="Arial"/>
          <w:sz w:val="20"/>
          <w:szCs w:val="20"/>
        </w:rPr>
        <w:t xml:space="preserve">La visualización de los datos puede ser mediante la interfaz o la pantalla empotrada, para hacer uso de la interfaz </w:t>
      </w:r>
      <w:r w:rsidR="000D3EBF">
        <w:rPr>
          <w:rFonts w:ascii="Arial" w:hAnsi="Arial" w:cs="Arial"/>
          <w:sz w:val="20"/>
          <w:szCs w:val="20"/>
        </w:rPr>
        <w:t>debe conectar un cable USB tipo B</w:t>
      </w:r>
      <w:r w:rsidR="000F241E">
        <w:rPr>
          <w:rFonts w:ascii="Arial" w:hAnsi="Arial" w:cs="Arial"/>
          <w:sz w:val="20"/>
          <w:szCs w:val="20"/>
        </w:rPr>
        <w:t xml:space="preserve"> y abrir la interfaz </w:t>
      </w:r>
      <w:r w:rsidR="001067D9">
        <w:rPr>
          <w:rFonts w:ascii="Arial" w:hAnsi="Arial" w:cs="Arial"/>
          <w:sz w:val="20"/>
          <w:szCs w:val="20"/>
        </w:rPr>
        <w:t xml:space="preserve">proporcionada </w:t>
      </w:r>
      <w:r w:rsidR="00800CCC">
        <w:rPr>
          <w:rFonts w:ascii="Arial" w:hAnsi="Arial" w:cs="Arial"/>
          <w:sz w:val="20"/>
          <w:szCs w:val="20"/>
        </w:rPr>
        <w:t xml:space="preserve">y conectarse al puerto COM correspondiente al dispositivo. </w:t>
      </w:r>
    </w:p>
    <w:p w14:paraId="4908F96B" w14:textId="7855645F" w:rsidR="001C70EA" w:rsidRDefault="001C70EA" w:rsidP="007946DC"/>
    <w:p w14:paraId="7EF87CEE" w14:textId="1DDDB05F" w:rsidR="001C70EA" w:rsidRDefault="001C70EA" w:rsidP="007946DC"/>
    <w:p w14:paraId="5CC3F45E" w14:textId="473DFCD3" w:rsidR="001C70EA" w:rsidRPr="005C0F78" w:rsidRDefault="00967858" w:rsidP="00EF0A63">
      <w:pPr>
        <w:jc w:val="both"/>
        <w:rPr>
          <w:rFonts w:ascii="Arial" w:hAnsi="Arial" w:cs="Arial"/>
          <w:b/>
          <w:bCs/>
          <w:sz w:val="22"/>
          <w:szCs w:val="22"/>
          <w:u w:val="single"/>
        </w:rPr>
      </w:pPr>
      <w:r w:rsidRPr="005C0F78">
        <w:rPr>
          <w:rFonts w:ascii="Arial" w:hAnsi="Arial" w:cs="Arial"/>
          <w:b/>
          <w:bCs/>
          <w:sz w:val="22"/>
          <w:szCs w:val="22"/>
          <w:u w:val="single"/>
        </w:rPr>
        <w:t>Mantenimiento</w:t>
      </w:r>
      <w:r w:rsidR="00DA2689" w:rsidRPr="005C0F78">
        <w:rPr>
          <w:rFonts w:ascii="Arial" w:hAnsi="Arial" w:cs="Arial"/>
          <w:b/>
          <w:bCs/>
          <w:sz w:val="22"/>
          <w:szCs w:val="22"/>
          <w:u w:val="single"/>
        </w:rPr>
        <w:t xml:space="preserve"> correctivo:</w:t>
      </w:r>
    </w:p>
    <w:p w14:paraId="793F8B6D" w14:textId="15D4D7BA" w:rsidR="00967858" w:rsidRPr="00E8021A" w:rsidRDefault="00967858" w:rsidP="00EF0A63">
      <w:pPr>
        <w:jc w:val="both"/>
        <w:rPr>
          <w:rFonts w:ascii="Arial" w:hAnsi="Arial" w:cs="Arial"/>
          <w:sz w:val="20"/>
          <w:szCs w:val="20"/>
        </w:rPr>
      </w:pPr>
    </w:p>
    <w:p w14:paraId="603AA8DE" w14:textId="77777777" w:rsidR="00234409" w:rsidRPr="00E8021A" w:rsidRDefault="00234409" w:rsidP="00EF0A63">
      <w:pPr>
        <w:jc w:val="both"/>
        <w:rPr>
          <w:rFonts w:ascii="Arial" w:hAnsi="Arial" w:cs="Arial"/>
          <w:sz w:val="20"/>
          <w:szCs w:val="20"/>
        </w:rPr>
      </w:pPr>
    </w:p>
    <w:p w14:paraId="6ACD180D" w14:textId="7BA2E6B7" w:rsidR="00EF0A63" w:rsidRPr="00EF0A63" w:rsidRDefault="00DA2689" w:rsidP="00EF0A63">
      <w:pPr>
        <w:pStyle w:val="Prrafodelista"/>
        <w:numPr>
          <w:ilvl w:val="0"/>
          <w:numId w:val="19"/>
        </w:numPr>
        <w:jc w:val="both"/>
        <w:rPr>
          <w:rFonts w:ascii="Arial" w:hAnsi="Arial" w:cs="Arial"/>
          <w:b/>
          <w:bCs/>
          <w:sz w:val="20"/>
          <w:szCs w:val="18"/>
          <w:u w:val="single"/>
        </w:rPr>
      </w:pPr>
      <w:r w:rsidRPr="00EF0A63">
        <w:rPr>
          <w:rFonts w:ascii="Arial" w:hAnsi="Arial" w:cs="Arial"/>
          <w:b/>
          <w:bCs/>
          <w:sz w:val="20"/>
          <w:szCs w:val="18"/>
          <w:u w:val="single"/>
        </w:rPr>
        <w:t>Problema: Desconexión Intermitente de Bancos de Condensadores</w:t>
      </w:r>
    </w:p>
    <w:p w14:paraId="6936E175" w14:textId="77777777" w:rsidR="00EF0A63" w:rsidRPr="00EF0A63" w:rsidRDefault="00EF0A63" w:rsidP="00EF0A63">
      <w:pPr>
        <w:jc w:val="both"/>
        <w:rPr>
          <w:rFonts w:ascii="Arial" w:hAnsi="Arial" w:cs="Arial"/>
          <w:b/>
          <w:bCs/>
          <w:sz w:val="20"/>
          <w:szCs w:val="18"/>
        </w:rPr>
      </w:pPr>
    </w:p>
    <w:p w14:paraId="363F7E9E" w14:textId="77777777" w:rsidR="00DA2689" w:rsidRDefault="00DA2689" w:rsidP="00EF0A63">
      <w:pPr>
        <w:jc w:val="both"/>
        <w:rPr>
          <w:rFonts w:ascii="Arial" w:hAnsi="Arial" w:cs="Arial"/>
          <w:sz w:val="20"/>
          <w:szCs w:val="20"/>
        </w:rPr>
      </w:pPr>
      <w:r w:rsidRPr="00EF0A63">
        <w:rPr>
          <w:rFonts w:ascii="Arial" w:hAnsi="Arial" w:cs="Arial"/>
          <w:b/>
          <w:bCs/>
          <w:sz w:val="20"/>
          <w:szCs w:val="20"/>
        </w:rPr>
        <w:t>Causa</w:t>
      </w:r>
      <w:r w:rsidRPr="00E8021A">
        <w:rPr>
          <w:rFonts w:ascii="Arial" w:hAnsi="Arial" w:cs="Arial"/>
          <w:sz w:val="20"/>
          <w:szCs w:val="20"/>
        </w:rPr>
        <w:t>: Conexiones sueltas o corroídas en el sistema de conmutación de los bancos de condensadores.</w:t>
      </w:r>
    </w:p>
    <w:p w14:paraId="7A613C6B" w14:textId="77777777" w:rsidR="00EF0A63" w:rsidRPr="00E8021A" w:rsidRDefault="00EF0A63" w:rsidP="00EF0A63">
      <w:pPr>
        <w:jc w:val="both"/>
        <w:rPr>
          <w:rFonts w:ascii="Arial" w:hAnsi="Arial" w:cs="Arial"/>
          <w:sz w:val="20"/>
          <w:szCs w:val="20"/>
        </w:rPr>
      </w:pPr>
    </w:p>
    <w:p w14:paraId="3CE93C61" w14:textId="77777777" w:rsidR="00DA2689" w:rsidRDefault="00DA2689" w:rsidP="00EF0A63">
      <w:pPr>
        <w:jc w:val="both"/>
        <w:rPr>
          <w:rFonts w:ascii="Arial" w:hAnsi="Arial" w:cs="Arial"/>
          <w:sz w:val="20"/>
          <w:szCs w:val="20"/>
        </w:rPr>
      </w:pPr>
      <w:r w:rsidRPr="00EF0A63">
        <w:rPr>
          <w:rFonts w:ascii="Arial" w:hAnsi="Arial" w:cs="Arial"/>
          <w:b/>
          <w:bCs/>
          <w:sz w:val="20"/>
          <w:szCs w:val="20"/>
        </w:rPr>
        <w:t>Solución:</w:t>
      </w:r>
      <w:r w:rsidRPr="00E8021A">
        <w:rPr>
          <w:rFonts w:ascii="Arial" w:hAnsi="Arial" w:cs="Arial"/>
          <w:sz w:val="20"/>
          <w:szCs w:val="20"/>
        </w:rPr>
        <w:t xml:space="preserve"> Inspección visual y apriete de todas las conexiones eléctricas. Reemplazo de conectores corroídos si es necesario.</w:t>
      </w:r>
    </w:p>
    <w:p w14:paraId="1771F1FF" w14:textId="77777777" w:rsidR="00EF0A63" w:rsidRPr="00E8021A" w:rsidRDefault="00EF0A63" w:rsidP="00EF0A63">
      <w:pPr>
        <w:jc w:val="both"/>
        <w:rPr>
          <w:rFonts w:ascii="Arial" w:hAnsi="Arial" w:cs="Arial"/>
          <w:sz w:val="20"/>
          <w:szCs w:val="20"/>
        </w:rPr>
      </w:pPr>
    </w:p>
    <w:p w14:paraId="5ABE2BEE" w14:textId="77777777" w:rsidR="00DA2689" w:rsidRPr="00EF0A63" w:rsidRDefault="00DA2689" w:rsidP="00EF0A63">
      <w:pPr>
        <w:pStyle w:val="Prrafodelista"/>
        <w:numPr>
          <w:ilvl w:val="0"/>
          <w:numId w:val="19"/>
        </w:numPr>
        <w:jc w:val="both"/>
        <w:rPr>
          <w:rFonts w:ascii="Arial" w:hAnsi="Arial" w:cs="Arial"/>
          <w:b/>
          <w:bCs/>
          <w:sz w:val="20"/>
          <w:szCs w:val="18"/>
          <w:u w:val="single"/>
        </w:rPr>
      </w:pPr>
      <w:r w:rsidRPr="00EF0A63">
        <w:rPr>
          <w:rFonts w:ascii="Arial" w:hAnsi="Arial" w:cs="Arial"/>
          <w:b/>
          <w:bCs/>
          <w:sz w:val="20"/>
          <w:szCs w:val="18"/>
          <w:u w:val="single"/>
        </w:rPr>
        <w:t>Problema: Mal Funcionamiento del Microcontrolador</w:t>
      </w:r>
    </w:p>
    <w:p w14:paraId="20827B58" w14:textId="77777777" w:rsidR="00EF0A63" w:rsidRPr="00EF0A63" w:rsidRDefault="00EF0A63" w:rsidP="00EF0A63">
      <w:pPr>
        <w:jc w:val="both"/>
        <w:rPr>
          <w:rFonts w:ascii="Arial" w:hAnsi="Arial" w:cs="Arial"/>
          <w:b/>
          <w:bCs/>
          <w:sz w:val="20"/>
          <w:szCs w:val="18"/>
        </w:rPr>
      </w:pPr>
    </w:p>
    <w:p w14:paraId="4CA8295E" w14:textId="77777777" w:rsidR="00DA2689" w:rsidRDefault="00DA2689" w:rsidP="00EF0A63">
      <w:pPr>
        <w:jc w:val="both"/>
        <w:rPr>
          <w:rFonts w:ascii="Arial" w:hAnsi="Arial" w:cs="Arial"/>
          <w:sz w:val="20"/>
          <w:szCs w:val="20"/>
        </w:rPr>
      </w:pPr>
      <w:r w:rsidRPr="00EF0A63">
        <w:rPr>
          <w:rFonts w:ascii="Arial" w:hAnsi="Arial" w:cs="Arial"/>
          <w:b/>
          <w:bCs/>
          <w:sz w:val="20"/>
          <w:szCs w:val="20"/>
        </w:rPr>
        <w:t>Causa</w:t>
      </w:r>
      <w:r w:rsidRPr="00E8021A">
        <w:rPr>
          <w:rFonts w:ascii="Arial" w:hAnsi="Arial" w:cs="Arial"/>
          <w:sz w:val="20"/>
          <w:szCs w:val="20"/>
        </w:rPr>
        <w:t>: Posible falla en el firmware o en el hardware del microcontrolador PIC18F4550.</w:t>
      </w:r>
    </w:p>
    <w:p w14:paraId="652EE753" w14:textId="77777777" w:rsidR="00EF0A63" w:rsidRPr="00E8021A" w:rsidRDefault="00EF0A63" w:rsidP="00EF0A63">
      <w:pPr>
        <w:jc w:val="both"/>
        <w:rPr>
          <w:rFonts w:ascii="Arial" w:hAnsi="Arial" w:cs="Arial"/>
          <w:sz w:val="20"/>
          <w:szCs w:val="20"/>
        </w:rPr>
      </w:pPr>
    </w:p>
    <w:p w14:paraId="6A47E82B" w14:textId="051E9690" w:rsidR="00DA2689" w:rsidRPr="00E8021A" w:rsidRDefault="00DA2689" w:rsidP="00EF0A63">
      <w:pPr>
        <w:jc w:val="both"/>
        <w:rPr>
          <w:rFonts w:ascii="Arial" w:hAnsi="Arial" w:cs="Arial"/>
          <w:sz w:val="20"/>
          <w:szCs w:val="20"/>
        </w:rPr>
      </w:pPr>
      <w:r w:rsidRPr="00EF0A63">
        <w:rPr>
          <w:rFonts w:ascii="Arial" w:hAnsi="Arial" w:cs="Arial"/>
          <w:b/>
          <w:bCs/>
          <w:sz w:val="20"/>
          <w:szCs w:val="20"/>
        </w:rPr>
        <w:t>Solución:</w:t>
      </w:r>
      <w:r w:rsidRPr="00E8021A">
        <w:rPr>
          <w:rFonts w:ascii="Arial" w:hAnsi="Arial" w:cs="Arial"/>
          <w:sz w:val="20"/>
          <w:szCs w:val="20"/>
        </w:rPr>
        <w:t xml:space="preserve"> Actualización del firmware a la última versión. Si persisten los problemas, reemplazo del microcontrolador.</w:t>
      </w:r>
    </w:p>
    <w:p w14:paraId="0182D620" w14:textId="135D4BDD" w:rsidR="00BF5A47" w:rsidRPr="00E8021A" w:rsidRDefault="00BF5A47" w:rsidP="00EF0A63">
      <w:pPr>
        <w:jc w:val="both"/>
        <w:rPr>
          <w:rFonts w:ascii="Arial" w:hAnsi="Arial" w:cs="Arial"/>
          <w:sz w:val="20"/>
          <w:szCs w:val="20"/>
        </w:rPr>
      </w:pPr>
    </w:p>
    <w:p w14:paraId="1D22D237" w14:textId="05F37AD7" w:rsidR="00BF5A47" w:rsidRPr="00EF0A63" w:rsidRDefault="008F77B6" w:rsidP="00EF0A63">
      <w:pPr>
        <w:pStyle w:val="Prrafodelista"/>
        <w:numPr>
          <w:ilvl w:val="0"/>
          <w:numId w:val="19"/>
        </w:numPr>
        <w:jc w:val="both"/>
        <w:rPr>
          <w:rFonts w:ascii="Arial" w:hAnsi="Arial" w:cs="Arial"/>
          <w:b/>
          <w:bCs/>
          <w:sz w:val="20"/>
          <w:szCs w:val="20"/>
          <w:u w:val="single"/>
          <w:lang w:val="es-MX"/>
        </w:rPr>
      </w:pPr>
      <w:r w:rsidRPr="00EF0A63">
        <w:rPr>
          <w:rFonts w:ascii="Arial" w:hAnsi="Arial" w:cs="Arial"/>
          <w:b/>
          <w:bCs/>
          <w:sz w:val="20"/>
          <w:szCs w:val="20"/>
          <w:u w:val="single"/>
          <w:lang w:val="es-MX"/>
        </w:rPr>
        <w:t>Problema: No</w:t>
      </w:r>
      <w:r w:rsidR="00BF5A47" w:rsidRPr="00EF0A63">
        <w:rPr>
          <w:rFonts w:ascii="Arial" w:hAnsi="Arial" w:cs="Arial"/>
          <w:b/>
          <w:bCs/>
          <w:sz w:val="20"/>
          <w:szCs w:val="20"/>
          <w:u w:val="single"/>
          <w:lang w:val="es-MX"/>
        </w:rPr>
        <w:t xml:space="preserve"> existe comunicación entre interfaz y la maquina</w:t>
      </w:r>
    </w:p>
    <w:p w14:paraId="6C81652F" w14:textId="77777777" w:rsidR="00EF0A63" w:rsidRPr="00E8021A" w:rsidRDefault="00EF0A63" w:rsidP="00EF0A63">
      <w:pPr>
        <w:jc w:val="both"/>
        <w:rPr>
          <w:rFonts w:ascii="Arial" w:hAnsi="Arial" w:cs="Arial"/>
          <w:sz w:val="20"/>
          <w:szCs w:val="20"/>
          <w:lang w:val="es-MX"/>
        </w:rPr>
      </w:pPr>
    </w:p>
    <w:p w14:paraId="7FC5FA8D" w14:textId="4FFADC70" w:rsidR="00EF0A63" w:rsidRDefault="00223461" w:rsidP="00EF0A63">
      <w:pPr>
        <w:jc w:val="both"/>
        <w:rPr>
          <w:rFonts w:ascii="Arial" w:hAnsi="Arial" w:cs="Arial"/>
          <w:sz w:val="20"/>
          <w:szCs w:val="20"/>
          <w:lang w:val="es-MX"/>
        </w:rPr>
      </w:pPr>
      <w:r w:rsidRPr="00EF0A63">
        <w:rPr>
          <w:rFonts w:ascii="Arial" w:hAnsi="Arial" w:cs="Arial"/>
          <w:b/>
          <w:bCs/>
          <w:sz w:val="20"/>
          <w:szCs w:val="20"/>
          <w:lang w:val="es-MX"/>
        </w:rPr>
        <w:t>Causa</w:t>
      </w:r>
      <w:r w:rsidRPr="00E8021A">
        <w:rPr>
          <w:rFonts w:ascii="Arial" w:hAnsi="Arial" w:cs="Arial"/>
          <w:sz w:val="20"/>
          <w:szCs w:val="20"/>
          <w:lang w:val="es-MX"/>
        </w:rPr>
        <w:t>:</w:t>
      </w:r>
      <w:r w:rsidR="005E66D7">
        <w:rPr>
          <w:rFonts w:ascii="Arial" w:hAnsi="Arial" w:cs="Arial"/>
          <w:sz w:val="20"/>
          <w:szCs w:val="20"/>
          <w:lang w:val="es-MX"/>
        </w:rPr>
        <w:t xml:space="preserve"> </w:t>
      </w:r>
      <w:r w:rsidR="009E1F86">
        <w:rPr>
          <w:rFonts w:ascii="Arial" w:hAnsi="Arial" w:cs="Arial"/>
          <w:sz w:val="20"/>
          <w:szCs w:val="20"/>
          <w:lang w:val="es-MX"/>
        </w:rPr>
        <w:t>Desconexión</w:t>
      </w:r>
      <w:r w:rsidR="005E66D7">
        <w:rPr>
          <w:rFonts w:ascii="Arial" w:hAnsi="Arial" w:cs="Arial"/>
          <w:sz w:val="20"/>
          <w:szCs w:val="20"/>
          <w:lang w:val="es-MX"/>
        </w:rPr>
        <w:t xml:space="preserve"> del controlador </w:t>
      </w:r>
      <w:r w:rsidR="00EF0A63">
        <w:rPr>
          <w:rFonts w:ascii="Arial" w:hAnsi="Arial" w:cs="Arial"/>
          <w:sz w:val="20"/>
          <w:szCs w:val="20"/>
          <w:lang w:val="es-MX"/>
        </w:rPr>
        <w:t>USB,</w:t>
      </w:r>
      <w:r w:rsidR="005E66D7">
        <w:rPr>
          <w:rFonts w:ascii="Arial" w:hAnsi="Arial" w:cs="Arial"/>
          <w:sz w:val="20"/>
          <w:szCs w:val="20"/>
          <w:lang w:val="es-MX"/>
        </w:rPr>
        <w:t xml:space="preserve"> falla en el funcionamiento de</w:t>
      </w:r>
      <w:r w:rsidR="009E1F86">
        <w:rPr>
          <w:rFonts w:ascii="Arial" w:hAnsi="Arial" w:cs="Arial"/>
          <w:sz w:val="20"/>
          <w:szCs w:val="20"/>
          <w:lang w:val="es-MX"/>
        </w:rPr>
        <w:t xml:space="preserve">l cable de </w:t>
      </w:r>
      <w:r w:rsidR="00C669A2">
        <w:rPr>
          <w:rFonts w:ascii="Arial" w:hAnsi="Arial" w:cs="Arial"/>
          <w:sz w:val="20"/>
          <w:szCs w:val="20"/>
          <w:lang w:val="es-MX"/>
        </w:rPr>
        <w:t>conexión,</w:t>
      </w:r>
      <w:r w:rsidR="009E1F86">
        <w:rPr>
          <w:rFonts w:ascii="Arial" w:hAnsi="Arial" w:cs="Arial"/>
          <w:sz w:val="20"/>
          <w:szCs w:val="20"/>
          <w:lang w:val="es-MX"/>
        </w:rPr>
        <w:t xml:space="preserve"> problemas con el puerto </w:t>
      </w:r>
    </w:p>
    <w:p w14:paraId="1864494C" w14:textId="3B13C053" w:rsidR="00BF5A47" w:rsidRDefault="009E1F86" w:rsidP="00EF0A63">
      <w:pPr>
        <w:jc w:val="both"/>
        <w:rPr>
          <w:rFonts w:ascii="Arial" w:hAnsi="Arial" w:cs="Arial"/>
          <w:sz w:val="20"/>
          <w:szCs w:val="20"/>
          <w:lang w:val="es-MX"/>
        </w:rPr>
      </w:pPr>
      <w:r>
        <w:rPr>
          <w:rFonts w:ascii="Arial" w:hAnsi="Arial" w:cs="Arial"/>
          <w:sz w:val="20"/>
          <w:szCs w:val="20"/>
          <w:lang w:val="es-MX"/>
        </w:rPr>
        <w:t>USB de la placa</w:t>
      </w:r>
    </w:p>
    <w:p w14:paraId="0B8BB5D5" w14:textId="77777777" w:rsidR="00EF0A63" w:rsidRPr="00E8021A" w:rsidRDefault="00EF0A63" w:rsidP="00EF0A63">
      <w:pPr>
        <w:jc w:val="both"/>
        <w:rPr>
          <w:rFonts w:ascii="Arial" w:hAnsi="Arial" w:cs="Arial"/>
          <w:sz w:val="20"/>
          <w:szCs w:val="20"/>
          <w:lang w:val="es-MX"/>
        </w:rPr>
      </w:pPr>
    </w:p>
    <w:p w14:paraId="568FB77E" w14:textId="5D042CF3" w:rsidR="00223461" w:rsidRPr="00E8021A" w:rsidRDefault="00223461" w:rsidP="00EF0A63">
      <w:pPr>
        <w:jc w:val="both"/>
        <w:rPr>
          <w:rFonts w:ascii="Arial" w:hAnsi="Arial" w:cs="Arial"/>
          <w:sz w:val="20"/>
          <w:szCs w:val="20"/>
        </w:rPr>
      </w:pPr>
      <w:r w:rsidRPr="00EF0A63">
        <w:rPr>
          <w:rFonts w:ascii="Arial" w:hAnsi="Arial" w:cs="Arial"/>
          <w:b/>
          <w:bCs/>
          <w:sz w:val="20"/>
          <w:szCs w:val="20"/>
          <w:lang w:val="es-MX"/>
        </w:rPr>
        <w:t>Solución</w:t>
      </w:r>
      <w:r w:rsidRPr="00E8021A">
        <w:rPr>
          <w:rFonts w:ascii="Arial" w:hAnsi="Arial" w:cs="Arial"/>
          <w:sz w:val="20"/>
          <w:szCs w:val="20"/>
          <w:lang w:val="es-MX"/>
        </w:rPr>
        <w:t>:</w:t>
      </w:r>
      <w:r w:rsidRPr="00E8021A">
        <w:rPr>
          <w:rFonts w:ascii="Arial" w:eastAsiaTheme="minorEastAsia" w:hAnsi="Arial" w:cs="Arial"/>
          <w:color w:val="000000" w:themeColor="dark1"/>
          <w:kern w:val="24"/>
          <w:sz w:val="28"/>
          <w:szCs w:val="28"/>
          <w:lang w:val="es-MX" w:eastAsia="es-CL" w:bidi="ar-SA"/>
        </w:rPr>
        <w:t xml:space="preserve"> </w:t>
      </w:r>
      <w:r w:rsidRPr="00E8021A">
        <w:rPr>
          <w:rFonts w:ascii="Arial" w:hAnsi="Arial" w:cs="Arial"/>
          <w:sz w:val="20"/>
          <w:szCs w:val="20"/>
          <w:lang w:val="es-MX"/>
        </w:rPr>
        <w:t xml:space="preserve">Verificar controlador </w:t>
      </w:r>
      <w:r w:rsidR="008F77B6" w:rsidRPr="00E8021A">
        <w:rPr>
          <w:rFonts w:ascii="Arial" w:hAnsi="Arial" w:cs="Arial"/>
          <w:sz w:val="20"/>
          <w:szCs w:val="20"/>
          <w:lang w:val="es-MX"/>
        </w:rPr>
        <w:t>USB, verificar</w:t>
      </w:r>
      <w:r w:rsidRPr="00E8021A">
        <w:rPr>
          <w:rFonts w:ascii="Arial" w:hAnsi="Arial" w:cs="Arial"/>
          <w:sz w:val="20"/>
          <w:szCs w:val="20"/>
          <w:lang w:val="es-MX"/>
        </w:rPr>
        <w:t xml:space="preserve"> funcionamiento d</w:t>
      </w:r>
      <w:r w:rsidR="009E1F86">
        <w:rPr>
          <w:rFonts w:ascii="Arial" w:hAnsi="Arial" w:cs="Arial"/>
          <w:sz w:val="20"/>
          <w:szCs w:val="20"/>
          <w:lang w:val="es-MX"/>
        </w:rPr>
        <w:t xml:space="preserve">el </w:t>
      </w:r>
      <w:r w:rsidRPr="00E8021A">
        <w:rPr>
          <w:rFonts w:ascii="Arial" w:hAnsi="Arial" w:cs="Arial"/>
          <w:sz w:val="20"/>
          <w:szCs w:val="20"/>
          <w:lang w:val="es-MX"/>
        </w:rPr>
        <w:t>c</w:t>
      </w:r>
      <w:r w:rsidR="00EF0A63">
        <w:rPr>
          <w:rFonts w:ascii="Arial" w:hAnsi="Arial" w:cs="Arial"/>
          <w:sz w:val="20"/>
          <w:szCs w:val="20"/>
          <w:lang w:val="es-MX"/>
        </w:rPr>
        <w:t xml:space="preserve">able </w:t>
      </w:r>
      <w:r w:rsidRPr="00E8021A">
        <w:rPr>
          <w:rFonts w:ascii="Arial" w:hAnsi="Arial" w:cs="Arial"/>
          <w:sz w:val="20"/>
          <w:szCs w:val="20"/>
          <w:lang w:val="es-MX"/>
        </w:rPr>
        <w:t xml:space="preserve">de </w:t>
      </w:r>
      <w:r w:rsidR="008F77B6" w:rsidRPr="00E8021A">
        <w:rPr>
          <w:rFonts w:ascii="Arial" w:hAnsi="Arial" w:cs="Arial"/>
          <w:sz w:val="20"/>
          <w:szCs w:val="20"/>
          <w:lang w:val="es-MX"/>
        </w:rPr>
        <w:t>conexión</w:t>
      </w:r>
      <w:r w:rsidR="000D0758" w:rsidRPr="00E8021A">
        <w:rPr>
          <w:rFonts w:ascii="Arial" w:hAnsi="Arial" w:cs="Arial"/>
          <w:sz w:val="20"/>
          <w:szCs w:val="20"/>
          <w:lang w:val="es-MX"/>
        </w:rPr>
        <w:t xml:space="preserve"> </w:t>
      </w:r>
      <w:r w:rsidR="008F77B6" w:rsidRPr="00E8021A">
        <w:rPr>
          <w:rFonts w:ascii="Arial" w:hAnsi="Arial" w:cs="Arial"/>
          <w:sz w:val="20"/>
          <w:szCs w:val="20"/>
          <w:lang w:val="es-MX"/>
        </w:rPr>
        <w:t>revisar</w:t>
      </w:r>
      <w:r w:rsidRPr="00E8021A">
        <w:rPr>
          <w:rFonts w:ascii="Arial" w:hAnsi="Arial" w:cs="Arial"/>
          <w:sz w:val="20"/>
          <w:szCs w:val="20"/>
          <w:lang w:val="es-MX"/>
        </w:rPr>
        <w:t xml:space="preserve"> puerto USB-B de la placa</w:t>
      </w:r>
    </w:p>
    <w:p w14:paraId="24AC53B4" w14:textId="627F424D" w:rsidR="00223461" w:rsidRPr="00E8021A" w:rsidRDefault="00223461" w:rsidP="00EF0A63">
      <w:pPr>
        <w:jc w:val="both"/>
        <w:rPr>
          <w:rFonts w:ascii="Arial" w:hAnsi="Arial" w:cs="Arial"/>
          <w:sz w:val="20"/>
          <w:szCs w:val="20"/>
        </w:rPr>
      </w:pPr>
    </w:p>
    <w:p w14:paraId="7D3426A3" w14:textId="77777777" w:rsidR="00BF5A47" w:rsidRPr="00E8021A" w:rsidRDefault="00BF5A47" w:rsidP="00EF0A63">
      <w:pPr>
        <w:jc w:val="both"/>
        <w:rPr>
          <w:rFonts w:ascii="Arial" w:hAnsi="Arial" w:cs="Arial"/>
          <w:sz w:val="20"/>
          <w:szCs w:val="20"/>
        </w:rPr>
      </w:pPr>
    </w:p>
    <w:p w14:paraId="2BEDDF1F" w14:textId="2E5809DA" w:rsidR="005C0F78" w:rsidRPr="005C0F78" w:rsidRDefault="005C0F78" w:rsidP="005C0F78">
      <w:pPr>
        <w:pStyle w:val="Prrafodelista"/>
        <w:rPr>
          <w:rFonts w:ascii="Arial" w:hAnsi="Arial" w:cs="Arial"/>
          <w:sz w:val="20"/>
          <w:szCs w:val="20"/>
          <w:u w:val="single"/>
        </w:rPr>
      </w:pPr>
    </w:p>
    <w:p w14:paraId="5D610893" w14:textId="77777777" w:rsidR="000301C7" w:rsidRPr="00D00143" w:rsidRDefault="000301C7" w:rsidP="000301C7">
      <w:pPr>
        <w:pStyle w:val="Prrafodelista"/>
        <w:numPr>
          <w:ilvl w:val="0"/>
          <w:numId w:val="19"/>
        </w:numPr>
        <w:rPr>
          <w:rFonts w:ascii="Arial" w:hAnsi="Arial" w:cs="Arial"/>
          <w:sz w:val="20"/>
          <w:szCs w:val="20"/>
          <w:u w:val="single"/>
        </w:rPr>
      </w:pPr>
      <w:r w:rsidRPr="00D00143">
        <w:rPr>
          <w:rFonts w:ascii="Arial" w:hAnsi="Arial" w:cs="Arial"/>
          <w:b/>
          <w:sz w:val="20"/>
          <w:szCs w:val="20"/>
          <w:u w:val="single"/>
        </w:rPr>
        <w:lastRenderedPageBreak/>
        <w:t>Problema:</w:t>
      </w:r>
      <w:r w:rsidRPr="00D00143">
        <w:rPr>
          <w:rFonts w:ascii="Arial" w:hAnsi="Arial" w:cs="Arial"/>
          <w:sz w:val="20"/>
          <w:szCs w:val="20"/>
          <w:u w:val="single"/>
        </w:rPr>
        <w:t xml:space="preserve"> no hace corrección del factor de potencia en absoluto.</w:t>
      </w:r>
    </w:p>
    <w:p w14:paraId="6E92EA6F" w14:textId="77777777" w:rsidR="000301C7" w:rsidRDefault="000301C7" w:rsidP="000301C7">
      <w:pPr>
        <w:pStyle w:val="Prrafodelista"/>
        <w:rPr>
          <w:rFonts w:ascii="Arial" w:hAnsi="Arial" w:cs="Arial"/>
          <w:sz w:val="20"/>
          <w:szCs w:val="20"/>
        </w:rPr>
      </w:pPr>
    </w:p>
    <w:p w14:paraId="153887E8" w14:textId="77777777" w:rsidR="000301C7" w:rsidRDefault="000301C7" w:rsidP="000301C7">
      <w:pPr>
        <w:rPr>
          <w:rFonts w:ascii="Arial" w:hAnsi="Arial" w:cs="Arial"/>
          <w:sz w:val="20"/>
          <w:szCs w:val="20"/>
        </w:rPr>
      </w:pPr>
      <w:r w:rsidRPr="001E76BB">
        <w:rPr>
          <w:rFonts w:ascii="Arial" w:hAnsi="Arial" w:cs="Arial"/>
          <w:b/>
          <w:bCs/>
          <w:sz w:val="20"/>
          <w:szCs w:val="20"/>
        </w:rPr>
        <w:t>causa:</w:t>
      </w:r>
      <w:r w:rsidRPr="001E76BB">
        <w:rPr>
          <w:rFonts w:ascii="Arial" w:hAnsi="Arial" w:cs="Arial"/>
          <w:sz w:val="20"/>
          <w:szCs w:val="20"/>
        </w:rPr>
        <w:t xml:space="preserve"> transistor de control del r</w:t>
      </w:r>
      <w:r>
        <w:rPr>
          <w:rFonts w:ascii="Arial" w:hAnsi="Arial" w:cs="Arial"/>
          <w:sz w:val="20"/>
          <w:szCs w:val="20"/>
        </w:rPr>
        <w:t xml:space="preserve">elé </w:t>
      </w:r>
      <w:r w:rsidRPr="001E76BB">
        <w:rPr>
          <w:rFonts w:ascii="Arial" w:hAnsi="Arial" w:cs="Arial"/>
          <w:sz w:val="20"/>
          <w:szCs w:val="20"/>
        </w:rPr>
        <w:t>en mal estado, relé en mal estado, falla conexión de capacitores u daño de estos.</w:t>
      </w:r>
    </w:p>
    <w:p w14:paraId="34C29231" w14:textId="77777777" w:rsidR="000301C7" w:rsidRPr="001E76BB" w:rsidRDefault="000301C7" w:rsidP="000301C7">
      <w:pPr>
        <w:rPr>
          <w:rFonts w:ascii="Arial" w:hAnsi="Arial" w:cs="Arial"/>
          <w:sz w:val="20"/>
          <w:szCs w:val="20"/>
        </w:rPr>
      </w:pPr>
    </w:p>
    <w:p w14:paraId="276F4382" w14:textId="77777777" w:rsidR="000301C7" w:rsidRDefault="000301C7" w:rsidP="000301C7">
      <w:pPr>
        <w:rPr>
          <w:rFonts w:ascii="Arial" w:hAnsi="Arial" w:cs="Arial"/>
          <w:sz w:val="20"/>
          <w:szCs w:val="20"/>
        </w:rPr>
      </w:pPr>
      <w:r w:rsidRPr="001E76BB">
        <w:rPr>
          <w:rFonts w:ascii="Arial" w:hAnsi="Arial" w:cs="Arial"/>
          <w:b/>
          <w:bCs/>
          <w:sz w:val="20"/>
          <w:szCs w:val="20"/>
        </w:rPr>
        <w:t>Soluciones</w:t>
      </w:r>
      <w:r>
        <w:rPr>
          <w:rFonts w:ascii="Arial" w:hAnsi="Arial" w:cs="Arial"/>
          <w:sz w:val="20"/>
          <w:szCs w:val="20"/>
        </w:rPr>
        <w:t>: verificar el estado de los transistores de control y relés, conexión y estado de los capacitores, reemplazar cualquiera de estos alimentos que ese encuentre alterado o en mal estado.</w:t>
      </w:r>
    </w:p>
    <w:p w14:paraId="727DA6AB" w14:textId="77777777" w:rsidR="000301C7" w:rsidRDefault="000301C7" w:rsidP="000301C7">
      <w:pPr>
        <w:rPr>
          <w:rFonts w:ascii="Arial" w:hAnsi="Arial" w:cs="Arial"/>
          <w:sz w:val="20"/>
          <w:szCs w:val="20"/>
        </w:rPr>
      </w:pPr>
    </w:p>
    <w:p w14:paraId="596FE328" w14:textId="77777777" w:rsidR="000301C7" w:rsidRPr="005C0F78" w:rsidRDefault="000301C7" w:rsidP="000301C7">
      <w:pPr>
        <w:pStyle w:val="Prrafodelista"/>
        <w:numPr>
          <w:ilvl w:val="0"/>
          <w:numId w:val="19"/>
        </w:numPr>
        <w:rPr>
          <w:rFonts w:ascii="Arial" w:hAnsi="Arial" w:cs="Arial"/>
          <w:sz w:val="20"/>
          <w:szCs w:val="20"/>
          <w:u w:val="single"/>
        </w:rPr>
      </w:pPr>
      <w:r w:rsidRPr="005C0F78">
        <w:rPr>
          <w:rFonts w:ascii="Arial" w:hAnsi="Arial" w:cs="Arial"/>
          <w:b/>
          <w:bCs/>
          <w:sz w:val="20"/>
          <w:szCs w:val="20"/>
          <w:u w:val="single"/>
        </w:rPr>
        <w:t>Problema</w:t>
      </w:r>
      <w:r w:rsidRPr="005C0F78">
        <w:rPr>
          <w:rFonts w:ascii="Arial" w:hAnsi="Arial" w:cs="Arial"/>
          <w:sz w:val="20"/>
          <w:szCs w:val="20"/>
          <w:u w:val="single"/>
        </w:rPr>
        <w:t>: corrección deficiente del factor de potencia.</w:t>
      </w:r>
    </w:p>
    <w:p w14:paraId="346A6B3F" w14:textId="77777777" w:rsidR="000301C7" w:rsidRDefault="000301C7" w:rsidP="000301C7">
      <w:pPr>
        <w:rPr>
          <w:rFonts w:ascii="Arial" w:hAnsi="Arial" w:cs="Arial"/>
          <w:sz w:val="20"/>
          <w:szCs w:val="20"/>
        </w:rPr>
      </w:pPr>
    </w:p>
    <w:p w14:paraId="71A11112" w14:textId="77777777" w:rsidR="000301C7" w:rsidRDefault="000301C7" w:rsidP="000301C7">
      <w:pPr>
        <w:rPr>
          <w:rFonts w:ascii="Arial" w:hAnsi="Arial" w:cs="Arial"/>
          <w:sz w:val="20"/>
          <w:szCs w:val="20"/>
        </w:rPr>
      </w:pPr>
      <w:r w:rsidRPr="00EC4AAB">
        <w:rPr>
          <w:rFonts w:ascii="Arial" w:hAnsi="Arial" w:cs="Arial"/>
          <w:b/>
          <w:bCs/>
          <w:sz w:val="20"/>
          <w:szCs w:val="20"/>
        </w:rPr>
        <w:t>Causa:</w:t>
      </w:r>
      <w:r>
        <w:rPr>
          <w:rFonts w:ascii="Arial" w:hAnsi="Arial" w:cs="Arial"/>
          <w:sz w:val="20"/>
          <w:szCs w:val="20"/>
        </w:rPr>
        <w:t xml:space="preserve"> infra dimensionamiento de o sobre dimensionamiento de los capacitores que se conectaran a la red.</w:t>
      </w:r>
    </w:p>
    <w:p w14:paraId="4B18E0CA" w14:textId="77777777" w:rsidR="000301C7" w:rsidRDefault="000301C7" w:rsidP="000301C7">
      <w:pPr>
        <w:rPr>
          <w:rFonts w:ascii="Arial" w:hAnsi="Arial" w:cs="Arial"/>
          <w:sz w:val="20"/>
          <w:szCs w:val="20"/>
        </w:rPr>
      </w:pPr>
      <w:r>
        <w:rPr>
          <w:rFonts w:ascii="Arial" w:hAnsi="Arial" w:cs="Arial"/>
          <w:sz w:val="20"/>
          <w:szCs w:val="20"/>
        </w:rPr>
        <w:tab/>
      </w:r>
    </w:p>
    <w:p w14:paraId="14748BF6" w14:textId="77777777" w:rsidR="000301C7" w:rsidRDefault="000301C7" w:rsidP="000301C7">
      <w:pPr>
        <w:rPr>
          <w:rFonts w:ascii="Arial" w:hAnsi="Arial" w:cs="Arial"/>
          <w:sz w:val="20"/>
          <w:szCs w:val="20"/>
        </w:rPr>
      </w:pPr>
      <w:r w:rsidRPr="00EC4AAB">
        <w:rPr>
          <w:rFonts w:ascii="Arial" w:hAnsi="Arial" w:cs="Arial"/>
          <w:b/>
          <w:bCs/>
          <w:sz w:val="20"/>
          <w:szCs w:val="20"/>
        </w:rPr>
        <w:t>Solución</w:t>
      </w:r>
      <w:r>
        <w:rPr>
          <w:rFonts w:ascii="Arial" w:hAnsi="Arial" w:cs="Arial"/>
          <w:sz w:val="20"/>
          <w:szCs w:val="20"/>
        </w:rPr>
        <w:t>: dimensionar correctamente los capacitores que se conectaran a la red.</w:t>
      </w:r>
    </w:p>
    <w:p w14:paraId="562A2964" w14:textId="77777777" w:rsidR="000301C7" w:rsidRDefault="000301C7" w:rsidP="000301C7">
      <w:pPr>
        <w:rPr>
          <w:rFonts w:ascii="Arial" w:hAnsi="Arial" w:cs="Arial"/>
          <w:sz w:val="20"/>
          <w:szCs w:val="20"/>
        </w:rPr>
      </w:pPr>
    </w:p>
    <w:p w14:paraId="2A82D70B" w14:textId="77777777" w:rsidR="000301C7" w:rsidRPr="005C0F78" w:rsidRDefault="000301C7" w:rsidP="000301C7">
      <w:pPr>
        <w:pStyle w:val="Prrafodelista"/>
        <w:numPr>
          <w:ilvl w:val="0"/>
          <w:numId w:val="19"/>
        </w:numPr>
        <w:rPr>
          <w:rFonts w:ascii="Arial" w:hAnsi="Arial" w:cs="Arial"/>
          <w:sz w:val="20"/>
          <w:szCs w:val="20"/>
          <w:u w:val="single"/>
        </w:rPr>
      </w:pPr>
      <w:r w:rsidRPr="005C0F78">
        <w:rPr>
          <w:rFonts w:ascii="Arial" w:hAnsi="Arial" w:cs="Arial"/>
          <w:b/>
          <w:bCs/>
          <w:sz w:val="20"/>
          <w:szCs w:val="20"/>
          <w:u w:val="single"/>
        </w:rPr>
        <w:t>Problema</w:t>
      </w:r>
      <w:r w:rsidRPr="005C0F78">
        <w:rPr>
          <w:rFonts w:ascii="Arial" w:hAnsi="Arial" w:cs="Arial"/>
          <w:sz w:val="20"/>
          <w:szCs w:val="20"/>
          <w:u w:val="single"/>
        </w:rPr>
        <w:t>: lecturas muestra lecturas erráticas en display y/o interfaz.</w:t>
      </w:r>
    </w:p>
    <w:p w14:paraId="3AED8A9A" w14:textId="77777777" w:rsidR="005C0F78" w:rsidRDefault="005C0F78" w:rsidP="005C0F78">
      <w:pPr>
        <w:pStyle w:val="Prrafodelista"/>
        <w:rPr>
          <w:rFonts w:ascii="Arial" w:hAnsi="Arial" w:cs="Arial"/>
          <w:sz w:val="20"/>
          <w:szCs w:val="20"/>
        </w:rPr>
      </w:pPr>
    </w:p>
    <w:p w14:paraId="7880822E" w14:textId="77777777" w:rsidR="000301C7" w:rsidRPr="00027A1D" w:rsidRDefault="000301C7" w:rsidP="000301C7">
      <w:pPr>
        <w:rPr>
          <w:rFonts w:ascii="Arial" w:hAnsi="Arial" w:cs="Arial"/>
          <w:sz w:val="20"/>
          <w:szCs w:val="20"/>
        </w:rPr>
      </w:pPr>
      <w:r w:rsidRPr="006B2322">
        <w:rPr>
          <w:rFonts w:ascii="Arial" w:hAnsi="Arial" w:cs="Arial"/>
          <w:b/>
          <w:bCs/>
          <w:sz w:val="20"/>
          <w:szCs w:val="20"/>
        </w:rPr>
        <w:t>Causa</w:t>
      </w:r>
      <w:r>
        <w:rPr>
          <w:rFonts w:ascii="Arial" w:hAnsi="Arial" w:cs="Arial"/>
          <w:sz w:val="20"/>
          <w:szCs w:val="20"/>
        </w:rPr>
        <w:t>: interferencias electromagnéticas inducidas en tramo del cable del sensor de corriente.</w:t>
      </w:r>
    </w:p>
    <w:p w14:paraId="750F1FF6" w14:textId="77777777" w:rsidR="000301C7" w:rsidRPr="00EC4AAB" w:rsidRDefault="000301C7" w:rsidP="000301C7">
      <w:pPr>
        <w:pStyle w:val="Prrafodelista"/>
        <w:rPr>
          <w:rFonts w:ascii="Arial" w:hAnsi="Arial" w:cs="Arial"/>
          <w:sz w:val="20"/>
          <w:szCs w:val="20"/>
        </w:rPr>
      </w:pPr>
    </w:p>
    <w:p w14:paraId="6F3E3FAD" w14:textId="4D3B91E2" w:rsidR="00EF0A63" w:rsidRDefault="000301C7" w:rsidP="007946DC">
      <w:pPr>
        <w:rPr>
          <w:rFonts w:ascii="Arial" w:hAnsi="Arial" w:cs="Arial"/>
          <w:sz w:val="20"/>
          <w:szCs w:val="20"/>
        </w:rPr>
      </w:pPr>
      <w:r w:rsidRPr="001D7C93">
        <w:rPr>
          <w:rFonts w:ascii="Arial" w:hAnsi="Arial" w:cs="Arial"/>
          <w:b/>
          <w:bCs/>
          <w:sz w:val="20"/>
          <w:szCs w:val="20"/>
        </w:rPr>
        <w:t>Solución:</w:t>
      </w:r>
      <w:r>
        <w:rPr>
          <w:rFonts w:ascii="Arial" w:hAnsi="Arial" w:cs="Arial"/>
          <w:sz w:val="20"/>
          <w:szCs w:val="20"/>
        </w:rPr>
        <w:t xml:space="preserve"> alejar cualquier fuente de interferencia electromagnética en el tramo de cablea proveniente del sensor de corriente, evitar que este paralelo a la línea eléctrica.</w:t>
      </w:r>
    </w:p>
    <w:p w14:paraId="36DA211A" w14:textId="77777777" w:rsidR="005C0F78" w:rsidRDefault="005C0F78" w:rsidP="007946DC">
      <w:pPr>
        <w:rPr>
          <w:rFonts w:ascii="Arial" w:hAnsi="Arial" w:cs="Arial"/>
          <w:sz w:val="20"/>
          <w:szCs w:val="20"/>
        </w:rPr>
      </w:pPr>
    </w:p>
    <w:p w14:paraId="0BFFDD44" w14:textId="77777777" w:rsidR="00EF0A63" w:rsidRPr="00E8021A" w:rsidRDefault="00EF0A63" w:rsidP="007946DC">
      <w:pPr>
        <w:rPr>
          <w:rFonts w:ascii="Arial" w:hAnsi="Arial" w:cs="Arial"/>
          <w:sz w:val="20"/>
          <w:szCs w:val="20"/>
        </w:rPr>
      </w:pPr>
    </w:p>
    <w:p w14:paraId="178482B4" w14:textId="66F15FF8" w:rsidR="00A32E4B" w:rsidRPr="005C0F78" w:rsidRDefault="000C48E8" w:rsidP="007946DC">
      <w:pPr>
        <w:rPr>
          <w:rFonts w:ascii="Arial" w:hAnsi="Arial" w:cs="Arial"/>
          <w:b/>
          <w:bCs/>
          <w:sz w:val="22"/>
          <w:szCs w:val="22"/>
          <w:u w:val="single"/>
        </w:rPr>
      </w:pPr>
      <w:r w:rsidRPr="005C0F78">
        <w:rPr>
          <w:rFonts w:ascii="Arial" w:hAnsi="Arial" w:cs="Arial"/>
          <w:b/>
          <w:bCs/>
          <w:sz w:val="22"/>
          <w:szCs w:val="22"/>
          <w:u w:val="single"/>
        </w:rPr>
        <w:t>Mantenimiento</w:t>
      </w:r>
      <w:r w:rsidR="00A32E4B" w:rsidRPr="005C0F78">
        <w:rPr>
          <w:rFonts w:ascii="Arial" w:hAnsi="Arial" w:cs="Arial"/>
          <w:b/>
          <w:bCs/>
          <w:sz w:val="22"/>
          <w:szCs w:val="22"/>
          <w:u w:val="single"/>
        </w:rPr>
        <w:t xml:space="preserve"> </w:t>
      </w:r>
      <w:r w:rsidRPr="005C0F78">
        <w:rPr>
          <w:rFonts w:ascii="Arial" w:hAnsi="Arial" w:cs="Arial"/>
          <w:b/>
          <w:bCs/>
          <w:sz w:val="22"/>
          <w:szCs w:val="22"/>
          <w:u w:val="single"/>
        </w:rPr>
        <w:t>preventivo</w:t>
      </w:r>
      <w:r w:rsidR="00A32E4B" w:rsidRPr="005C0F78">
        <w:rPr>
          <w:rFonts w:ascii="Arial" w:hAnsi="Arial" w:cs="Arial"/>
          <w:b/>
          <w:bCs/>
          <w:sz w:val="22"/>
          <w:szCs w:val="22"/>
          <w:u w:val="single"/>
        </w:rPr>
        <w:t>:</w:t>
      </w:r>
    </w:p>
    <w:p w14:paraId="228B7695" w14:textId="77777777" w:rsidR="00A32E4B" w:rsidRPr="00E8021A" w:rsidRDefault="00A32E4B" w:rsidP="007946DC">
      <w:pPr>
        <w:rPr>
          <w:rFonts w:ascii="Arial" w:hAnsi="Arial" w:cs="Arial"/>
          <w:sz w:val="20"/>
          <w:szCs w:val="20"/>
        </w:rPr>
      </w:pPr>
    </w:p>
    <w:p w14:paraId="607ACE49" w14:textId="77777777" w:rsidR="00A32E4B" w:rsidRPr="005C0F78" w:rsidRDefault="00A32E4B" w:rsidP="00A32E4B">
      <w:pPr>
        <w:pStyle w:val="Prrafodelista"/>
        <w:numPr>
          <w:ilvl w:val="0"/>
          <w:numId w:val="19"/>
        </w:numPr>
        <w:rPr>
          <w:rFonts w:ascii="Arial" w:hAnsi="Arial" w:cs="Arial"/>
          <w:b/>
          <w:bCs/>
          <w:sz w:val="20"/>
          <w:szCs w:val="18"/>
          <w:u w:val="single"/>
        </w:rPr>
      </w:pPr>
      <w:r w:rsidRPr="005C0F78">
        <w:rPr>
          <w:rFonts w:ascii="Arial" w:hAnsi="Arial" w:cs="Arial"/>
          <w:b/>
          <w:bCs/>
          <w:sz w:val="20"/>
          <w:szCs w:val="18"/>
          <w:u w:val="single"/>
        </w:rPr>
        <w:t xml:space="preserve">Problema: </w:t>
      </w:r>
      <w:r w:rsidRPr="005C0F78">
        <w:rPr>
          <w:rFonts w:ascii="Arial" w:hAnsi="Arial" w:cs="Arial"/>
          <w:sz w:val="20"/>
          <w:szCs w:val="18"/>
          <w:u w:val="single"/>
        </w:rPr>
        <w:t>Sobrecalentamiento del Microcontrolador</w:t>
      </w:r>
    </w:p>
    <w:p w14:paraId="093A0B3D" w14:textId="77777777" w:rsidR="00EF0A63" w:rsidRPr="00E8021A" w:rsidRDefault="00EF0A63" w:rsidP="00EF0A63">
      <w:pPr>
        <w:pStyle w:val="Prrafodelista"/>
        <w:rPr>
          <w:rFonts w:ascii="Arial" w:hAnsi="Arial" w:cs="Arial"/>
          <w:sz w:val="20"/>
          <w:szCs w:val="18"/>
        </w:rPr>
      </w:pPr>
    </w:p>
    <w:p w14:paraId="6248C00D" w14:textId="77777777" w:rsidR="00A32E4B" w:rsidRDefault="00A32E4B" w:rsidP="00A32E4B">
      <w:pPr>
        <w:rPr>
          <w:rFonts w:ascii="Arial" w:hAnsi="Arial" w:cs="Arial"/>
          <w:sz w:val="20"/>
          <w:szCs w:val="20"/>
        </w:rPr>
      </w:pPr>
      <w:r w:rsidRPr="00E8021A">
        <w:rPr>
          <w:rFonts w:ascii="Arial" w:hAnsi="Arial" w:cs="Arial"/>
          <w:sz w:val="20"/>
          <w:szCs w:val="20"/>
        </w:rPr>
        <w:t>Causa: Acumulación de polvo en el entorno del microcontrolador o mal flujo de aire.</w:t>
      </w:r>
    </w:p>
    <w:p w14:paraId="739CAA6C" w14:textId="77777777" w:rsidR="00A31DFF" w:rsidRPr="00E8021A" w:rsidRDefault="00A31DFF" w:rsidP="00A32E4B">
      <w:pPr>
        <w:rPr>
          <w:rFonts w:ascii="Arial" w:hAnsi="Arial" w:cs="Arial"/>
          <w:sz w:val="20"/>
          <w:szCs w:val="20"/>
        </w:rPr>
      </w:pPr>
    </w:p>
    <w:p w14:paraId="0CA8A4B8" w14:textId="5A6D3FB3" w:rsidR="00A31DFF" w:rsidRDefault="00A32E4B" w:rsidP="00A32E4B">
      <w:pPr>
        <w:rPr>
          <w:rFonts w:ascii="Arial" w:hAnsi="Arial" w:cs="Arial"/>
          <w:sz w:val="20"/>
          <w:szCs w:val="20"/>
        </w:rPr>
      </w:pPr>
      <w:r w:rsidRPr="00E8021A">
        <w:rPr>
          <w:rFonts w:ascii="Arial" w:hAnsi="Arial" w:cs="Arial"/>
          <w:sz w:val="20"/>
          <w:szCs w:val="20"/>
        </w:rPr>
        <w:t>Solución: Limpieza regular del entorno, asegurando una buena ventilación y evitando la obstrucción del sistema de enfriamiento.</w:t>
      </w:r>
    </w:p>
    <w:p w14:paraId="481665EE" w14:textId="77777777" w:rsidR="00A31DFF" w:rsidRPr="00E8021A" w:rsidRDefault="00A31DFF" w:rsidP="00A32E4B">
      <w:pPr>
        <w:rPr>
          <w:rFonts w:ascii="Arial" w:hAnsi="Arial" w:cs="Arial"/>
          <w:sz w:val="20"/>
          <w:szCs w:val="20"/>
        </w:rPr>
      </w:pPr>
    </w:p>
    <w:p w14:paraId="463B58DC" w14:textId="77777777" w:rsidR="00A32E4B" w:rsidRPr="005C0F78" w:rsidRDefault="00A32E4B" w:rsidP="00A32E4B">
      <w:pPr>
        <w:pStyle w:val="Prrafodelista"/>
        <w:numPr>
          <w:ilvl w:val="0"/>
          <w:numId w:val="19"/>
        </w:numPr>
        <w:rPr>
          <w:rFonts w:ascii="Arial" w:hAnsi="Arial" w:cs="Arial"/>
          <w:b/>
          <w:bCs/>
          <w:sz w:val="20"/>
          <w:szCs w:val="18"/>
          <w:u w:val="single"/>
        </w:rPr>
      </w:pPr>
      <w:r w:rsidRPr="005C0F78">
        <w:rPr>
          <w:rFonts w:ascii="Arial" w:hAnsi="Arial" w:cs="Arial"/>
          <w:b/>
          <w:bCs/>
          <w:sz w:val="20"/>
          <w:szCs w:val="18"/>
          <w:u w:val="single"/>
        </w:rPr>
        <w:t xml:space="preserve">Problema: </w:t>
      </w:r>
      <w:r w:rsidRPr="005C0F78">
        <w:rPr>
          <w:rFonts w:ascii="Arial" w:hAnsi="Arial" w:cs="Arial"/>
          <w:sz w:val="20"/>
          <w:szCs w:val="18"/>
          <w:u w:val="single"/>
        </w:rPr>
        <w:t>Desviaciones en la Lectura de la Pantalla LCD</w:t>
      </w:r>
    </w:p>
    <w:p w14:paraId="38841504" w14:textId="77777777" w:rsidR="00A31DFF" w:rsidRPr="00A31DFF" w:rsidRDefault="00A31DFF" w:rsidP="00A31DFF">
      <w:pPr>
        <w:pStyle w:val="Prrafodelista"/>
        <w:rPr>
          <w:rFonts w:ascii="Arial" w:hAnsi="Arial" w:cs="Arial"/>
          <w:b/>
          <w:bCs/>
          <w:sz w:val="20"/>
          <w:szCs w:val="18"/>
        </w:rPr>
      </w:pPr>
    </w:p>
    <w:p w14:paraId="6DCCC32A" w14:textId="77777777" w:rsidR="00A32E4B" w:rsidRDefault="00A32E4B" w:rsidP="00A32E4B">
      <w:pPr>
        <w:rPr>
          <w:rFonts w:ascii="Arial" w:hAnsi="Arial" w:cs="Arial"/>
          <w:sz w:val="20"/>
          <w:szCs w:val="20"/>
        </w:rPr>
      </w:pPr>
      <w:r w:rsidRPr="00A31DFF">
        <w:rPr>
          <w:rFonts w:ascii="Arial" w:hAnsi="Arial" w:cs="Arial"/>
          <w:b/>
          <w:bCs/>
          <w:sz w:val="20"/>
          <w:szCs w:val="20"/>
        </w:rPr>
        <w:t>Causa</w:t>
      </w:r>
      <w:r w:rsidRPr="00E8021A">
        <w:rPr>
          <w:rFonts w:ascii="Arial" w:hAnsi="Arial" w:cs="Arial"/>
          <w:sz w:val="20"/>
          <w:szCs w:val="20"/>
        </w:rPr>
        <w:t>: Desgaste en la pantalla o conexión suelta.</w:t>
      </w:r>
    </w:p>
    <w:p w14:paraId="42C054C3" w14:textId="77777777" w:rsidR="00A31DFF" w:rsidRPr="00E8021A" w:rsidRDefault="00A31DFF" w:rsidP="00A32E4B">
      <w:pPr>
        <w:rPr>
          <w:rFonts w:ascii="Arial" w:hAnsi="Arial" w:cs="Arial"/>
          <w:sz w:val="20"/>
          <w:szCs w:val="20"/>
        </w:rPr>
      </w:pPr>
    </w:p>
    <w:p w14:paraId="7E4F58CD" w14:textId="455CAD7D" w:rsidR="001D7C93" w:rsidRDefault="00A32E4B" w:rsidP="00A32E4B">
      <w:pPr>
        <w:rPr>
          <w:rFonts w:ascii="Arial" w:hAnsi="Arial" w:cs="Arial"/>
          <w:b/>
          <w:bCs/>
          <w:sz w:val="22"/>
          <w:szCs w:val="22"/>
        </w:rPr>
      </w:pPr>
      <w:r w:rsidRPr="00A31DFF">
        <w:rPr>
          <w:rFonts w:ascii="Arial" w:hAnsi="Arial" w:cs="Arial"/>
          <w:b/>
          <w:bCs/>
          <w:sz w:val="20"/>
          <w:szCs w:val="20"/>
        </w:rPr>
        <w:t>Solución</w:t>
      </w:r>
      <w:r w:rsidRPr="00E8021A">
        <w:rPr>
          <w:rFonts w:ascii="Arial" w:hAnsi="Arial" w:cs="Arial"/>
          <w:sz w:val="20"/>
          <w:szCs w:val="20"/>
        </w:rPr>
        <w:t>: Inspección visual y reemplazo de la pantalla LCD en caso de deterioro. Verificación y ajuste de las conexiones.</w:t>
      </w:r>
    </w:p>
    <w:p w14:paraId="469B7878" w14:textId="77777777" w:rsidR="00982BA3" w:rsidRPr="00982BA3" w:rsidRDefault="00982BA3" w:rsidP="00A32E4B">
      <w:pPr>
        <w:rPr>
          <w:rFonts w:ascii="Arial" w:hAnsi="Arial" w:cs="Arial"/>
          <w:b/>
          <w:bCs/>
          <w:sz w:val="22"/>
          <w:szCs w:val="22"/>
        </w:rPr>
      </w:pPr>
    </w:p>
    <w:p w14:paraId="2C9FC84F" w14:textId="77777777" w:rsidR="001E76BB" w:rsidRPr="005C0F78" w:rsidRDefault="00982BA3" w:rsidP="00A32E4B">
      <w:pPr>
        <w:pStyle w:val="Prrafodelista"/>
        <w:numPr>
          <w:ilvl w:val="0"/>
          <w:numId w:val="19"/>
        </w:numPr>
        <w:rPr>
          <w:rFonts w:ascii="Arial" w:hAnsi="Arial" w:cs="Arial"/>
          <w:sz w:val="20"/>
          <w:szCs w:val="20"/>
          <w:u w:val="single"/>
        </w:rPr>
      </w:pPr>
      <w:r w:rsidRPr="005C0F78">
        <w:rPr>
          <w:rFonts w:ascii="Arial" w:hAnsi="Arial" w:cs="Arial"/>
          <w:b/>
          <w:sz w:val="20"/>
          <w:szCs w:val="20"/>
          <w:u w:val="single"/>
        </w:rPr>
        <w:t>Problema</w:t>
      </w:r>
      <w:r w:rsidR="00BA27F7" w:rsidRPr="005C0F78">
        <w:rPr>
          <w:rFonts w:ascii="Arial" w:hAnsi="Arial" w:cs="Arial"/>
          <w:b/>
          <w:sz w:val="20"/>
          <w:szCs w:val="20"/>
          <w:u w:val="single"/>
        </w:rPr>
        <w:t>:</w:t>
      </w:r>
      <w:r w:rsidR="00BA27F7" w:rsidRPr="005C0F78">
        <w:rPr>
          <w:rFonts w:ascii="Arial" w:hAnsi="Arial" w:cs="Arial"/>
          <w:sz w:val="20"/>
          <w:szCs w:val="20"/>
          <w:u w:val="single"/>
        </w:rPr>
        <w:t xml:space="preserve"> </w:t>
      </w:r>
      <w:r w:rsidR="00D94340" w:rsidRPr="005C0F78">
        <w:rPr>
          <w:rFonts w:ascii="Arial" w:hAnsi="Arial" w:cs="Arial"/>
          <w:sz w:val="20"/>
          <w:szCs w:val="20"/>
          <w:u w:val="single"/>
        </w:rPr>
        <w:t xml:space="preserve">no hace corrección del factor de </w:t>
      </w:r>
      <w:r w:rsidR="00F612FF" w:rsidRPr="005C0F78">
        <w:rPr>
          <w:rFonts w:ascii="Arial" w:hAnsi="Arial" w:cs="Arial"/>
          <w:sz w:val="20"/>
          <w:szCs w:val="20"/>
          <w:u w:val="single"/>
        </w:rPr>
        <w:t>potenci</w:t>
      </w:r>
      <w:r w:rsidR="001C2C22" w:rsidRPr="005C0F78">
        <w:rPr>
          <w:rFonts w:ascii="Arial" w:hAnsi="Arial" w:cs="Arial"/>
          <w:sz w:val="20"/>
          <w:szCs w:val="20"/>
          <w:u w:val="single"/>
        </w:rPr>
        <w:t xml:space="preserve">a en </w:t>
      </w:r>
      <w:r w:rsidR="00676080" w:rsidRPr="005C0F78">
        <w:rPr>
          <w:rFonts w:ascii="Arial" w:hAnsi="Arial" w:cs="Arial"/>
          <w:sz w:val="20"/>
          <w:szCs w:val="20"/>
          <w:u w:val="single"/>
        </w:rPr>
        <w:t>absoluto</w:t>
      </w:r>
      <w:r w:rsidR="001C2C22" w:rsidRPr="005C0F78">
        <w:rPr>
          <w:rFonts w:ascii="Arial" w:hAnsi="Arial" w:cs="Arial"/>
          <w:sz w:val="20"/>
          <w:szCs w:val="20"/>
          <w:u w:val="single"/>
        </w:rPr>
        <w:t>.</w:t>
      </w:r>
    </w:p>
    <w:p w14:paraId="68EE0D33" w14:textId="77777777" w:rsidR="001E76BB" w:rsidRDefault="001E76BB" w:rsidP="001E76BB">
      <w:pPr>
        <w:pStyle w:val="Prrafodelista"/>
        <w:rPr>
          <w:rFonts w:ascii="Arial" w:hAnsi="Arial" w:cs="Arial"/>
          <w:sz w:val="20"/>
          <w:szCs w:val="20"/>
        </w:rPr>
      </w:pPr>
    </w:p>
    <w:p w14:paraId="03386838" w14:textId="563B2678" w:rsidR="00D94340" w:rsidRPr="00E8021A" w:rsidRDefault="00F612FF" w:rsidP="001E76BB">
      <w:pPr>
        <w:rPr>
          <w:rFonts w:ascii="Arial" w:hAnsi="Arial" w:cs="Arial"/>
          <w:sz w:val="20"/>
          <w:szCs w:val="20"/>
        </w:rPr>
      </w:pPr>
      <w:r w:rsidRPr="001E76BB">
        <w:rPr>
          <w:rFonts w:ascii="Arial" w:hAnsi="Arial" w:cs="Arial"/>
          <w:b/>
          <w:sz w:val="20"/>
          <w:szCs w:val="20"/>
        </w:rPr>
        <w:t>causa:</w:t>
      </w:r>
      <w:r>
        <w:rPr>
          <w:rFonts w:ascii="Arial" w:hAnsi="Arial" w:cs="Arial"/>
          <w:sz w:val="20"/>
          <w:szCs w:val="20"/>
        </w:rPr>
        <w:t xml:space="preserve"> </w:t>
      </w:r>
      <w:r w:rsidR="001C2C22">
        <w:rPr>
          <w:rFonts w:ascii="Arial" w:hAnsi="Arial" w:cs="Arial"/>
          <w:sz w:val="20"/>
          <w:szCs w:val="20"/>
        </w:rPr>
        <w:t>transistor</w:t>
      </w:r>
      <w:r w:rsidR="0052707B">
        <w:rPr>
          <w:rFonts w:ascii="Arial" w:hAnsi="Arial" w:cs="Arial"/>
          <w:sz w:val="20"/>
          <w:szCs w:val="20"/>
        </w:rPr>
        <w:t xml:space="preserve"> de </w:t>
      </w:r>
      <w:r w:rsidR="00A746AF">
        <w:rPr>
          <w:rFonts w:ascii="Arial" w:hAnsi="Arial" w:cs="Arial"/>
          <w:sz w:val="20"/>
          <w:szCs w:val="20"/>
        </w:rPr>
        <w:t xml:space="preserve">control del </w:t>
      </w:r>
      <w:r w:rsidR="00EC4AAB" w:rsidRPr="001E76BB">
        <w:rPr>
          <w:rFonts w:ascii="Arial" w:hAnsi="Arial" w:cs="Arial"/>
          <w:sz w:val="20"/>
          <w:szCs w:val="20"/>
        </w:rPr>
        <w:t>r</w:t>
      </w:r>
      <w:r w:rsidR="00EC4AAB">
        <w:rPr>
          <w:rFonts w:ascii="Arial" w:hAnsi="Arial" w:cs="Arial"/>
          <w:sz w:val="20"/>
          <w:szCs w:val="20"/>
        </w:rPr>
        <w:t>elé</w:t>
      </w:r>
      <w:r w:rsidR="00A746AF">
        <w:rPr>
          <w:rFonts w:ascii="Arial" w:hAnsi="Arial" w:cs="Arial"/>
          <w:sz w:val="20"/>
          <w:szCs w:val="20"/>
        </w:rPr>
        <w:t xml:space="preserve"> en mal estado, </w:t>
      </w:r>
      <w:r w:rsidR="00EC4AAB" w:rsidRPr="001E76BB">
        <w:rPr>
          <w:rFonts w:ascii="Arial" w:hAnsi="Arial" w:cs="Arial"/>
          <w:sz w:val="20"/>
          <w:szCs w:val="20"/>
        </w:rPr>
        <w:t>relé</w:t>
      </w:r>
      <w:r w:rsidR="00AD2A2B">
        <w:rPr>
          <w:rFonts w:ascii="Arial" w:hAnsi="Arial" w:cs="Arial"/>
          <w:sz w:val="20"/>
          <w:szCs w:val="20"/>
        </w:rPr>
        <w:t xml:space="preserve"> en mal estado, falla conexión </w:t>
      </w:r>
      <w:r w:rsidR="00485947">
        <w:rPr>
          <w:rFonts w:ascii="Arial" w:hAnsi="Arial" w:cs="Arial"/>
          <w:sz w:val="20"/>
          <w:szCs w:val="20"/>
        </w:rPr>
        <w:t>de capacitores</w:t>
      </w:r>
      <w:r w:rsidR="00C469BC">
        <w:rPr>
          <w:rFonts w:ascii="Arial" w:hAnsi="Arial" w:cs="Arial"/>
          <w:sz w:val="20"/>
          <w:szCs w:val="20"/>
        </w:rPr>
        <w:t xml:space="preserve"> u daño de estos</w:t>
      </w:r>
      <w:r w:rsidR="005C7B56" w:rsidRPr="005C7B56">
        <w:rPr>
          <w:rFonts w:ascii="Arial" w:hAnsi="Arial" w:cs="Arial"/>
          <w:sz w:val="20"/>
          <w:szCs w:val="20"/>
        </w:rPr>
        <w:t>.</w:t>
      </w:r>
    </w:p>
    <w:p w14:paraId="5739C3D6" w14:textId="77777777" w:rsidR="001E76BB" w:rsidRPr="001E76BB" w:rsidRDefault="001E76BB" w:rsidP="001E76BB">
      <w:pPr>
        <w:rPr>
          <w:rFonts w:ascii="Arial" w:hAnsi="Arial" w:cs="Arial"/>
          <w:sz w:val="20"/>
          <w:szCs w:val="20"/>
        </w:rPr>
      </w:pPr>
    </w:p>
    <w:p w14:paraId="241194E6" w14:textId="0C0FA527" w:rsidR="00FD2E1F" w:rsidRPr="00E8021A" w:rsidRDefault="00CD61FB" w:rsidP="00A32E4B">
      <w:pPr>
        <w:rPr>
          <w:rFonts w:ascii="Arial" w:hAnsi="Arial" w:cs="Arial"/>
          <w:sz w:val="20"/>
          <w:szCs w:val="20"/>
        </w:rPr>
      </w:pPr>
      <w:r w:rsidRPr="001E76BB">
        <w:rPr>
          <w:rFonts w:ascii="Arial" w:hAnsi="Arial" w:cs="Arial"/>
          <w:b/>
          <w:sz w:val="20"/>
          <w:szCs w:val="20"/>
        </w:rPr>
        <w:t>S</w:t>
      </w:r>
      <w:r w:rsidR="00FD2E1F" w:rsidRPr="001E76BB">
        <w:rPr>
          <w:rFonts w:ascii="Arial" w:hAnsi="Arial" w:cs="Arial"/>
          <w:b/>
          <w:sz w:val="20"/>
          <w:szCs w:val="20"/>
        </w:rPr>
        <w:t>olucion</w:t>
      </w:r>
      <w:r w:rsidRPr="001E76BB">
        <w:rPr>
          <w:rFonts w:ascii="Arial" w:hAnsi="Arial" w:cs="Arial"/>
          <w:b/>
          <w:sz w:val="20"/>
          <w:szCs w:val="20"/>
        </w:rPr>
        <w:t>es</w:t>
      </w:r>
      <w:r>
        <w:rPr>
          <w:rFonts w:ascii="Arial" w:hAnsi="Arial" w:cs="Arial"/>
          <w:sz w:val="20"/>
          <w:szCs w:val="20"/>
        </w:rPr>
        <w:t>:</w:t>
      </w:r>
      <w:r w:rsidR="00FD0BF5">
        <w:rPr>
          <w:rFonts w:ascii="Arial" w:hAnsi="Arial" w:cs="Arial"/>
          <w:sz w:val="20"/>
          <w:szCs w:val="20"/>
        </w:rPr>
        <w:t xml:space="preserve"> verificar el estado de los </w:t>
      </w:r>
      <w:r w:rsidR="00BA27F7">
        <w:rPr>
          <w:rFonts w:ascii="Arial" w:hAnsi="Arial" w:cs="Arial"/>
          <w:sz w:val="20"/>
          <w:szCs w:val="20"/>
        </w:rPr>
        <w:t>transistores de</w:t>
      </w:r>
      <w:r w:rsidR="00B10C5F">
        <w:rPr>
          <w:rFonts w:ascii="Arial" w:hAnsi="Arial" w:cs="Arial"/>
          <w:sz w:val="20"/>
          <w:szCs w:val="20"/>
        </w:rPr>
        <w:t xml:space="preserve"> control</w:t>
      </w:r>
      <w:r w:rsidR="00763976">
        <w:rPr>
          <w:rFonts w:ascii="Arial" w:hAnsi="Arial" w:cs="Arial"/>
          <w:sz w:val="20"/>
          <w:szCs w:val="20"/>
        </w:rPr>
        <w:t xml:space="preserve"> y </w:t>
      </w:r>
      <w:r w:rsidR="00EE3456">
        <w:rPr>
          <w:rFonts w:ascii="Arial" w:hAnsi="Arial" w:cs="Arial"/>
          <w:sz w:val="20"/>
          <w:szCs w:val="20"/>
        </w:rPr>
        <w:t xml:space="preserve">relés, conexión y estado de los capacitores, reemplazar cualquiera de estos alimentos que ese encuentre </w:t>
      </w:r>
      <w:r w:rsidR="00676080">
        <w:rPr>
          <w:rFonts w:ascii="Arial" w:hAnsi="Arial" w:cs="Arial"/>
          <w:sz w:val="20"/>
          <w:szCs w:val="20"/>
        </w:rPr>
        <w:t>alterado o en mal estado.</w:t>
      </w:r>
    </w:p>
    <w:p w14:paraId="31784167" w14:textId="77777777" w:rsidR="00C469BC" w:rsidRDefault="00C469BC" w:rsidP="00A32E4B">
      <w:pPr>
        <w:rPr>
          <w:rFonts w:ascii="Arial" w:hAnsi="Arial" w:cs="Arial"/>
          <w:sz w:val="20"/>
          <w:szCs w:val="20"/>
        </w:rPr>
      </w:pPr>
    </w:p>
    <w:p w14:paraId="45F45FA4" w14:textId="004A8EC5" w:rsidR="00C469BC" w:rsidRPr="005C0F78" w:rsidRDefault="001E76BB" w:rsidP="00EC4AAB">
      <w:pPr>
        <w:pStyle w:val="Prrafodelista"/>
        <w:numPr>
          <w:ilvl w:val="0"/>
          <w:numId w:val="19"/>
        </w:numPr>
        <w:rPr>
          <w:rFonts w:ascii="Arial" w:hAnsi="Arial" w:cs="Arial"/>
          <w:sz w:val="20"/>
          <w:szCs w:val="20"/>
          <w:u w:val="single"/>
        </w:rPr>
      </w:pPr>
      <w:r w:rsidRPr="005C0F78">
        <w:rPr>
          <w:rFonts w:ascii="Arial" w:hAnsi="Arial" w:cs="Arial"/>
          <w:b/>
          <w:bCs/>
          <w:sz w:val="20"/>
          <w:szCs w:val="20"/>
          <w:u w:val="single"/>
        </w:rPr>
        <w:t>Problema</w:t>
      </w:r>
      <w:r w:rsidRPr="005C0F78">
        <w:rPr>
          <w:rFonts w:ascii="Arial" w:hAnsi="Arial" w:cs="Arial"/>
          <w:sz w:val="20"/>
          <w:szCs w:val="20"/>
          <w:u w:val="single"/>
        </w:rPr>
        <w:t xml:space="preserve">: </w:t>
      </w:r>
      <w:r w:rsidR="00545643" w:rsidRPr="005C0F78">
        <w:rPr>
          <w:rFonts w:ascii="Arial" w:hAnsi="Arial" w:cs="Arial"/>
          <w:sz w:val="20"/>
          <w:szCs w:val="20"/>
          <w:u w:val="single"/>
        </w:rPr>
        <w:t>corrección</w:t>
      </w:r>
      <w:r w:rsidR="00610B16" w:rsidRPr="005C0F78">
        <w:rPr>
          <w:rFonts w:ascii="Arial" w:hAnsi="Arial" w:cs="Arial"/>
          <w:sz w:val="20"/>
          <w:szCs w:val="20"/>
          <w:u w:val="single"/>
        </w:rPr>
        <w:t xml:space="preserve"> deficiente del factor de potencia</w:t>
      </w:r>
      <w:r w:rsidR="00EC4AAB" w:rsidRPr="005C0F78">
        <w:rPr>
          <w:rFonts w:ascii="Arial" w:hAnsi="Arial" w:cs="Arial"/>
          <w:sz w:val="20"/>
          <w:szCs w:val="20"/>
          <w:u w:val="single"/>
        </w:rPr>
        <w:t>.</w:t>
      </w:r>
    </w:p>
    <w:p w14:paraId="23CE291A" w14:textId="77777777" w:rsidR="001E76BB" w:rsidRDefault="001E76BB" w:rsidP="00A32E4B">
      <w:pPr>
        <w:rPr>
          <w:rFonts w:ascii="Arial" w:hAnsi="Arial" w:cs="Arial"/>
          <w:sz w:val="20"/>
          <w:szCs w:val="20"/>
        </w:rPr>
      </w:pPr>
    </w:p>
    <w:p w14:paraId="0C3D7D6B" w14:textId="59972EC9" w:rsidR="00610B16" w:rsidRPr="00E8021A" w:rsidRDefault="00610B16" w:rsidP="00A32E4B">
      <w:pPr>
        <w:rPr>
          <w:rFonts w:ascii="Arial" w:hAnsi="Arial" w:cs="Arial"/>
          <w:sz w:val="20"/>
          <w:szCs w:val="20"/>
        </w:rPr>
      </w:pPr>
      <w:r w:rsidRPr="00EC4AAB">
        <w:rPr>
          <w:rFonts w:ascii="Arial" w:hAnsi="Arial" w:cs="Arial"/>
          <w:b/>
          <w:sz w:val="20"/>
          <w:szCs w:val="20"/>
        </w:rPr>
        <w:t>Causa:</w:t>
      </w:r>
      <w:r>
        <w:rPr>
          <w:rFonts w:ascii="Arial" w:hAnsi="Arial" w:cs="Arial"/>
          <w:sz w:val="20"/>
          <w:szCs w:val="20"/>
        </w:rPr>
        <w:t xml:space="preserve"> </w:t>
      </w:r>
      <w:r w:rsidR="00D35410">
        <w:rPr>
          <w:rFonts w:ascii="Arial" w:hAnsi="Arial" w:cs="Arial"/>
          <w:sz w:val="20"/>
          <w:szCs w:val="20"/>
        </w:rPr>
        <w:t>infra</w:t>
      </w:r>
      <w:r w:rsidR="00D46420">
        <w:rPr>
          <w:rFonts w:ascii="Arial" w:hAnsi="Arial" w:cs="Arial"/>
          <w:sz w:val="20"/>
          <w:szCs w:val="20"/>
        </w:rPr>
        <w:t xml:space="preserve"> dimensionamiento de o sobre dimensionamiento de los capacitores que se conectaran a la red.</w:t>
      </w:r>
    </w:p>
    <w:p w14:paraId="402C81B8" w14:textId="6BD3F833" w:rsidR="00D46420" w:rsidRPr="00E8021A" w:rsidRDefault="00D46420" w:rsidP="00A32E4B">
      <w:pPr>
        <w:rPr>
          <w:rFonts w:ascii="Arial" w:hAnsi="Arial" w:cs="Arial"/>
          <w:sz w:val="20"/>
          <w:szCs w:val="20"/>
        </w:rPr>
      </w:pPr>
      <w:r>
        <w:rPr>
          <w:rFonts w:ascii="Arial" w:hAnsi="Arial" w:cs="Arial"/>
          <w:sz w:val="20"/>
          <w:szCs w:val="20"/>
        </w:rPr>
        <w:tab/>
      </w:r>
    </w:p>
    <w:p w14:paraId="7EA11546" w14:textId="5DE4335F" w:rsidR="004B1B57" w:rsidRPr="00E8021A" w:rsidRDefault="000446EF" w:rsidP="00A32E4B">
      <w:pPr>
        <w:rPr>
          <w:rFonts w:ascii="Arial" w:hAnsi="Arial" w:cs="Arial"/>
          <w:sz w:val="20"/>
          <w:szCs w:val="20"/>
        </w:rPr>
      </w:pPr>
      <w:r w:rsidRPr="00EC4AAB">
        <w:rPr>
          <w:rFonts w:ascii="Arial" w:hAnsi="Arial" w:cs="Arial"/>
          <w:b/>
          <w:sz w:val="20"/>
          <w:szCs w:val="20"/>
        </w:rPr>
        <w:t>Solución</w:t>
      </w:r>
      <w:r>
        <w:rPr>
          <w:rFonts w:ascii="Arial" w:hAnsi="Arial" w:cs="Arial"/>
          <w:sz w:val="20"/>
          <w:szCs w:val="20"/>
        </w:rPr>
        <w:t>: dimensionar correctamente los capacitores que se conectaran a la red</w:t>
      </w:r>
      <w:r w:rsidR="004B1B57">
        <w:rPr>
          <w:rFonts w:ascii="Arial" w:hAnsi="Arial" w:cs="Arial"/>
          <w:sz w:val="20"/>
          <w:szCs w:val="20"/>
        </w:rPr>
        <w:t>.</w:t>
      </w:r>
    </w:p>
    <w:p w14:paraId="19F934AF" w14:textId="77777777" w:rsidR="00D34EE3" w:rsidRDefault="00D34EE3" w:rsidP="00A32E4B">
      <w:pPr>
        <w:rPr>
          <w:rFonts w:ascii="Arial" w:hAnsi="Arial" w:cs="Arial"/>
          <w:sz w:val="20"/>
          <w:szCs w:val="20"/>
        </w:rPr>
      </w:pPr>
    </w:p>
    <w:p w14:paraId="49299BE7" w14:textId="77777777" w:rsidR="00287BFE" w:rsidRPr="005C0F78" w:rsidRDefault="00D34EE3" w:rsidP="00EC4AAB">
      <w:pPr>
        <w:pStyle w:val="Prrafodelista"/>
        <w:numPr>
          <w:ilvl w:val="0"/>
          <w:numId w:val="19"/>
        </w:numPr>
        <w:rPr>
          <w:rFonts w:ascii="Arial" w:hAnsi="Arial" w:cs="Arial"/>
          <w:sz w:val="20"/>
          <w:szCs w:val="20"/>
          <w:u w:val="single"/>
        </w:rPr>
      </w:pPr>
      <w:r w:rsidRPr="005C0F78">
        <w:rPr>
          <w:rFonts w:ascii="Arial" w:hAnsi="Arial" w:cs="Arial"/>
          <w:b/>
          <w:sz w:val="20"/>
          <w:szCs w:val="20"/>
          <w:u w:val="single"/>
        </w:rPr>
        <w:t>Problema</w:t>
      </w:r>
      <w:r w:rsidRPr="005C0F78">
        <w:rPr>
          <w:rFonts w:ascii="Arial" w:hAnsi="Arial" w:cs="Arial"/>
          <w:sz w:val="20"/>
          <w:szCs w:val="20"/>
          <w:u w:val="single"/>
        </w:rPr>
        <w:t>: lectura</w:t>
      </w:r>
      <w:r w:rsidR="00D35849" w:rsidRPr="005C0F78">
        <w:rPr>
          <w:rFonts w:ascii="Arial" w:hAnsi="Arial" w:cs="Arial"/>
          <w:sz w:val="20"/>
          <w:szCs w:val="20"/>
          <w:u w:val="single"/>
        </w:rPr>
        <w:t xml:space="preserve">s </w:t>
      </w:r>
      <w:r w:rsidR="00287BFE" w:rsidRPr="005C0F78">
        <w:rPr>
          <w:rFonts w:ascii="Arial" w:hAnsi="Arial" w:cs="Arial"/>
          <w:sz w:val="20"/>
          <w:szCs w:val="20"/>
          <w:u w:val="single"/>
        </w:rPr>
        <w:t>muestra</w:t>
      </w:r>
      <w:r w:rsidR="00A50B4B" w:rsidRPr="005C0F78">
        <w:rPr>
          <w:rFonts w:ascii="Arial" w:hAnsi="Arial" w:cs="Arial"/>
          <w:sz w:val="20"/>
          <w:szCs w:val="20"/>
          <w:u w:val="single"/>
        </w:rPr>
        <w:t xml:space="preserve"> lecturas </w:t>
      </w:r>
      <w:r w:rsidR="00D35849" w:rsidRPr="005C0F78">
        <w:rPr>
          <w:rFonts w:ascii="Arial" w:hAnsi="Arial" w:cs="Arial"/>
          <w:sz w:val="20"/>
          <w:szCs w:val="20"/>
          <w:u w:val="single"/>
        </w:rPr>
        <w:t xml:space="preserve">erráticas </w:t>
      </w:r>
      <w:r w:rsidR="00A50B4B" w:rsidRPr="005C0F78">
        <w:rPr>
          <w:rFonts w:ascii="Arial" w:hAnsi="Arial" w:cs="Arial"/>
          <w:sz w:val="20"/>
          <w:szCs w:val="20"/>
          <w:u w:val="single"/>
        </w:rPr>
        <w:t xml:space="preserve">en display </w:t>
      </w:r>
      <w:r w:rsidR="00287BFE" w:rsidRPr="005C0F78">
        <w:rPr>
          <w:rFonts w:ascii="Arial" w:hAnsi="Arial" w:cs="Arial"/>
          <w:sz w:val="20"/>
          <w:szCs w:val="20"/>
          <w:u w:val="single"/>
        </w:rPr>
        <w:t>y/o interfaz.</w:t>
      </w:r>
    </w:p>
    <w:p w14:paraId="3A565629" w14:textId="579E2F0C" w:rsidR="00027A1D" w:rsidRPr="00027A1D" w:rsidRDefault="00027A1D" w:rsidP="00027A1D">
      <w:pPr>
        <w:rPr>
          <w:rFonts w:ascii="Arial" w:hAnsi="Arial" w:cs="Arial"/>
          <w:sz w:val="20"/>
          <w:szCs w:val="20"/>
        </w:rPr>
      </w:pPr>
      <w:r w:rsidRPr="006B2322">
        <w:rPr>
          <w:rFonts w:ascii="Arial" w:hAnsi="Arial" w:cs="Arial"/>
          <w:b/>
          <w:bCs/>
          <w:sz w:val="20"/>
          <w:szCs w:val="20"/>
        </w:rPr>
        <w:t>Causa</w:t>
      </w:r>
      <w:r>
        <w:rPr>
          <w:rFonts w:ascii="Arial" w:hAnsi="Arial" w:cs="Arial"/>
          <w:sz w:val="20"/>
          <w:szCs w:val="20"/>
        </w:rPr>
        <w:t xml:space="preserve">: </w:t>
      </w:r>
      <w:r w:rsidR="006B2322">
        <w:rPr>
          <w:rFonts w:ascii="Arial" w:hAnsi="Arial" w:cs="Arial"/>
          <w:sz w:val="20"/>
          <w:szCs w:val="20"/>
        </w:rPr>
        <w:t>interferencias electromagnéticas</w:t>
      </w:r>
      <w:r>
        <w:rPr>
          <w:rFonts w:ascii="Arial" w:hAnsi="Arial" w:cs="Arial"/>
          <w:sz w:val="20"/>
          <w:szCs w:val="20"/>
        </w:rPr>
        <w:t xml:space="preserve"> inducidas </w:t>
      </w:r>
      <w:r w:rsidR="006B2322">
        <w:rPr>
          <w:rFonts w:ascii="Arial" w:hAnsi="Arial" w:cs="Arial"/>
          <w:sz w:val="20"/>
          <w:szCs w:val="20"/>
        </w:rPr>
        <w:t>en tramo del cable del sensor de corriente.</w:t>
      </w:r>
    </w:p>
    <w:p w14:paraId="44C39019" w14:textId="77777777" w:rsidR="00EC4AAB" w:rsidRPr="00EC4AAB" w:rsidRDefault="00EC4AAB" w:rsidP="00EC4AAB">
      <w:pPr>
        <w:pStyle w:val="Prrafodelista"/>
        <w:rPr>
          <w:rFonts w:ascii="Arial" w:hAnsi="Arial" w:cs="Arial"/>
          <w:sz w:val="20"/>
          <w:szCs w:val="20"/>
        </w:rPr>
      </w:pPr>
    </w:p>
    <w:p w14:paraId="2EE4E504" w14:textId="25DF7D00" w:rsidR="00E94A00" w:rsidRDefault="006175E4" w:rsidP="00E94A00">
      <w:r w:rsidRPr="001D7C93">
        <w:rPr>
          <w:rFonts w:ascii="Arial" w:hAnsi="Arial" w:cs="Arial"/>
          <w:b/>
          <w:sz w:val="20"/>
          <w:szCs w:val="20"/>
        </w:rPr>
        <w:t>Solución:</w:t>
      </w:r>
      <w:r w:rsidR="00BD5A51">
        <w:rPr>
          <w:rFonts w:ascii="Arial" w:hAnsi="Arial" w:cs="Arial"/>
          <w:sz w:val="20"/>
          <w:szCs w:val="20"/>
        </w:rPr>
        <w:t xml:space="preserve"> </w:t>
      </w:r>
      <w:r w:rsidR="00A403C9">
        <w:rPr>
          <w:rFonts w:ascii="Arial" w:hAnsi="Arial" w:cs="Arial"/>
          <w:sz w:val="20"/>
          <w:szCs w:val="20"/>
        </w:rPr>
        <w:t xml:space="preserve">alejar </w:t>
      </w:r>
      <w:r w:rsidR="00317595">
        <w:rPr>
          <w:rFonts w:ascii="Arial" w:hAnsi="Arial" w:cs="Arial"/>
          <w:sz w:val="20"/>
          <w:szCs w:val="20"/>
        </w:rPr>
        <w:t xml:space="preserve">cualquier fuente de interferencia electromagnética </w:t>
      </w:r>
      <w:r w:rsidR="00C27081">
        <w:rPr>
          <w:rFonts w:ascii="Arial" w:hAnsi="Arial" w:cs="Arial"/>
          <w:sz w:val="20"/>
          <w:szCs w:val="20"/>
        </w:rPr>
        <w:t>en el tram</w:t>
      </w:r>
      <w:r w:rsidR="00FC4542">
        <w:rPr>
          <w:rFonts w:ascii="Arial" w:hAnsi="Arial" w:cs="Arial"/>
          <w:sz w:val="20"/>
          <w:szCs w:val="20"/>
        </w:rPr>
        <w:t>o de cablea proveniente del sensor de corr</w:t>
      </w:r>
      <w:r w:rsidR="00290336">
        <w:rPr>
          <w:rFonts w:ascii="Arial" w:hAnsi="Arial" w:cs="Arial"/>
          <w:sz w:val="20"/>
          <w:szCs w:val="20"/>
        </w:rPr>
        <w:t>iente</w:t>
      </w:r>
      <w:r w:rsidR="00836A64">
        <w:rPr>
          <w:rFonts w:ascii="Arial" w:hAnsi="Arial" w:cs="Arial"/>
          <w:sz w:val="20"/>
          <w:szCs w:val="20"/>
        </w:rPr>
        <w:t xml:space="preserve">, evitar </w:t>
      </w:r>
      <w:r w:rsidR="00CC2DFA">
        <w:rPr>
          <w:rFonts w:ascii="Arial" w:hAnsi="Arial" w:cs="Arial"/>
          <w:sz w:val="20"/>
          <w:szCs w:val="20"/>
        </w:rPr>
        <w:t xml:space="preserve">que este </w:t>
      </w:r>
      <w:r w:rsidR="00302377">
        <w:rPr>
          <w:rFonts w:ascii="Arial" w:hAnsi="Arial" w:cs="Arial"/>
          <w:sz w:val="20"/>
          <w:szCs w:val="20"/>
        </w:rPr>
        <w:t>esté</w:t>
      </w:r>
      <w:r w:rsidR="00CC2DFA">
        <w:rPr>
          <w:rFonts w:ascii="Arial" w:hAnsi="Arial" w:cs="Arial"/>
          <w:sz w:val="20"/>
          <w:szCs w:val="20"/>
        </w:rPr>
        <w:t xml:space="preserve"> paralelo a la</w:t>
      </w:r>
      <w:r w:rsidR="008B7C55">
        <w:rPr>
          <w:rFonts w:ascii="Arial" w:hAnsi="Arial" w:cs="Arial"/>
          <w:sz w:val="20"/>
          <w:szCs w:val="20"/>
        </w:rPr>
        <w:t xml:space="preserve"> línea </w:t>
      </w:r>
      <w:r w:rsidR="00982BA3">
        <w:rPr>
          <w:rFonts w:ascii="Arial" w:hAnsi="Arial" w:cs="Arial"/>
          <w:sz w:val="20"/>
          <w:szCs w:val="20"/>
        </w:rPr>
        <w:t>eléctrica.</w:t>
      </w:r>
    </w:p>
    <w:p w14:paraId="166E5316" w14:textId="736AE6F2" w:rsidR="00E94A00" w:rsidRDefault="007946DC" w:rsidP="007946DC">
      <w:pPr>
        <w:pStyle w:val="Ttulo3"/>
      </w:pPr>
      <w:bookmarkStart w:id="98" w:name="_Toc154578541"/>
      <w:r>
        <w:lastRenderedPageBreak/>
        <w:t>Conclusiones:</w:t>
      </w:r>
      <w:bookmarkEnd w:id="98"/>
    </w:p>
    <w:p w14:paraId="48EA81BA" w14:textId="77777777" w:rsidR="007946DC" w:rsidRDefault="007946DC" w:rsidP="007946DC">
      <w:pPr>
        <w:ind w:left="360"/>
      </w:pPr>
    </w:p>
    <w:p w14:paraId="0364CD67" w14:textId="50EA115B" w:rsidR="004F1374" w:rsidRDefault="004F1374" w:rsidP="00AC74B8"/>
    <w:p w14:paraId="66543C31" w14:textId="6167D5AD" w:rsidR="00AC74B8" w:rsidRPr="00EB4D90" w:rsidRDefault="00AC74B8" w:rsidP="00EB4D90">
      <w:pPr>
        <w:jc w:val="both"/>
        <w:rPr>
          <w:rFonts w:ascii="Arial" w:hAnsi="Arial" w:cs="Arial"/>
          <w:sz w:val="20"/>
          <w:szCs w:val="20"/>
        </w:rPr>
      </w:pPr>
      <w:r w:rsidRPr="00EB4D90">
        <w:rPr>
          <w:rFonts w:ascii="Arial" w:hAnsi="Arial" w:cs="Arial"/>
          <w:sz w:val="20"/>
          <w:szCs w:val="20"/>
        </w:rPr>
        <w:t xml:space="preserve">El objetivo general del proyecto se </w:t>
      </w:r>
      <w:r w:rsidR="002D3D94" w:rsidRPr="00EB4D90">
        <w:rPr>
          <w:rFonts w:ascii="Arial" w:hAnsi="Arial" w:cs="Arial"/>
          <w:sz w:val="20"/>
          <w:szCs w:val="20"/>
        </w:rPr>
        <w:t>cumplió,</w:t>
      </w:r>
      <w:r w:rsidR="00090DCA" w:rsidRPr="00EB4D90">
        <w:rPr>
          <w:rFonts w:ascii="Arial" w:hAnsi="Arial" w:cs="Arial"/>
          <w:sz w:val="20"/>
          <w:szCs w:val="20"/>
        </w:rPr>
        <w:t xml:space="preserve"> el dispositivo es capaz de </w:t>
      </w:r>
      <w:r w:rsidR="002D3D94" w:rsidRPr="00EB4D90">
        <w:rPr>
          <w:rFonts w:ascii="Arial" w:hAnsi="Arial" w:cs="Arial"/>
          <w:sz w:val="20"/>
          <w:szCs w:val="20"/>
        </w:rPr>
        <w:t>censar</w:t>
      </w:r>
      <w:r w:rsidR="00090DCA" w:rsidRPr="00EB4D90">
        <w:rPr>
          <w:rFonts w:ascii="Arial" w:hAnsi="Arial" w:cs="Arial"/>
          <w:sz w:val="20"/>
          <w:szCs w:val="20"/>
        </w:rPr>
        <w:t xml:space="preserve"> </w:t>
      </w:r>
      <w:r w:rsidR="005C0F78" w:rsidRPr="00EB4D90">
        <w:rPr>
          <w:rFonts w:ascii="Arial" w:hAnsi="Arial" w:cs="Arial"/>
          <w:sz w:val="20"/>
          <w:szCs w:val="20"/>
        </w:rPr>
        <w:t>corriente,</w:t>
      </w:r>
      <w:r w:rsidR="00090DCA" w:rsidRPr="00EB4D90">
        <w:rPr>
          <w:rFonts w:ascii="Arial" w:hAnsi="Arial" w:cs="Arial"/>
          <w:sz w:val="20"/>
          <w:szCs w:val="20"/>
        </w:rPr>
        <w:t xml:space="preserve"> voltaje y calcular el factor de potencia sin problemas </w:t>
      </w:r>
      <w:r w:rsidR="00A2173D" w:rsidRPr="00EB4D90">
        <w:rPr>
          <w:rFonts w:ascii="Arial" w:hAnsi="Arial" w:cs="Arial"/>
          <w:sz w:val="20"/>
          <w:szCs w:val="20"/>
        </w:rPr>
        <w:t xml:space="preserve">además de </w:t>
      </w:r>
      <w:r w:rsidR="000560E6" w:rsidRPr="00EB4D90">
        <w:rPr>
          <w:rFonts w:ascii="Arial" w:hAnsi="Arial" w:cs="Arial"/>
          <w:sz w:val="20"/>
          <w:szCs w:val="20"/>
        </w:rPr>
        <w:t xml:space="preserve">hacer uso de la lógica difusa </w:t>
      </w:r>
      <w:r w:rsidR="00D77966" w:rsidRPr="00EB4D90">
        <w:rPr>
          <w:rFonts w:ascii="Arial" w:hAnsi="Arial" w:cs="Arial"/>
          <w:sz w:val="20"/>
          <w:szCs w:val="20"/>
        </w:rPr>
        <w:t xml:space="preserve">para corregir este </w:t>
      </w:r>
      <w:r w:rsidR="00027F83" w:rsidRPr="00EB4D90">
        <w:rPr>
          <w:rFonts w:ascii="Arial" w:hAnsi="Arial" w:cs="Arial"/>
          <w:sz w:val="20"/>
          <w:szCs w:val="20"/>
        </w:rPr>
        <w:t>mismo.</w:t>
      </w:r>
    </w:p>
    <w:p w14:paraId="27E14963" w14:textId="3EF1B5D1" w:rsidR="00D77966" w:rsidRPr="00EB4D90" w:rsidRDefault="00D77966" w:rsidP="00EB4D90">
      <w:pPr>
        <w:jc w:val="both"/>
        <w:rPr>
          <w:rFonts w:ascii="Arial" w:hAnsi="Arial" w:cs="Arial"/>
          <w:sz w:val="20"/>
          <w:szCs w:val="20"/>
        </w:rPr>
      </w:pPr>
      <w:r w:rsidRPr="00EB4D90">
        <w:rPr>
          <w:rFonts w:ascii="Arial" w:hAnsi="Arial" w:cs="Arial"/>
          <w:sz w:val="20"/>
          <w:szCs w:val="20"/>
        </w:rPr>
        <w:t xml:space="preserve">Se cumplieron todos los objetivos secundarios y fuimos capaces de </w:t>
      </w:r>
      <w:r w:rsidR="00F75C98" w:rsidRPr="00EB4D90">
        <w:rPr>
          <w:rFonts w:ascii="Arial" w:hAnsi="Arial" w:cs="Arial"/>
          <w:sz w:val="20"/>
          <w:szCs w:val="20"/>
        </w:rPr>
        <w:t xml:space="preserve">realizar este proyecto con </w:t>
      </w:r>
      <w:r w:rsidR="002A3A83" w:rsidRPr="00EB4D90">
        <w:rPr>
          <w:rFonts w:ascii="Arial" w:hAnsi="Arial" w:cs="Arial"/>
          <w:sz w:val="20"/>
          <w:szCs w:val="20"/>
        </w:rPr>
        <w:t>los materiales disponibles en nuestro país</w:t>
      </w:r>
      <w:r w:rsidR="002D3D94" w:rsidRPr="00EB4D90">
        <w:rPr>
          <w:rFonts w:ascii="Arial" w:hAnsi="Arial" w:cs="Arial"/>
          <w:sz w:val="20"/>
          <w:szCs w:val="20"/>
        </w:rPr>
        <w:t>.</w:t>
      </w:r>
    </w:p>
    <w:p w14:paraId="299B35BF" w14:textId="77777777" w:rsidR="004F1374" w:rsidRPr="00EB4D90" w:rsidRDefault="004F1374" w:rsidP="00EB4D90">
      <w:pPr>
        <w:ind w:left="360"/>
        <w:jc w:val="both"/>
        <w:rPr>
          <w:rFonts w:ascii="Arial" w:hAnsi="Arial" w:cs="Arial"/>
          <w:sz w:val="20"/>
          <w:szCs w:val="20"/>
        </w:rPr>
      </w:pPr>
    </w:p>
    <w:p w14:paraId="7427BED2" w14:textId="63E61F9A" w:rsidR="003B429E" w:rsidRPr="00EB4D90" w:rsidRDefault="00CA1D16" w:rsidP="00EB4D90">
      <w:pPr>
        <w:jc w:val="both"/>
        <w:rPr>
          <w:rFonts w:ascii="Arial" w:hAnsi="Arial" w:cs="Arial"/>
          <w:sz w:val="20"/>
          <w:szCs w:val="20"/>
        </w:rPr>
      </w:pPr>
      <w:r w:rsidRPr="00EB4D90">
        <w:rPr>
          <w:rFonts w:ascii="Arial" w:hAnsi="Arial" w:cs="Arial"/>
          <w:sz w:val="20"/>
          <w:szCs w:val="20"/>
        </w:rPr>
        <w:t>Trabajar con señales pequeñas como la que genera el sensor de corriente</w:t>
      </w:r>
      <w:r w:rsidR="00A97D23" w:rsidRPr="00EB4D90">
        <w:rPr>
          <w:rFonts w:ascii="Arial" w:hAnsi="Arial" w:cs="Arial"/>
          <w:sz w:val="20"/>
          <w:szCs w:val="20"/>
        </w:rPr>
        <w:t xml:space="preserve"> puede traer algunos problemas debido al ruido que puede ser inducido en esta, lo cual ocasiona falsas lecturas</w:t>
      </w:r>
      <w:r w:rsidR="00B31955" w:rsidRPr="00EB4D90">
        <w:rPr>
          <w:rFonts w:ascii="Arial" w:hAnsi="Arial" w:cs="Arial"/>
          <w:sz w:val="20"/>
          <w:szCs w:val="20"/>
        </w:rPr>
        <w:t xml:space="preserve">, podemos destacar la importancia de </w:t>
      </w:r>
      <w:r w:rsidR="00AF0DAE" w:rsidRPr="00EB4D90">
        <w:rPr>
          <w:rFonts w:ascii="Arial" w:hAnsi="Arial" w:cs="Arial"/>
          <w:sz w:val="20"/>
          <w:szCs w:val="20"/>
        </w:rPr>
        <w:t xml:space="preserve">implementar filtros para mitigar este problema, además del uso de compradores analógicos que </w:t>
      </w:r>
      <w:r w:rsidR="00676E45" w:rsidRPr="00EB4D90">
        <w:rPr>
          <w:rFonts w:ascii="Arial" w:hAnsi="Arial" w:cs="Arial"/>
          <w:sz w:val="20"/>
          <w:szCs w:val="20"/>
        </w:rPr>
        <w:t xml:space="preserve">puede ocasionar problemas a con configurase </w:t>
      </w:r>
      <w:r w:rsidR="00B87068" w:rsidRPr="00EB4D90">
        <w:rPr>
          <w:rFonts w:ascii="Arial" w:hAnsi="Arial" w:cs="Arial"/>
          <w:sz w:val="20"/>
          <w:szCs w:val="20"/>
        </w:rPr>
        <w:t xml:space="preserve">como </w:t>
      </w:r>
      <w:r w:rsidR="00676E45" w:rsidRPr="00EB4D90">
        <w:rPr>
          <w:rFonts w:ascii="Arial" w:hAnsi="Arial" w:cs="Arial"/>
          <w:sz w:val="20"/>
          <w:szCs w:val="20"/>
        </w:rPr>
        <w:t>un circuito con histéresis</w:t>
      </w:r>
      <w:r w:rsidR="00F971B3" w:rsidRPr="00EB4D90">
        <w:rPr>
          <w:rFonts w:ascii="Arial" w:hAnsi="Arial" w:cs="Arial"/>
          <w:sz w:val="20"/>
          <w:szCs w:val="20"/>
        </w:rPr>
        <w:t>.</w:t>
      </w:r>
    </w:p>
    <w:p w14:paraId="43A0CD8D" w14:textId="77777777" w:rsidR="00F971B3" w:rsidRPr="00EB4D90" w:rsidRDefault="00F971B3" w:rsidP="00EB4D90">
      <w:pPr>
        <w:jc w:val="both"/>
        <w:rPr>
          <w:rFonts w:ascii="Arial" w:hAnsi="Arial" w:cs="Arial"/>
          <w:sz w:val="20"/>
          <w:szCs w:val="20"/>
        </w:rPr>
      </w:pPr>
    </w:p>
    <w:p w14:paraId="0D63196B" w14:textId="263646D4" w:rsidR="007565EE" w:rsidRPr="00EB4D90" w:rsidRDefault="00F971B3" w:rsidP="00EB4D90">
      <w:pPr>
        <w:jc w:val="both"/>
        <w:rPr>
          <w:rFonts w:ascii="Arial" w:hAnsi="Arial" w:cs="Arial"/>
          <w:sz w:val="20"/>
          <w:szCs w:val="20"/>
        </w:rPr>
      </w:pPr>
      <w:r w:rsidRPr="00EB4D90">
        <w:rPr>
          <w:rFonts w:ascii="Arial" w:hAnsi="Arial" w:cs="Arial"/>
          <w:sz w:val="20"/>
          <w:szCs w:val="20"/>
        </w:rPr>
        <w:t xml:space="preserve">Se podía reducir en gran parte la circuitería analógica usando un </w:t>
      </w:r>
      <w:r w:rsidR="005C0F78" w:rsidRPr="00EB4D90">
        <w:rPr>
          <w:rFonts w:ascii="Arial" w:hAnsi="Arial" w:cs="Arial"/>
          <w:sz w:val="20"/>
          <w:szCs w:val="20"/>
        </w:rPr>
        <w:t>microcontrolador</w:t>
      </w:r>
      <w:r w:rsidRPr="00EB4D90">
        <w:rPr>
          <w:rFonts w:ascii="Arial" w:hAnsi="Arial" w:cs="Arial"/>
          <w:sz w:val="20"/>
          <w:szCs w:val="20"/>
        </w:rPr>
        <w:t xml:space="preserve"> dedicado para el procesamiento de señales como por ejemplo micro</w:t>
      </w:r>
      <w:r w:rsidR="00027F83">
        <w:rPr>
          <w:rFonts w:ascii="Arial" w:hAnsi="Arial" w:cs="Arial"/>
          <w:sz w:val="20"/>
          <w:szCs w:val="20"/>
        </w:rPr>
        <w:t>con</w:t>
      </w:r>
      <w:r w:rsidRPr="00EB4D90">
        <w:rPr>
          <w:rFonts w:ascii="Arial" w:hAnsi="Arial" w:cs="Arial"/>
          <w:sz w:val="20"/>
          <w:szCs w:val="20"/>
        </w:rPr>
        <w:t>troladores de la serie pic32</w:t>
      </w:r>
      <w:r w:rsidR="00F71827" w:rsidRPr="00EB4D90">
        <w:rPr>
          <w:rFonts w:ascii="Arial" w:hAnsi="Arial" w:cs="Arial"/>
          <w:sz w:val="20"/>
          <w:szCs w:val="20"/>
        </w:rPr>
        <w:t xml:space="preserve">, para </w:t>
      </w:r>
      <w:r w:rsidR="00EB4D90" w:rsidRPr="00EB4D90">
        <w:rPr>
          <w:rFonts w:ascii="Arial" w:hAnsi="Arial" w:cs="Arial"/>
          <w:sz w:val="20"/>
          <w:szCs w:val="20"/>
        </w:rPr>
        <w:t>implementar</w:t>
      </w:r>
      <w:r w:rsidR="00F71827" w:rsidRPr="00EB4D90">
        <w:rPr>
          <w:rFonts w:ascii="Arial" w:hAnsi="Arial" w:cs="Arial"/>
          <w:sz w:val="20"/>
          <w:szCs w:val="20"/>
        </w:rPr>
        <w:t xml:space="preserve"> filtro digitarles a las señales</w:t>
      </w:r>
      <w:r w:rsidRPr="00EB4D90">
        <w:rPr>
          <w:rFonts w:ascii="Arial" w:hAnsi="Arial" w:cs="Arial"/>
          <w:sz w:val="20"/>
          <w:szCs w:val="20"/>
        </w:rPr>
        <w:t>.</w:t>
      </w:r>
    </w:p>
    <w:p w14:paraId="7A0F7CEE" w14:textId="77777777" w:rsidR="00CC132E" w:rsidRPr="00EB4D90" w:rsidRDefault="00CC132E" w:rsidP="00EB4D90">
      <w:pPr>
        <w:jc w:val="both"/>
        <w:rPr>
          <w:rFonts w:ascii="Arial" w:hAnsi="Arial" w:cs="Arial"/>
          <w:sz w:val="20"/>
          <w:szCs w:val="20"/>
        </w:rPr>
      </w:pPr>
    </w:p>
    <w:p w14:paraId="68E2C86F" w14:textId="77777777" w:rsidR="00F71827" w:rsidRPr="00EB4D90" w:rsidRDefault="00F71827" w:rsidP="00EB4D90">
      <w:pPr>
        <w:jc w:val="both"/>
        <w:rPr>
          <w:rFonts w:ascii="Arial" w:hAnsi="Arial" w:cs="Arial"/>
          <w:sz w:val="20"/>
          <w:szCs w:val="20"/>
        </w:rPr>
      </w:pPr>
    </w:p>
    <w:p w14:paraId="4F8C3E6E" w14:textId="77777777" w:rsidR="00C772D3" w:rsidRDefault="00C772D3" w:rsidP="007565EE"/>
    <w:p w14:paraId="3A9303A1" w14:textId="77777777" w:rsidR="00C772D3" w:rsidRDefault="00C772D3" w:rsidP="007565EE"/>
    <w:p w14:paraId="4942EB81" w14:textId="77777777" w:rsidR="00DC6321" w:rsidRDefault="00DC6321" w:rsidP="007565EE"/>
    <w:p w14:paraId="7D20B64B" w14:textId="77777777" w:rsidR="00DC6321" w:rsidRDefault="00DC6321" w:rsidP="007565EE"/>
    <w:p w14:paraId="3BCD7387" w14:textId="77777777" w:rsidR="00DC6321" w:rsidRDefault="00DC6321" w:rsidP="007565EE"/>
    <w:p w14:paraId="4BF45AB5" w14:textId="77777777" w:rsidR="00DC6321" w:rsidRDefault="00DC6321" w:rsidP="007565EE"/>
    <w:p w14:paraId="18056B38" w14:textId="77777777" w:rsidR="00DC6321" w:rsidRDefault="00DC6321" w:rsidP="007565EE"/>
    <w:p w14:paraId="47260971" w14:textId="77777777" w:rsidR="00DC6321" w:rsidRDefault="00DC6321" w:rsidP="007565EE"/>
    <w:p w14:paraId="071C0D8F" w14:textId="77777777" w:rsidR="00DC6321" w:rsidRDefault="00DC6321" w:rsidP="007565EE"/>
    <w:p w14:paraId="04DA5B58" w14:textId="77777777" w:rsidR="00DC6321" w:rsidRDefault="00DC6321" w:rsidP="007565EE"/>
    <w:p w14:paraId="3328A47C" w14:textId="77777777" w:rsidR="00DC6321" w:rsidRDefault="00DC6321" w:rsidP="007565EE"/>
    <w:p w14:paraId="2880096A" w14:textId="77777777" w:rsidR="00DC6321" w:rsidRDefault="00DC6321" w:rsidP="007565EE"/>
    <w:p w14:paraId="3F2EEC94" w14:textId="77777777" w:rsidR="00DC6321" w:rsidRDefault="00DC6321" w:rsidP="007565EE"/>
    <w:p w14:paraId="48A1AE83" w14:textId="77777777" w:rsidR="00027F83" w:rsidRDefault="00027F83" w:rsidP="007565EE"/>
    <w:p w14:paraId="002EA825" w14:textId="77777777" w:rsidR="00027F83" w:rsidRDefault="00027F83" w:rsidP="007565EE"/>
    <w:p w14:paraId="128C4F9F" w14:textId="77777777" w:rsidR="00027F83" w:rsidRDefault="00027F83" w:rsidP="007565EE"/>
    <w:p w14:paraId="7993DEDD" w14:textId="77777777" w:rsidR="00027F83" w:rsidRDefault="00027F83" w:rsidP="007565EE"/>
    <w:p w14:paraId="13C15344" w14:textId="77777777" w:rsidR="00027F83" w:rsidRDefault="00027F83" w:rsidP="007565EE"/>
    <w:p w14:paraId="0381478D" w14:textId="77777777" w:rsidR="00027F83" w:rsidRDefault="00027F83" w:rsidP="007565EE"/>
    <w:p w14:paraId="23EFC911" w14:textId="77777777" w:rsidR="00027F83" w:rsidRDefault="00027F83" w:rsidP="007565EE"/>
    <w:p w14:paraId="6CBE5DC8" w14:textId="77777777" w:rsidR="00027F83" w:rsidRDefault="00027F83" w:rsidP="007565EE"/>
    <w:p w14:paraId="25CBD3EF" w14:textId="77777777" w:rsidR="00027F83" w:rsidRDefault="00027F83" w:rsidP="007565EE"/>
    <w:p w14:paraId="4889A7D2" w14:textId="77777777" w:rsidR="00027F83" w:rsidRDefault="00027F83" w:rsidP="007565EE"/>
    <w:p w14:paraId="3A665BCB" w14:textId="77777777" w:rsidR="00027F83" w:rsidRDefault="00027F83" w:rsidP="007565EE"/>
    <w:p w14:paraId="34194D86" w14:textId="77777777" w:rsidR="00027F83" w:rsidRDefault="00027F83" w:rsidP="007565EE"/>
    <w:p w14:paraId="5E86F480" w14:textId="77777777" w:rsidR="00027F83" w:rsidRDefault="00027F83" w:rsidP="007565EE"/>
    <w:p w14:paraId="1FBB181D" w14:textId="77777777" w:rsidR="00027F83" w:rsidRDefault="00027F83" w:rsidP="007565EE"/>
    <w:p w14:paraId="0D083F4C" w14:textId="77777777" w:rsidR="00F971B3" w:rsidRDefault="00F971B3" w:rsidP="007565EE"/>
    <w:p w14:paraId="589E9684" w14:textId="77777777" w:rsidR="00F971B3" w:rsidRPr="007565EE" w:rsidRDefault="00F971B3" w:rsidP="007565EE"/>
    <w:p w14:paraId="018F5847" w14:textId="26ABDB41" w:rsidR="007F4565" w:rsidRDefault="5CCC90DE" w:rsidP="00553B7C">
      <w:pPr>
        <w:pStyle w:val="Ttulo3"/>
      </w:pPr>
      <w:bookmarkStart w:id="99" w:name="_Toc154578542"/>
      <w:r>
        <w:lastRenderedPageBreak/>
        <w:t>Anexos</w:t>
      </w:r>
      <w:bookmarkEnd w:id="99"/>
      <w:r>
        <w:t xml:space="preserve"> </w:t>
      </w:r>
    </w:p>
    <w:p w14:paraId="6CFF5CF8" w14:textId="77777777" w:rsidR="00027F83" w:rsidRPr="00027F83" w:rsidRDefault="00027F83" w:rsidP="00027F83"/>
    <w:p w14:paraId="6A3E63E9" w14:textId="24511409" w:rsidR="000E5F98" w:rsidRPr="00A03A05" w:rsidRDefault="00632325" w:rsidP="00A03A05">
      <w:pPr>
        <w:rPr>
          <w:b/>
          <w:bCs/>
        </w:rPr>
      </w:pPr>
      <w:r w:rsidRPr="001C69FC">
        <w:rPr>
          <w:b/>
          <w:bCs/>
          <w:noProof/>
        </w:rPr>
        <w:drawing>
          <wp:anchor distT="0" distB="0" distL="114300" distR="114300" simplePos="0" relativeHeight="251658257" behindDoc="0" locked="0" layoutInCell="1" allowOverlap="1" wp14:anchorId="0312DA5A" wp14:editId="3796E00D">
            <wp:simplePos x="0" y="0"/>
            <wp:positionH relativeFrom="margin">
              <wp:align>center</wp:align>
            </wp:positionH>
            <wp:positionV relativeFrom="paragraph">
              <wp:posOffset>1216660</wp:posOffset>
            </wp:positionV>
            <wp:extent cx="7583805" cy="5708650"/>
            <wp:effectExtent l="4128" t="0" r="2222" b="2223"/>
            <wp:wrapTopAndBottom/>
            <wp:docPr id="1082409469" name="Imagen 108240946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9469" name="Imagen 1" descr="Diagrama, Esquemátic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rot="5400000">
                      <a:off x="0" y="0"/>
                      <a:ext cx="7583805" cy="5708650"/>
                    </a:xfrm>
                    <a:prstGeom prst="rect">
                      <a:avLst/>
                    </a:prstGeom>
                  </pic:spPr>
                </pic:pic>
              </a:graphicData>
            </a:graphic>
            <wp14:sizeRelH relativeFrom="margin">
              <wp14:pctWidth>0</wp14:pctWidth>
            </wp14:sizeRelH>
            <wp14:sizeRelV relativeFrom="margin">
              <wp14:pctHeight>0</wp14:pctHeight>
            </wp14:sizeRelV>
          </wp:anchor>
        </w:drawing>
      </w:r>
      <w:r w:rsidR="000E5F98" w:rsidRPr="001C69FC">
        <w:rPr>
          <w:b/>
          <w:bCs/>
        </w:rPr>
        <w:t>Anexo 1</w:t>
      </w:r>
      <w:r w:rsidR="008F1E1E" w:rsidRPr="001C69FC">
        <w:rPr>
          <w:b/>
          <w:bCs/>
        </w:rPr>
        <w:t>(esquemático FP)</w:t>
      </w:r>
      <w:r w:rsidRPr="001C69FC">
        <w:rPr>
          <w:b/>
          <w:bCs/>
        </w:rPr>
        <w:t>:</w:t>
      </w:r>
    </w:p>
    <w:p w14:paraId="5C037BAA" w14:textId="60AFAD50" w:rsidR="00632325" w:rsidRPr="001C69FC" w:rsidRDefault="00632325" w:rsidP="00632325">
      <w:pPr>
        <w:rPr>
          <w:rFonts w:ascii="Arial" w:hAnsi="Arial" w:cs="Arial"/>
          <w:b/>
          <w:bCs/>
        </w:rPr>
      </w:pPr>
      <w:r w:rsidRPr="001C69FC">
        <w:rPr>
          <w:rFonts w:ascii="Arial" w:hAnsi="Arial" w:cs="Arial"/>
          <w:b/>
          <w:bCs/>
          <w:noProof/>
        </w:rPr>
        <w:lastRenderedPageBreak/>
        <w:drawing>
          <wp:anchor distT="0" distB="0" distL="114300" distR="114300" simplePos="0" relativeHeight="251658254" behindDoc="0" locked="0" layoutInCell="1" allowOverlap="1" wp14:anchorId="2EB803CD" wp14:editId="24C97C3B">
            <wp:simplePos x="0" y="0"/>
            <wp:positionH relativeFrom="margin">
              <wp:align>left</wp:align>
            </wp:positionH>
            <wp:positionV relativeFrom="paragraph">
              <wp:posOffset>1056005</wp:posOffset>
            </wp:positionV>
            <wp:extent cx="7531100" cy="6089015"/>
            <wp:effectExtent l="0" t="2858" r="0" b="0"/>
            <wp:wrapTopAndBottom/>
            <wp:docPr id="136893306" name="Imagen 13689330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306" name="Imagen 1" descr="Diagrama, Esquemátic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rot="5400000">
                      <a:off x="0" y="0"/>
                      <a:ext cx="7531100" cy="6089015"/>
                    </a:xfrm>
                    <a:prstGeom prst="rect">
                      <a:avLst/>
                    </a:prstGeom>
                  </pic:spPr>
                </pic:pic>
              </a:graphicData>
            </a:graphic>
            <wp14:sizeRelH relativeFrom="margin">
              <wp14:pctWidth>0</wp14:pctWidth>
            </wp14:sizeRelH>
            <wp14:sizeRelV relativeFrom="margin">
              <wp14:pctHeight>0</wp14:pctHeight>
            </wp14:sizeRelV>
          </wp:anchor>
        </w:drawing>
      </w:r>
      <w:r w:rsidR="008D36D4" w:rsidRPr="001C69FC">
        <w:rPr>
          <w:rFonts w:ascii="Arial" w:hAnsi="Arial" w:cs="Arial"/>
          <w:b/>
          <w:bCs/>
        </w:rPr>
        <w:t>Anexo</w:t>
      </w:r>
      <w:r w:rsidRPr="001C69FC">
        <w:rPr>
          <w:rFonts w:ascii="Arial" w:hAnsi="Arial" w:cs="Arial"/>
          <w:b/>
          <w:bCs/>
        </w:rPr>
        <w:t xml:space="preserve"> 2(Conexiones microcontrolador):</w:t>
      </w:r>
    </w:p>
    <w:p w14:paraId="43D1C0A6" w14:textId="28DD1495" w:rsidR="00A61D83" w:rsidRPr="001C69FC" w:rsidRDefault="00632325" w:rsidP="00632325">
      <w:pPr>
        <w:rPr>
          <w:rFonts w:ascii="Arial" w:hAnsi="Arial" w:cs="Arial"/>
          <w:b/>
          <w:bCs/>
        </w:rPr>
      </w:pPr>
      <w:r w:rsidRPr="001C69FC">
        <w:rPr>
          <w:rFonts w:ascii="Arial" w:hAnsi="Arial" w:cs="Arial"/>
          <w:b/>
          <w:bCs/>
          <w:noProof/>
        </w:rPr>
        <w:lastRenderedPageBreak/>
        <w:drawing>
          <wp:anchor distT="0" distB="0" distL="114300" distR="114300" simplePos="0" relativeHeight="251658255" behindDoc="0" locked="0" layoutInCell="1" allowOverlap="1" wp14:anchorId="3ED71E16" wp14:editId="3F4F654B">
            <wp:simplePos x="0" y="0"/>
            <wp:positionH relativeFrom="margin">
              <wp:align>center</wp:align>
            </wp:positionH>
            <wp:positionV relativeFrom="paragraph">
              <wp:posOffset>1671320</wp:posOffset>
            </wp:positionV>
            <wp:extent cx="7880985" cy="5271770"/>
            <wp:effectExtent l="9208" t="0" r="0" b="0"/>
            <wp:wrapTopAndBottom/>
            <wp:docPr id="1483722168" name="Imagen 148372216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22168" name="Imagen 1" descr="Diagrama, Esquemátic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rot="5400000">
                      <a:off x="0" y="0"/>
                      <a:ext cx="7880985" cy="5271770"/>
                    </a:xfrm>
                    <a:prstGeom prst="rect">
                      <a:avLst/>
                    </a:prstGeom>
                  </pic:spPr>
                </pic:pic>
              </a:graphicData>
            </a:graphic>
            <wp14:sizeRelH relativeFrom="margin">
              <wp14:pctWidth>0</wp14:pctWidth>
            </wp14:sizeRelH>
            <wp14:sizeRelV relativeFrom="margin">
              <wp14:pctHeight>0</wp14:pctHeight>
            </wp14:sizeRelV>
          </wp:anchor>
        </w:drawing>
      </w:r>
      <w:r w:rsidRPr="001C69FC">
        <w:rPr>
          <w:rFonts w:ascii="Arial" w:hAnsi="Arial" w:cs="Arial"/>
          <w:b/>
          <w:bCs/>
        </w:rPr>
        <w:t xml:space="preserve">Anexo </w:t>
      </w:r>
      <w:r w:rsidR="00BD3076">
        <w:rPr>
          <w:rFonts w:ascii="Arial" w:hAnsi="Arial" w:cs="Arial"/>
          <w:b/>
          <w:bCs/>
        </w:rPr>
        <w:t>3</w:t>
      </w:r>
      <w:r w:rsidRPr="001C69FC">
        <w:rPr>
          <w:rFonts w:ascii="Arial" w:hAnsi="Arial" w:cs="Arial"/>
          <w:b/>
          <w:bCs/>
        </w:rPr>
        <w:t xml:space="preserve"> (Conexiones relés)</w:t>
      </w:r>
      <w:r w:rsidR="00E366ED" w:rsidRPr="001C69FC">
        <w:rPr>
          <w:rFonts w:ascii="Arial" w:hAnsi="Arial" w:cs="Arial"/>
          <w:b/>
          <w:bCs/>
        </w:rPr>
        <w:t>:</w:t>
      </w:r>
    </w:p>
    <w:p w14:paraId="6D28BFB9" w14:textId="1678B22A" w:rsidR="00A61D83" w:rsidRDefault="00A61D83" w:rsidP="005719E8">
      <w:pPr>
        <w:jc w:val="center"/>
      </w:pPr>
    </w:p>
    <w:p w14:paraId="63CE4E44" w14:textId="06637AEB" w:rsidR="00791CAB" w:rsidRPr="001C69FC" w:rsidRDefault="00632325" w:rsidP="009353CA">
      <w:pPr>
        <w:rPr>
          <w:rFonts w:ascii="Arial" w:hAnsi="Arial" w:cs="Arial"/>
          <w:b/>
          <w:bCs/>
        </w:rPr>
      </w:pPr>
      <w:r w:rsidRPr="001C69FC">
        <w:rPr>
          <w:rFonts w:ascii="Arial" w:hAnsi="Arial" w:cs="Arial"/>
          <w:b/>
          <w:bCs/>
          <w:noProof/>
        </w:rPr>
        <w:lastRenderedPageBreak/>
        <w:drawing>
          <wp:anchor distT="0" distB="0" distL="114300" distR="114300" simplePos="0" relativeHeight="251658256" behindDoc="0" locked="0" layoutInCell="1" allowOverlap="1" wp14:anchorId="15999F38" wp14:editId="2E4EA11B">
            <wp:simplePos x="0" y="0"/>
            <wp:positionH relativeFrom="margin">
              <wp:align>center</wp:align>
            </wp:positionH>
            <wp:positionV relativeFrom="paragraph">
              <wp:posOffset>1554480</wp:posOffset>
            </wp:positionV>
            <wp:extent cx="7816850" cy="5203190"/>
            <wp:effectExtent l="0" t="7620" r="5080" b="5080"/>
            <wp:wrapTopAndBottom/>
            <wp:docPr id="1886568349" name="Imagen 18865683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8349" name="Imagen 1" descr="Diagrama&#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rot="5400000">
                      <a:off x="0" y="0"/>
                      <a:ext cx="7816850" cy="5203190"/>
                    </a:xfrm>
                    <a:prstGeom prst="rect">
                      <a:avLst/>
                    </a:prstGeom>
                  </pic:spPr>
                </pic:pic>
              </a:graphicData>
            </a:graphic>
            <wp14:sizeRelH relativeFrom="margin">
              <wp14:pctWidth>0</wp14:pctWidth>
            </wp14:sizeRelH>
            <wp14:sizeRelV relativeFrom="margin">
              <wp14:pctHeight>0</wp14:pctHeight>
            </wp14:sizeRelV>
          </wp:anchor>
        </w:drawing>
      </w:r>
      <w:r w:rsidRPr="001C69FC">
        <w:rPr>
          <w:rFonts w:ascii="Arial" w:hAnsi="Arial" w:cs="Arial"/>
          <w:b/>
          <w:bCs/>
        </w:rPr>
        <w:t xml:space="preserve">Anexo </w:t>
      </w:r>
      <w:r w:rsidR="00BD3076">
        <w:rPr>
          <w:rFonts w:ascii="Arial" w:hAnsi="Arial" w:cs="Arial"/>
          <w:b/>
          <w:bCs/>
        </w:rPr>
        <w:t>4</w:t>
      </w:r>
      <w:r w:rsidRPr="001C69FC">
        <w:rPr>
          <w:rFonts w:ascii="Arial" w:hAnsi="Arial" w:cs="Arial"/>
          <w:b/>
          <w:bCs/>
        </w:rPr>
        <w:t>(</w:t>
      </w:r>
      <w:r w:rsidR="00B227E6">
        <w:rPr>
          <w:rFonts w:ascii="Arial" w:hAnsi="Arial" w:cs="Arial"/>
          <w:b/>
          <w:bCs/>
        </w:rPr>
        <w:t>Conexión a</w:t>
      </w:r>
      <w:r w:rsidRPr="001C69FC">
        <w:rPr>
          <w:rFonts w:ascii="Arial" w:hAnsi="Arial" w:cs="Arial"/>
          <w:b/>
          <w:bCs/>
        </w:rPr>
        <w:t>limentación)</w:t>
      </w:r>
      <w:r w:rsidR="00E366ED" w:rsidRPr="001C69FC">
        <w:rPr>
          <w:rFonts w:ascii="Arial" w:hAnsi="Arial" w:cs="Arial"/>
          <w:b/>
          <w:bCs/>
        </w:rPr>
        <w:t>:</w:t>
      </w:r>
    </w:p>
    <w:p w14:paraId="2EB058EE" w14:textId="77777777" w:rsidR="00632325" w:rsidRDefault="00632325" w:rsidP="007F4565"/>
    <w:p w14:paraId="7A710D01" w14:textId="46167EA8" w:rsidR="007F4565" w:rsidRPr="00AF6CC4" w:rsidRDefault="00632325" w:rsidP="007F4565">
      <w:pPr>
        <w:rPr>
          <w:rFonts w:ascii="Arial" w:hAnsi="Arial" w:cs="Arial"/>
          <w:b/>
        </w:rPr>
      </w:pPr>
      <w:r w:rsidRPr="00AF6CC4">
        <w:rPr>
          <w:rFonts w:ascii="Arial" w:hAnsi="Arial" w:cs="Arial"/>
          <w:b/>
          <w:bCs/>
        </w:rPr>
        <w:lastRenderedPageBreak/>
        <w:t xml:space="preserve">Anexo </w:t>
      </w:r>
      <w:r w:rsidR="00BD3076">
        <w:rPr>
          <w:rFonts w:ascii="Arial" w:hAnsi="Arial" w:cs="Arial"/>
          <w:b/>
          <w:bCs/>
        </w:rPr>
        <w:t>5</w:t>
      </w:r>
      <w:r w:rsidRPr="00AF6CC4">
        <w:rPr>
          <w:rFonts w:ascii="Arial" w:hAnsi="Arial" w:cs="Arial"/>
          <w:b/>
          <w:bCs/>
        </w:rPr>
        <w:t xml:space="preserve"> (Código</w:t>
      </w:r>
      <w:r w:rsidR="007F4565" w:rsidRPr="00AF6CC4">
        <w:rPr>
          <w:rFonts w:ascii="Arial" w:hAnsi="Arial" w:cs="Arial"/>
          <w:b/>
          <w:bCs/>
        </w:rPr>
        <w:t xml:space="preserve"> fuente</w:t>
      </w:r>
      <w:r w:rsidRPr="00AF6CC4">
        <w:rPr>
          <w:rFonts w:ascii="Arial" w:hAnsi="Arial" w:cs="Arial"/>
          <w:b/>
          <w:bCs/>
        </w:rPr>
        <w:t>)</w:t>
      </w:r>
      <w:r w:rsidR="00AF6CC4" w:rsidRPr="00AF6CC4">
        <w:rPr>
          <w:rFonts w:ascii="Arial" w:hAnsi="Arial" w:cs="Arial"/>
          <w:b/>
          <w:bCs/>
        </w:rPr>
        <w:t>:</w:t>
      </w:r>
    </w:p>
    <w:p w14:paraId="2610A64C" w14:textId="77777777" w:rsidR="007F4565" w:rsidRDefault="007F4565" w:rsidP="007F4565"/>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10104"/>
      </w:tblGrid>
      <w:tr w:rsidR="007F4565" w:rsidRPr="007F4565" w14:paraId="30C3BD7A" w14:textId="77777777" w:rsidTr="007F4565">
        <w:trPr>
          <w:tblCellSpacing w:w="15" w:type="dxa"/>
        </w:trPr>
        <w:tc>
          <w:tcPr>
            <w:tcW w:w="0" w:type="auto"/>
            <w:vAlign w:val="center"/>
            <w:hideMark/>
          </w:tcPr>
          <w:p w14:paraId="291DED0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w:t>
            </w:r>
          </w:p>
          <w:p w14:paraId="7C1A8C1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2</w:t>
            </w:r>
          </w:p>
          <w:p w14:paraId="217C4B4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3</w:t>
            </w:r>
          </w:p>
          <w:p w14:paraId="3861D52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4</w:t>
            </w:r>
          </w:p>
          <w:p w14:paraId="1C3B805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5</w:t>
            </w:r>
          </w:p>
          <w:p w14:paraId="31B6E8B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6</w:t>
            </w:r>
          </w:p>
          <w:p w14:paraId="510A71E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7</w:t>
            </w:r>
          </w:p>
          <w:p w14:paraId="18C1427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8</w:t>
            </w:r>
          </w:p>
          <w:p w14:paraId="492010B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9</w:t>
            </w:r>
          </w:p>
          <w:p w14:paraId="6E2D565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10</w:t>
            </w:r>
          </w:p>
          <w:p w14:paraId="5C56A4C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11</w:t>
            </w:r>
          </w:p>
          <w:p w14:paraId="02FCE16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12</w:t>
            </w:r>
          </w:p>
          <w:p w14:paraId="3A5F13B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13</w:t>
            </w:r>
          </w:p>
          <w:p w14:paraId="6C84264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14</w:t>
            </w:r>
          </w:p>
          <w:p w14:paraId="24BD579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15</w:t>
            </w:r>
          </w:p>
          <w:p w14:paraId="0ED742E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16</w:t>
            </w:r>
          </w:p>
          <w:p w14:paraId="732E977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17</w:t>
            </w:r>
          </w:p>
          <w:p w14:paraId="5D74D01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18</w:t>
            </w:r>
          </w:p>
          <w:p w14:paraId="6560274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19</w:t>
            </w:r>
          </w:p>
          <w:p w14:paraId="34CF7A4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20</w:t>
            </w:r>
          </w:p>
          <w:p w14:paraId="1691D09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21</w:t>
            </w:r>
          </w:p>
          <w:p w14:paraId="72FB83B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22</w:t>
            </w:r>
          </w:p>
          <w:p w14:paraId="35FA294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23</w:t>
            </w:r>
          </w:p>
          <w:p w14:paraId="590D679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24</w:t>
            </w:r>
          </w:p>
          <w:p w14:paraId="724D23C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25</w:t>
            </w:r>
          </w:p>
          <w:p w14:paraId="1461EA5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26</w:t>
            </w:r>
          </w:p>
          <w:p w14:paraId="0B68319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27</w:t>
            </w:r>
          </w:p>
          <w:p w14:paraId="374294B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28</w:t>
            </w:r>
          </w:p>
          <w:p w14:paraId="104F1E4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29</w:t>
            </w:r>
          </w:p>
          <w:p w14:paraId="464A14D6"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30</w:t>
            </w:r>
          </w:p>
          <w:p w14:paraId="230E3DA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31</w:t>
            </w:r>
          </w:p>
          <w:p w14:paraId="7460A07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32</w:t>
            </w:r>
          </w:p>
          <w:p w14:paraId="39F9AD4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33</w:t>
            </w:r>
          </w:p>
          <w:p w14:paraId="3A7A77B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34</w:t>
            </w:r>
          </w:p>
          <w:p w14:paraId="074F239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35</w:t>
            </w:r>
          </w:p>
          <w:p w14:paraId="0214FA4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36</w:t>
            </w:r>
          </w:p>
          <w:p w14:paraId="79D12B0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37</w:t>
            </w:r>
          </w:p>
          <w:p w14:paraId="686CE48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38</w:t>
            </w:r>
          </w:p>
          <w:p w14:paraId="3488850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39</w:t>
            </w:r>
          </w:p>
          <w:p w14:paraId="74646A4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40</w:t>
            </w:r>
          </w:p>
          <w:p w14:paraId="4B4D4476"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41</w:t>
            </w:r>
          </w:p>
          <w:p w14:paraId="6E483EA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42</w:t>
            </w:r>
          </w:p>
          <w:p w14:paraId="64987A1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43</w:t>
            </w:r>
          </w:p>
          <w:p w14:paraId="488F992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44</w:t>
            </w:r>
          </w:p>
          <w:p w14:paraId="47F2F868"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45</w:t>
            </w:r>
          </w:p>
          <w:p w14:paraId="4F30911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46</w:t>
            </w:r>
          </w:p>
          <w:p w14:paraId="1539E02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47</w:t>
            </w:r>
          </w:p>
          <w:p w14:paraId="685889E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48</w:t>
            </w:r>
          </w:p>
          <w:p w14:paraId="27B0934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49</w:t>
            </w:r>
          </w:p>
          <w:p w14:paraId="3C0E010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50</w:t>
            </w:r>
          </w:p>
          <w:p w14:paraId="0049356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lastRenderedPageBreak/>
              <w:t xml:space="preserve"> 51</w:t>
            </w:r>
          </w:p>
          <w:p w14:paraId="13930A3D"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52</w:t>
            </w:r>
          </w:p>
          <w:p w14:paraId="0AFC7AC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53</w:t>
            </w:r>
          </w:p>
          <w:p w14:paraId="12FE605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54</w:t>
            </w:r>
          </w:p>
          <w:p w14:paraId="43C1C86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55</w:t>
            </w:r>
          </w:p>
          <w:p w14:paraId="7C32775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56</w:t>
            </w:r>
          </w:p>
          <w:p w14:paraId="3719E33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57</w:t>
            </w:r>
          </w:p>
          <w:p w14:paraId="772E398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58</w:t>
            </w:r>
          </w:p>
          <w:p w14:paraId="4362B32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59</w:t>
            </w:r>
          </w:p>
          <w:p w14:paraId="3C7F022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60</w:t>
            </w:r>
          </w:p>
          <w:p w14:paraId="6F838EF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61</w:t>
            </w:r>
          </w:p>
          <w:p w14:paraId="2510043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62</w:t>
            </w:r>
          </w:p>
          <w:p w14:paraId="727EF9F6"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63</w:t>
            </w:r>
          </w:p>
          <w:p w14:paraId="0C484AD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64</w:t>
            </w:r>
          </w:p>
          <w:p w14:paraId="4C6C6A08"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65</w:t>
            </w:r>
          </w:p>
          <w:p w14:paraId="762C90C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66</w:t>
            </w:r>
          </w:p>
          <w:p w14:paraId="26BAA39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67</w:t>
            </w:r>
          </w:p>
          <w:p w14:paraId="6121CEF6"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68</w:t>
            </w:r>
          </w:p>
          <w:p w14:paraId="690D92A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69</w:t>
            </w:r>
          </w:p>
          <w:p w14:paraId="48C0D27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70</w:t>
            </w:r>
          </w:p>
          <w:p w14:paraId="2857BE8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71</w:t>
            </w:r>
          </w:p>
          <w:p w14:paraId="4934447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72</w:t>
            </w:r>
          </w:p>
          <w:p w14:paraId="753253E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73</w:t>
            </w:r>
          </w:p>
          <w:p w14:paraId="26C9AF3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74</w:t>
            </w:r>
          </w:p>
          <w:p w14:paraId="2254ADC6"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75</w:t>
            </w:r>
          </w:p>
          <w:p w14:paraId="259B4D0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76</w:t>
            </w:r>
          </w:p>
          <w:p w14:paraId="51E63BE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77</w:t>
            </w:r>
          </w:p>
          <w:p w14:paraId="08945E7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78</w:t>
            </w:r>
          </w:p>
          <w:p w14:paraId="3EF8BD6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79</w:t>
            </w:r>
          </w:p>
          <w:p w14:paraId="67868E1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80</w:t>
            </w:r>
          </w:p>
          <w:p w14:paraId="30056C8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81</w:t>
            </w:r>
          </w:p>
          <w:p w14:paraId="5B2274E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82</w:t>
            </w:r>
          </w:p>
          <w:p w14:paraId="53EAA7C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83</w:t>
            </w:r>
          </w:p>
          <w:p w14:paraId="6C33D83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84</w:t>
            </w:r>
          </w:p>
          <w:p w14:paraId="1BFB463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85</w:t>
            </w:r>
          </w:p>
          <w:p w14:paraId="11C0C24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86</w:t>
            </w:r>
          </w:p>
          <w:p w14:paraId="2AE92C8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87</w:t>
            </w:r>
          </w:p>
          <w:p w14:paraId="4E5D122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88</w:t>
            </w:r>
          </w:p>
          <w:p w14:paraId="638D377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89</w:t>
            </w:r>
          </w:p>
          <w:p w14:paraId="3B964C1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90</w:t>
            </w:r>
          </w:p>
          <w:p w14:paraId="0FF0EE9D"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91</w:t>
            </w:r>
          </w:p>
          <w:p w14:paraId="28FEA69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92</w:t>
            </w:r>
          </w:p>
          <w:p w14:paraId="4C4AF45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93</w:t>
            </w:r>
          </w:p>
          <w:p w14:paraId="728C412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94</w:t>
            </w:r>
          </w:p>
          <w:p w14:paraId="09ACAB66"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95</w:t>
            </w:r>
          </w:p>
          <w:p w14:paraId="403811F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96</w:t>
            </w:r>
          </w:p>
          <w:p w14:paraId="421512A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97</w:t>
            </w:r>
          </w:p>
          <w:p w14:paraId="3D78A0A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98</w:t>
            </w:r>
          </w:p>
          <w:p w14:paraId="57B7EB4D"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99</w:t>
            </w:r>
          </w:p>
          <w:p w14:paraId="45CAD17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100</w:t>
            </w:r>
          </w:p>
          <w:p w14:paraId="10D3DDE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101</w:t>
            </w:r>
          </w:p>
          <w:p w14:paraId="2AF424C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102</w:t>
            </w:r>
          </w:p>
          <w:p w14:paraId="7332F16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lastRenderedPageBreak/>
              <w:t>103</w:t>
            </w:r>
          </w:p>
          <w:p w14:paraId="0463EED6"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104</w:t>
            </w:r>
          </w:p>
          <w:p w14:paraId="08CE494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105</w:t>
            </w:r>
          </w:p>
          <w:p w14:paraId="6CDF0CB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106</w:t>
            </w:r>
          </w:p>
          <w:p w14:paraId="43F7274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107</w:t>
            </w:r>
          </w:p>
          <w:p w14:paraId="7BAB09E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108</w:t>
            </w:r>
          </w:p>
          <w:p w14:paraId="6BA738A8"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109</w:t>
            </w:r>
          </w:p>
          <w:p w14:paraId="0935742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110</w:t>
            </w:r>
          </w:p>
          <w:p w14:paraId="62B5BE0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111</w:t>
            </w:r>
          </w:p>
          <w:p w14:paraId="714805C8"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112</w:t>
            </w:r>
          </w:p>
          <w:p w14:paraId="7312B16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113</w:t>
            </w:r>
          </w:p>
          <w:p w14:paraId="2F2DB8D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114</w:t>
            </w:r>
          </w:p>
          <w:p w14:paraId="08187E3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115</w:t>
            </w:r>
          </w:p>
          <w:p w14:paraId="2EAE348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116</w:t>
            </w:r>
          </w:p>
          <w:p w14:paraId="6C23171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117</w:t>
            </w:r>
          </w:p>
          <w:p w14:paraId="193A59C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118</w:t>
            </w:r>
          </w:p>
          <w:p w14:paraId="6E91E6CD"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119</w:t>
            </w:r>
          </w:p>
          <w:p w14:paraId="6E502E5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120</w:t>
            </w:r>
          </w:p>
          <w:p w14:paraId="150DF6B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121</w:t>
            </w:r>
          </w:p>
          <w:p w14:paraId="53BE150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122</w:t>
            </w:r>
          </w:p>
          <w:p w14:paraId="3E3AA6B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123</w:t>
            </w:r>
          </w:p>
          <w:p w14:paraId="6B1B3C4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124</w:t>
            </w:r>
          </w:p>
          <w:p w14:paraId="0EE57D8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125</w:t>
            </w:r>
          </w:p>
          <w:p w14:paraId="150CEA2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126</w:t>
            </w:r>
          </w:p>
          <w:p w14:paraId="2B7E97C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127</w:t>
            </w:r>
          </w:p>
          <w:p w14:paraId="32928CE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128</w:t>
            </w:r>
          </w:p>
          <w:p w14:paraId="3B35712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129</w:t>
            </w:r>
          </w:p>
          <w:p w14:paraId="0C42FE8D"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130</w:t>
            </w:r>
          </w:p>
          <w:p w14:paraId="012C13B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131</w:t>
            </w:r>
          </w:p>
          <w:p w14:paraId="12FDC2B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132</w:t>
            </w:r>
          </w:p>
          <w:p w14:paraId="2C243296"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133</w:t>
            </w:r>
          </w:p>
          <w:p w14:paraId="03B581B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134</w:t>
            </w:r>
          </w:p>
          <w:p w14:paraId="653F1EA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135</w:t>
            </w:r>
          </w:p>
        </w:tc>
        <w:tc>
          <w:tcPr>
            <w:tcW w:w="0" w:type="auto"/>
            <w:vAlign w:val="center"/>
            <w:hideMark/>
          </w:tcPr>
          <w:p w14:paraId="418850A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lastRenderedPageBreak/>
              <w:t>include &lt;</w:t>
            </w:r>
            <w:r w:rsidRPr="007F4565">
              <w:rPr>
                <w:rFonts w:ascii="Courier New" w:hAnsi="Courier New" w:cs="Courier New"/>
                <w:b/>
                <w:bCs/>
                <w:color w:val="6600EE"/>
                <w:sz w:val="20"/>
                <w:szCs w:val="20"/>
                <w:lang w:eastAsia="es-CL" w:bidi="ar-SA"/>
              </w:rPr>
              <w:t>18f4550.</w:t>
            </w:r>
            <w:r w:rsidRPr="007F4565">
              <w:rPr>
                <w:rFonts w:ascii="Courier New" w:hAnsi="Courier New" w:cs="Courier New"/>
                <w:color w:val="333333"/>
                <w:sz w:val="20"/>
                <w:szCs w:val="20"/>
                <w:lang w:eastAsia="es-CL" w:bidi="ar-SA"/>
              </w:rPr>
              <w:t>h&gt;</w:t>
            </w:r>
          </w:p>
          <w:p w14:paraId="258A5C8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557799"/>
                <w:sz w:val="20"/>
                <w:szCs w:val="20"/>
                <w:lang w:eastAsia="es-CL" w:bidi="ar-SA"/>
              </w:rPr>
              <w:t>#device ADC = 10</w:t>
            </w:r>
          </w:p>
          <w:p w14:paraId="480C5C5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557799"/>
                <w:sz w:val="20"/>
                <w:szCs w:val="20"/>
                <w:lang w:eastAsia="es-CL" w:bidi="ar-SA"/>
              </w:rPr>
              <w:t>#fuses xt, nowdt,cpudiv1</w:t>
            </w:r>
          </w:p>
          <w:p w14:paraId="1D3E6EE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557799"/>
                <w:sz w:val="20"/>
                <w:szCs w:val="20"/>
                <w:lang w:eastAsia="es-CL" w:bidi="ar-SA"/>
              </w:rPr>
              <w:t>#use delay(clock=4M)</w:t>
            </w:r>
          </w:p>
          <w:p w14:paraId="7F30BDA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557799"/>
                <w:sz w:val="20"/>
                <w:szCs w:val="20"/>
                <w:lang w:eastAsia="es-CL" w:bidi="ar-SA"/>
              </w:rPr>
              <w:t>#include &lt;math.h&gt;</w:t>
            </w:r>
          </w:p>
          <w:p w14:paraId="0BE96D1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557799"/>
                <w:sz w:val="20"/>
                <w:szCs w:val="20"/>
                <w:lang w:eastAsia="es-CL" w:bidi="ar-SA"/>
              </w:rPr>
              <w:t>#use rs232(baud=9600, xmit=PIN_C6, rcv=PIN_C7, errors)</w:t>
            </w:r>
          </w:p>
          <w:p w14:paraId="1509E92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888888"/>
                <w:sz w:val="20"/>
                <w:szCs w:val="20"/>
                <w:lang w:eastAsia="es-CL" w:bidi="ar-SA"/>
              </w:rPr>
              <w:t>//#byte TRISC = 0x87</w:t>
            </w:r>
          </w:p>
          <w:p w14:paraId="3841B3E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888888"/>
                <w:sz w:val="20"/>
                <w:szCs w:val="20"/>
                <w:lang w:eastAsia="es-CL" w:bidi="ar-SA"/>
              </w:rPr>
              <w:t>//#byte PORTC = 0x07</w:t>
            </w:r>
          </w:p>
          <w:p w14:paraId="4B9EF2F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p>
          <w:p w14:paraId="2BDADB7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888888"/>
                <w:sz w:val="20"/>
                <w:szCs w:val="20"/>
                <w:lang w:eastAsia="es-CL" w:bidi="ar-SA"/>
              </w:rPr>
              <w:t>//#define LCD_DATA_PORT getenv("SFR:PORTB")</w:t>
            </w:r>
          </w:p>
          <w:p w14:paraId="06227538"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888888"/>
                <w:sz w:val="20"/>
                <w:szCs w:val="20"/>
                <w:lang w:eastAsia="es-CL" w:bidi="ar-SA"/>
              </w:rPr>
              <w:t>//#include &lt;lcd.c&gt;</w:t>
            </w:r>
          </w:p>
          <w:p w14:paraId="72F7AB06"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float</w:t>
            </w:r>
            <w:r w:rsidRPr="007F4565">
              <w:rPr>
                <w:rFonts w:ascii="Courier New" w:hAnsi="Courier New" w:cs="Courier New"/>
                <w:color w:val="333333"/>
                <w:sz w:val="20"/>
                <w:szCs w:val="20"/>
                <w:lang w:eastAsia="es-CL" w:bidi="ar-SA"/>
              </w:rPr>
              <w:t xml:space="preserve"> vrms = </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 irms =</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2269028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p>
          <w:p w14:paraId="3193174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888888"/>
                <w:sz w:val="20"/>
                <w:szCs w:val="20"/>
                <w:lang w:eastAsia="es-CL" w:bidi="ar-SA"/>
              </w:rPr>
              <w:t>//Variables globales</w:t>
            </w:r>
          </w:p>
          <w:p w14:paraId="72F048D8"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float</w:t>
            </w:r>
            <w:r w:rsidRPr="007F4565">
              <w:rPr>
                <w:rFonts w:ascii="Courier New" w:hAnsi="Courier New" w:cs="Courier New"/>
                <w:color w:val="333333"/>
                <w:sz w:val="20"/>
                <w:szCs w:val="20"/>
                <w:lang w:eastAsia="es-CL" w:bidi="ar-SA"/>
              </w:rPr>
              <w:t xml:space="preserve"> lectura=</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072768B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float</w:t>
            </w:r>
            <w:r w:rsidRPr="007F4565">
              <w:rPr>
                <w:rFonts w:ascii="Courier New" w:hAnsi="Courier New" w:cs="Courier New"/>
                <w:color w:val="333333"/>
                <w:sz w:val="20"/>
                <w:szCs w:val="20"/>
                <w:lang w:eastAsia="es-CL" w:bidi="ar-SA"/>
              </w:rPr>
              <w:t xml:space="preserve"> sumac = </w:t>
            </w:r>
            <w:r w:rsidRPr="007F4565">
              <w:rPr>
                <w:rFonts w:ascii="Courier New" w:hAnsi="Courier New" w:cs="Courier New"/>
                <w:b/>
                <w:bCs/>
                <w:color w:val="6600EE"/>
                <w:sz w:val="20"/>
                <w:szCs w:val="20"/>
                <w:lang w:eastAsia="es-CL" w:bidi="ar-SA"/>
              </w:rPr>
              <w:t>0.0</w:t>
            </w:r>
            <w:r w:rsidRPr="007F4565">
              <w:rPr>
                <w:rFonts w:ascii="Courier New" w:hAnsi="Courier New" w:cs="Courier New"/>
                <w:color w:val="333333"/>
                <w:sz w:val="20"/>
                <w:szCs w:val="20"/>
                <w:lang w:eastAsia="es-CL" w:bidi="ar-SA"/>
              </w:rPr>
              <w:t>;</w:t>
            </w:r>
          </w:p>
          <w:p w14:paraId="0DE879F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float</w:t>
            </w:r>
            <w:r w:rsidRPr="007F4565">
              <w:rPr>
                <w:rFonts w:ascii="Courier New" w:hAnsi="Courier New" w:cs="Courier New"/>
                <w:color w:val="333333"/>
                <w:sz w:val="20"/>
                <w:szCs w:val="20"/>
                <w:lang w:eastAsia="es-CL" w:bidi="ar-SA"/>
              </w:rPr>
              <w:t xml:space="preserve"> lecturac =</w:t>
            </w:r>
            <w:r w:rsidRPr="007F4565">
              <w:rPr>
                <w:rFonts w:ascii="Courier New" w:hAnsi="Courier New" w:cs="Courier New"/>
                <w:b/>
                <w:bCs/>
                <w:color w:val="6600EE"/>
                <w:sz w:val="20"/>
                <w:szCs w:val="20"/>
                <w:lang w:eastAsia="es-CL" w:bidi="ar-SA"/>
              </w:rPr>
              <w:t>0.0</w:t>
            </w:r>
            <w:r w:rsidRPr="007F4565">
              <w:rPr>
                <w:rFonts w:ascii="Courier New" w:hAnsi="Courier New" w:cs="Courier New"/>
                <w:color w:val="333333"/>
                <w:sz w:val="20"/>
                <w:szCs w:val="20"/>
                <w:lang w:eastAsia="es-CL" w:bidi="ar-SA"/>
              </w:rPr>
              <w:t>;</w:t>
            </w:r>
          </w:p>
          <w:p w14:paraId="2A9BB18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31F655B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int16 Rising_Edge_Time=</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 Falling_Edge_Time=</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524441B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float</w:t>
            </w:r>
            <w:r w:rsidRPr="007F4565">
              <w:rPr>
                <w:rFonts w:ascii="Courier New" w:hAnsi="Courier New" w:cs="Courier New"/>
                <w:color w:val="333333"/>
                <w:sz w:val="20"/>
                <w:szCs w:val="20"/>
                <w:lang w:eastAsia="es-CL" w:bidi="ar-SA"/>
              </w:rPr>
              <w:t xml:space="preserve"> Duty_Cycle=</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 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1F9A3F0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int1 cambio=</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//Para controlar el cambio de flanco</w:t>
            </w:r>
          </w:p>
          <w:p w14:paraId="7B70F42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int1 pulso_creado=</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//Para controlar cada periodo creado</w:t>
            </w:r>
          </w:p>
          <w:p w14:paraId="3753DC6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float</w:t>
            </w:r>
            <w:r w:rsidRPr="007F4565">
              <w:rPr>
                <w:rFonts w:ascii="Courier New" w:hAnsi="Courier New" w:cs="Courier New"/>
                <w:color w:val="333333"/>
                <w:sz w:val="20"/>
                <w:szCs w:val="20"/>
                <w:lang w:eastAsia="es-CL" w:bidi="ar-SA"/>
              </w:rPr>
              <w:t xml:space="preserve"> desfase=</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273C347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float</w:t>
            </w:r>
            <w:r w:rsidRPr="007F4565">
              <w:rPr>
                <w:rFonts w:ascii="Courier New" w:hAnsi="Courier New" w:cs="Courier New"/>
                <w:color w:val="333333"/>
                <w:sz w:val="20"/>
                <w:szCs w:val="20"/>
                <w:lang w:eastAsia="es-CL" w:bidi="ar-SA"/>
              </w:rPr>
              <w:t xml:space="preserve"> factor_potencia=</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4BB57E2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int</w:t>
            </w:r>
            <w:r w:rsidRPr="007F4565">
              <w:rPr>
                <w:rFonts w:ascii="Courier New" w:hAnsi="Courier New" w:cs="Courier New"/>
                <w:color w:val="333333"/>
                <w:sz w:val="20"/>
                <w:szCs w:val="20"/>
                <w:lang w:eastAsia="es-CL" w:bidi="ar-SA"/>
              </w:rPr>
              <w:t xml:space="preserve"> contador=</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0CB5EF4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float</w:t>
            </w:r>
            <w:r w:rsidRPr="007F4565">
              <w:rPr>
                <w:rFonts w:ascii="Courier New" w:hAnsi="Courier New" w:cs="Courier New"/>
                <w:color w:val="333333"/>
                <w:sz w:val="20"/>
                <w:szCs w:val="20"/>
                <w:lang w:eastAsia="es-CL" w:bidi="ar-SA"/>
              </w:rPr>
              <w:t xml:space="preserve"> suma=</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3AA9E88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int16 muestras[</w:t>
            </w:r>
            <w:r w:rsidRPr="007F4565">
              <w:rPr>
                <w:rFonts w:ascii="Courier New" w:hAnsi="Courier New" w:cs="Courier New"/>
                <w:b/>
                <w:bCs/>
                <w:color w:val="0000DD"/>
                <w:sz w:val="20"/>
                <w:szCs w:val="20"/>
                <w:lang w:eastAsia="es-CL" w:bidi="ar-SA"/>
              </w:rPr>
              <w:t>30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2349C26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888888"/>
                <w:sz w:val="20"/>
                <w:szCs w:val="20"/>
                <w:lang w:eastAsia="es-CL" w:bidi="ar-SA"/>
              </w:rPr>
              <w:t>//Interrupciones</w:t>
            </w:r>
          </w:p>
          <w:p w14:paraId="5FB2E67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557799"/>
                <w:sz w:val="20"/>
                <w:szCs w:val="20"/>
                <w:lang w:eastAsia="es-CL" w:bidi="ar-SA"/>
              </w:rPr>
              <w:t>#int_ccp1</w:t>
            </w:r>
          </w:p>
          <w:p w14:paraId="6D3F69C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void</w:t>
            </w:r>
            <w:r w:rsidRPr="007F4565">
              <w:rPr>
                <w:rFonts w:ascii="Courier New" w:hAnsi="Courier New" w:cs="Courier New"/>
                <w:color w:val="333333"/>
                <w:sz w:val="20"/>
                <w:szCs w:val="20"/>
                <w:lang w:eastAsia="es-CL" w:bidi="ar-SA"/>
              </w:rPr>
              <w:t xml:space="preserve"> </w:t>
            </w:r>
            <w:r w:rsidRPr="007F4565">
              <w:rPr>
                <w:rFonts w:ascii="Courier New" w:hAnsi="Courier New" w:cs="Courier New"/>
                <w:b/>
                <w:bCs/>
                <w:color w:val="0066BB"/>
                <w:sz w:val="20"/>
                <w:szCs w:val="20"/>
                <w:lang w:eastAsia="es-CL" w:bidi="ar-SA"/>
              </w:rPr>
              <w:t>ccp1_isr</w:t>
            </w:r>
            <w:r w:rsidRPr="007F4565">
              <w:rPr>
                <w:rFonts w:ascii="Courier New" w:hAnsi="Courier New" w:cs="Courier New"/>
                <w:color w:val="333333"/>
                <w:sz w:val="20"/>
                <w:szCs w:val="20"/>
                <w:lang w:eastAsia="es-CL" w:bidi="ar-SA"/>
              </w:rPr>
              <w:t>(){</w:t>
            </w:r>
          </w:p>
          <w:p w14:paraId="34C999E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//flanco de subida</w:t>
            </w:r>
          </w:p>
          <w:p w14:paraId="3522567D"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b/>
                <w:bCs/>
                <w:color w:val="008800"/>
                <w:sz w:val="20"/>
                <w:szCs w:val="20"/>
                <w:lang w:eastAsia="es-CL" w:bidi="ar-SA"/>
              </w:rPr>
              <w:t>if</w:t>
            </w:r>
            <w:r w:rsidRPr="007F4565">
              <w:rPr>
                <w:rFonts w:ascii="Courier New" w:hAnsi="Courier New" w:cs="Courier New"/>
                <w:color w:val="333333"/>
                <w:sz w:val="20"/>
                <w:szCs w:val="20"/>
                <w:lang w:eastAsia="es-CL" w:bidi="ar-SA"/>
              </w:rPr>
              <w:t xml:space="preserve"> (cambio==</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015CC0E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Rising_Edge_Time=CCP_1;</w:t>
            </w:r>
          </w:p>
          <w:p w14:paraId="5E60CF9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setup_ccp1(CCP_CAPTURE_FE);   </w:t>
            </w:r>
            <w:r w:rsidRPr="007F4565">
              <w:rPr>
                <w:rFonts w:ascii="Courier New" w:hAnsi="Courier New" w:cs="Courier New"/>
                <w:color w:val="888888"/>
                <w:sz w:val="20"/>
                <w:szCs w:val="20"/>
                <w:lang w:eastAsia="es-CL" w:bidi="ar-SA"/>
              </w:rPr>
              <w:t>//Capture con flanco de bajada</w:t>
            </w:r>
          </w:p>
          <w:p w14:paraId="430952E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set_timer1(</w:t>
            </w:r>
            <w:r w:rsidRPr="007F4565">
              <w:rPr>
                <w:rFonts w:ascii="Courier New" w:hAnsi="Courier New" w:cs="Courier New"/>
                <w:b/>
                <w:bCs/>
                <w:color w:val="005588"/>
                <w:sz w:val="20"/>
                <w:szCs w:val="20"/>
                <w:lang w:eastAsia="es-CL" w:bidi="ar-SA"/>
              </w:rPr>
              <w:t>0xFFFF</w:t>
            </w: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//Poner a 0 el Timer 1</w:t>
            </w:r>
          </w:p>
          <w:p w14:paraId="57BEA5A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cambio=</w:t>
            </w:r>
            <w:r w:rsidRPr="007F4565">
              <w:rPr>
                <w:rFonts w:ascii="Courier New" w:hAnsi="Courier New" w:cs="Courier New"/>
                <w:b/>
                <w:bCs/>
                <w:color w:val="0000DD"/>
                <w:sz w:val="20"/>
                <w:szCs w:val="20"/>
                <w:lang w:eastAsia="es-CL" w:bidi="ar-SA"/>
              </w:rPr>
              <w:t>1</w:t>
            </w: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//Siguiente interrupcion, flanco de bajada</w:t>
            </w:r>
          </w:p>
          <w:p w14:paraId="47E534C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3F25C87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2787B2A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//flanco de bajada</w:t>
            </w:r>
          </w:p>
          <w:p w14:paraId="1BDE7AF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b/>
                <w:bCs/>
                <w:color w:val="008800"/>
                <w:sz w:val="20"/>
                <w:szCs w:val="20"/>
                <w:lang w:eastAsia="es-CL" w:bidi="ar-SA"/>
              </w:rPr>
              <w:t>else</w:t>
            </w:r>
            <w:r w:rsidRPr="007F4565">
              <w:rPr>
                <w:rFonts w:ascii="Courier New" w:hAnsi="Courier New" w:cs="Courier New"/>
                <w:color w:val="333333"/>
                <w:sz w:val="20"/>
                <w:szCs w:val="20"/>
                <w:lang w:eastAsia="es-CL" w:bidi="ar-SA"/>
              </w:rPr>
              <w:t>{</w:t>
            </w:r>
          </w:p>
          <w:p w14:paraId="411FAFE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Falling_Edge_Time=CCP_1;</w:t>
            </w:r>
          </w:p>
          <w:p w14:paraId="77ABA21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setup_ccp1(CCP_CAPTURE_RE);   </w:t>
            </w:r>
            <w:r w:rsidRPr="007F4565">
              <w:rPr>
                <w:rFonts w:ascii="Courier New" w:hAnsi="Courier New" w:cs="Courier New"/>
                <w:color w:val="888888"/>
                <w:sz w:val="20"/>
                <w:szCs w:val="20"/>
                <w:lang w:eastAsia="es-CL" w:bidi="ar-SA"/>
              </w:rPr>
              <w:t>//Capture con flanco de subida</w:t>
            </w:r>
          </w:p>
          <w:p w14:paraId="0E75DAD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set_timer1(</w:t>
            </w:r>
            <w:r w:rsidRPr="007F4565">
              <w:rPr>
                <w:rFonts w:ascii="Courier New" w:hAnsi="Courier New" w:cs="Courier New"/>
                <w:b/>
                <w:bCs/>
                <w:color w:val="005588"/>
                <w:sz w:val="20"/>
                <w:szCs w:val="20"/>
                <w:lang w:eastAsia="es-CL" w:bidi="ar-SA"/>
              </w:rPr>
              <w:t>0xFFFF</w:t>
            </w: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//Poner a 0 el Timer 1</w:t>
            </w:r>
          </w:p>
          <w:p w14:paraId="5A58600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cambio=</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//Siguiente interrupcion, flanco de subida</w:t>
            </w:r>
          </w:p>
          <w:p w14:paraId="0B68360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b/>
                <w:bCs/>
                <w:color w:val="008800"/>
                <w:sz w:val="20"/>
                <w:szCs w:val="20"/>
                <w:lang w:eastAsia="es-CL" w:bidi="ar-SA"/>
              </w:rPr>
              <w:t>if</w:t>
            </w:r>
            <w:r w:rsidRPr="007F4565">
              <w:rPr>
                <w:rFonts w:ascii="Courier New" w:hAnsi="Courier New" w:cs="Courier New"/>
                <w:color w:val="333333"/>
                <w:sz w:val="20"/>
                <w:szCs w:val="20"/>
                <w:lang w:eastAsia="es-CL" w:bidi="ar-SA"/>
              </w:rPr>
              <w:t>(pulso_creado==</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37EC487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pulso_creado=</w:t>
            </w:r>
            <w:r w:rsidRPr="007F4565">
              <w:rPr>
                <w:rFonts w:ascii="Courier New" w:hAnsi="Courier New" w:cs="Courier New"/>
                <w:b/>
                <w:bCs/>
                <w:color w:val="0000DD"/>
                <w:sz w:val="20"/>
                <w:szCs w:val="20"/>
                <w:lang w:eastAsia="es-CL" w:bidi="ar-SA"/>
              </w:rPr>
              <w:t>1</w:t>
            </w: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//Flag para crear la señal cuando termina un periodo</w:t>
            </w:r>
          </w:p>
          <w:p w14:paraId="7EA5968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 </w:t>
            </w:r>
          </w:p>
          <w:p w14:paraId="318BF4C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613A8AB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w:t>
            </w:r>
          </w:p>
          <w:p w14:paraId="1DE8D4E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p>
          <w:p w14:paraId="083C081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void</w:t>
            </w:r>
            <w:r w:rsidRPr="007F4565">
              <w:rPr>
                <w:rFonts w:ascii="Courier New" w:hAnsi="Courier New" w:cs="Courier New"/>
                <w:color w:val="333333"/>
                <w:sz w:val="20"/>
                <w:szCs w:val="20"/>
                <w:lang w:eastAsia="es-CL" w:bidi="ar-SA"/>
              </w:rPr>
              <w:t xml:space="preserve"> </w:t>
            </w:r>
            <w:r w:rsidRPr="007F4565">
              <w:rPr>
                <w:rFonts w:ascii="Courier New" w:hAnsi="Courier New" w:cs="Courier New"/>
                <w:b/>
                <w:bCs/>
                <w:color w:val="0066BB"/>
                <w:sz w:val="20"/>
                <w:szCs w:val="20"/>
                <w:lang w:eastAsia="es-CL" w:bidi="ar-SA"/>
              </w:rPr>
              <w:t>power_factor</w:t>
            </w:r>
            <w:r w:rsidRPr="007F4565">
              <w:rPr>
                <w:rFonts w:ascii="Courier New" w:hAnsi="Courier New" w:cs="Courier New"/>
                <w:color w:val="333333"/>
                <w:sz w:val="20"/>
                <w:szCs w:val="20"/>
                <w:lang w:eastAsia="es-CL" w:bidi="ar-SA"/>
              </w:rPr>
              <w:t>(){</w:t>
            </w:r>
          </w:p>
          <w:p w14:paraId="020E5AD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T=(Falling_Edge_Time+Rising_Edge_Time);   </w:t>
            </w:r>
            <w:r w:rsidRPr="007F4565">
              <w:rPr>
                <w:rFonts w:ascii="Courier New" w:hAnsi="Courier New" w:cs="Courier New"/>
                <w:color w:val="888888"/>
                <w:sz w:val="20"/>
                <w:szCs w:val="20"/>
                <w:lang w:eastAsia="es-CL" w:bidi="ar-SA"/>
              </w:rPr>
              <w:t>//Viene dado en us</w:t>
            </w:r>
          </w:p>
          <w:p w14:paraId="7BBF4B0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Duty_Cycle=Falling_Edge_Time/T;</w:t>
            </w:r>
          </w:p>
          <w:p w14:paraId="74AD7D5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desfase = (((Falling_Edge_Time-Rising_Edge_Time)/T))*pi;</w:t>
            </w:r>
          </w:p>
          <w:p w14:paraId="3EAD8B6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factor_potencia = cos(desfase);</w:t>
            </w:r>
          </w:p>
          <w:p w14:paraId="22CAD04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59A615E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contador++;</w:t>
            </w:r>
          </w:p>
          <w:p w14:paraId="53A3296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p>
          <w:p w14:paraId="3577BF7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w:t>
            </w:r>
          </w:p>
          <w:p w14:paraId="4DF80AE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p>
          <w:p w14:paraId="3FC7D46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void</w:t>
            </w:r>
            <w:r w:rsidRPr="007F4565">
              <w:rPr>
                <w:rFonts w:ascii="Courier New" w:hAnsi="Courier New" w:cs="Courier New"/>
                <w:color w:val="333333"/>
                <w:sz w:val="20"/>
                <w:szCs w:val="20"/>
                <w:lang w:eastAsia="es-CL" w:bidi="ar-SA"/>
              </w:rPr>
              <w:t xml:space="preserve"> </w:t>
            </w:r>
            <w:r w:rsidRPr="007F4565">
              <w:rPr>
                <w:rFonts w:ascii="Courier New" w:hAnsi="Courier New" w:cs="Courier New"/>
                <w:b/>
                <w:bCs/>
                <w:color w:val="0066BB"/>
                <w:sz w:val="20"/>
                <w:szCs w:val="20"/>
                <w:lang w:eastAsia="es-CL" w:bidi="ar-SA"/>
              </w:rPr>
              <w:t>lectura_rms</w:t>
            </w: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 toma 300 muestras y obtiene el voltaje RMS</w:t>
            </w:r>
          </w:p>
          <w:p w14:paraId="702C56F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set_adc_channel(</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70125DD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int16 p = </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0BA6B57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b/>
                <w:bCs/>
                <w:color w:val="008800"/>
                <w:sz w:val="20"/>
                <w:szCs w:val="20"/>
                <w:lang w:eastAsia="es-CL" w:bidi="ar-SA"/>
              </w:rPr>
              <w:t>while</w:t>
            </w:r>
            <w:r w:rsidRPr="007F4565">
              <w:rPr>
                <w:rFonts w:ascii="Courier New" w:hAnsi="Courier New" w:cs="Courier New"/>
                <w:color w:val="333333"/>
                <w:sz w:val="20"/>
                <w:szCs w:val="20"/>
                <w:lang w:eastAsia="es-CL" w:bidi="ar-SA"/>
              </w:rPr>
              <w:t>(p&lt;=</w:t>
            </w:r>
            <w:r w:rsidRPr="007F4565">
              <w:rPr>
                <w:rFonts w:ascii="Courier New" w:hAnsi="Courier New" w:cs="Courier New"/>
                <w:b/>
                <w:bCs/>
                <w:color w:val="0000DD"/>
                <w:sz w:val="20"/>
                <w:szCs w:val="20"/>
                <w:lang w:eastAsia="es-CL" w:bidi="ar-SA"/>
              </w:rPr>
              <w:t>300</w:t>
            </w:r>
            <w:r w:rsidRPr="007F4565">
              <w:rPr>
                <w:rFonts w:ascii="Courier New" w:hAnsi="Courier New" w:cs="Courier New"/>
                <w:color w:val="333333"/>
                <w:sz w:val="20"/>
                <w:szCs w:val="20"/>
                <w:lang w:eastAsia="es-CL" w:bidi="ar-SA"/>
              </w:rPr>
              <w:t>){</w:t>
            </w:r>
          </w:p>
          <w:p w14:paraId="158D0854"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lectura = read_adc()*</w:t>
            </w:r>
            <w:r w:rsidRPr="007F4565">
              <w:rPr>
                <w:rFonts w:ascii="Courier New" w:hAnsi="Courier New" w:cs="Courier New"/>
                <w:b/>
                <w:bCs/>
                <w:color w:val="6600EE"/>
                <w:sz w:val="20"/>
                <w:szCs w:val="20"/>
                <w:lang w:eastAsia="es-CL" w:bidi="ar-SA"/>
              </w:rPr>
              <w:t>220.0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348</w:t>
            </w:r>
            <w:r w:rsidRPr="007F4565">
              <w:rPr>
                <w:rFonts w:ascii="Courier New" w:hAnsi="Courier New" w:cs="Courier New"/>
                <w:color w:val="333333"/>
                <w:sz w:val="20"/>
                <w:szCs w:val="20"/>
                <w:lang w:eastAsia="es-CL" w:bidi="ar-SA"/>
              </w:rPr>
              <w:t>;</w:t>
            </w:r>
          </w:p>
          <w:p w14:paraId="5E852D6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suma += lectura*lectura;</w:t>
            </w:r>
          </w:p>
          <w:p w14:paraId="362C56D6"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p++;</w:t>
            </w:r>
          </w:p>
          <w:p w14:paraId="5E0C17F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1100893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vrms = sqrt(suma/</w:t>
            </w:r>
            <w:r w:rsidRPr="007F4565">
              <w:rPr>
                <w:rFonts w:ascii="Courier New" w:hAnsi="Courier New" w:cs="Courier New"/>
                <w:b/>
                <w:bCs/>
                <w:color w:val="0000DD"/>
                <w:sz w:val="20"/>
                <w:szCs w:val="20"/>
                <w:lang w:eastAsia="es-CL" w:bidi="ar-SA"/>
              </w:rPr>
              <w:t>300</w:t>
            </w:r>
            <w:r w:rsidRPr="007F4565">
              <w:rPr>
                <w:rFonts w:ascii="Courier New" w:hAnsi="Courier New" w:cs="Courier New"/>
                <w:color w:val="333333"/>
                <w:sz w:val="20"/>
                <w:szCs w:val="20"/>
                <w:lang w:eastAsia="es-CL" w:bidi="ar-SA"/>
              </w:rPr>
              <w:t>);</w:t>
            </w:r>
          </w:p>
          <w:p w14:paraId="5C9BFF8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printf(</w:t>
            </w:r>
            <w:r w:rsidRPr="007F4565">
              <w:rPr>
                <w:rFonts w:ascii="Courier New" w:hAnsi="Courier New" w:cs="Courier New"/>
                <w:color w:val="333333"/>
                <w:sz w:val="20"/>
                <w:szCs w:val="20"/>
                <w:shd w:val="clear" w:color="auto" w:fill="FFF0F0"/>
                <w:lang w:eastAsia="es-CL" w:bidi="ar-SA"/>
              </w:rPr>
              <w:t>"</w:t>
            </w:r>
            <w:r w:rsidRPr="007F4565">
              <w:rPr>
                <w:rFonts w:ascii="Courier New" w:hAnsi="Courier New" w:cs="Courier New"/>
                <w:b/>
                <w:bCs/>
                <w:color w:val="666666"/>
                <w:sz w:val="20"/>
                <w:szCs w:val="20"/>
                <w:shd w:val="clear" w:color="auto" w:fill="FFF0F0"/>
                <w:lang w:eastAsia="es-CL" w:bidi="ar-SA"/>
              </w:rPr>
              <w:t>\r\n</w:t>
            </w:r>
            <w:r w:rsidRPr="007F4565">
              <w:rPr>
                <w:rFonts w:ascii="Courier New" w:hAnsi="Courier New" w:cs="Courier New"/>
                <w:color w:val="333333"/>
                <w:sz w:val="20"/>
                <w:szCs w:val="20"/>
                <w:shd w:val="clear" w:color="auto" w:fill="FFF0F0"/>
                <w:lang w:eastAsia="es-CL" w:bidi="ar-SA"/>
              </w:rPr>
              <w:t>V RMS:%.1f"</w:t>
            </w:r>
            <w:r w:rsidRPr="007F4565">
              <w:rPr>
                <w:rFonts w:ascii="Courier New" w:hAnsi="Courier New" w:cs="Courier New"/>
                <w:color w:val="333333"/>
                <w:sz w:val="20"/>
                <w:szCs w:val="20"/>
                <w:lang w:eastAsia="es-CL" w:bidi="ar-SA"/>
              </w:rPr>
              <w:t>,vrms);</w:t>
            </w:r>
          </w:p>
          <w:p w14:paraId="67A7D3D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p = </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2C7780A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suma=</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7F8E74E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w:t>
            </w:r>
          </w:p>
          <w:p w14:paraId="1728C38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p>
          <w:p w14:paraId="11E0D4D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void</w:t>
            </w:r>
            <w:r w:rsidRPr="007F4565">
              <w:rPr>
                <w:rFonts w:ascii="Courier New" w:hAnsi="Courier New" w:cs="Courier New"/>
                <w:color w:val="333333"/>
                <w:sz w:val="20"/>
                <w:szCs w:val="20"/>
                <w:lang w:eastAsia="es-CL" w:bidi="ar-SA"/>
              </w:rPr>
              <w:t xml:space="preserve"> </w:t>
            </w:r>
            <w:r w:rsidRPr="007F4565">
              <w:rPr>
                <w:rFonts w:ascii="Courier New" w:hAnsi="Courier New" w:cs="Courier New"/>
                <w:b/>
                <w:bCs/>
                <w:color w:val="0066BB"/>
                <w:sz w:val="20"/>
                <w:szCs w:val="20"/>
                <w:lang w:eastAsia="es-CL" w:bidi="ar-SA"/>
              </w:rPr>
              <w:t>lectura_corriente</w:t>
            </w: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//toma 300 muestra e imprime corriente RMS</w:t>
            </w:r>
          </w:p>
          <w:p w14:paraId="7952706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int16 u = </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6AAE3A7D"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set_adc_channel (</w:t>
            </w:r>
            <w:r w:rsidRPr="007F4565">
              <w:rPr>
                <w:rFonts w:ascii="Courier New" w:hAnsi="Courier New" w:cs="Courier New"/>
                <w:b/>
                <w:bCs/>
                <w:color w:val="0000DD"/>
                <w:sz w:val="20"/>
                <w:szCs w:val="20"/>
                <w:lang w:eastAsia="es-CL" w:bidi="ar-SA"/>
              </w:rPr>
              <w:t>1</w:t>
            </w:r>
            <w:r w:rsidRPr="007F4565">
              <w:rPr>
                <w:rFonts w:ascii="Courier New" w:hAnsi="Courier New" w:cs="Courier New"/>
                <w:color w:val="333333"/>
                <w:sz w:val="20"/>
                <w:szCs w:val="20"/>
                <w:lang w:eastAsia="es-CL" w:bidi="ar-SA"/>
              </w:rPr>
              <w:t>);</w:t>
            </w:r>
          </w:p>
          <w:p w14:paraId="3906B3FD"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b/>
                <w:bCs/>
                <w:color w:val="008800"/>
                <w:sz w:val="20"/>
                <w:szCs w:val="20"/>
                <w:lang w:eastAsia="es-CL" w:bidi="ar-SA"/>
              </w:rPr>
              <w:t>while</w:t>
            </w:r>
            <w:r w:rsidRPr="007F4565">
              <w:rPr>
                <w:rFonts w:ascii="Courier New" w:hAnsi="Courier New" w:cs="Courier New"/>
                <w:color w:val="333333"/>
                <w:sz w:val="20"/>
                <w:szCs w:val="20"/>
                <w:lang w:eastAsia="es-CL" w:bidi="ar-SA"/>
              </w:rPr>
              <w:t>(u&lt;=</w:t>
            </w:r>
            <w:r w:rsidRPr="007F4565">
              <w:rPr>
                <w:rFonts w:ascii="Courier New" w:hAnsi="Courier New" w:cs="Courier New"/>
                <w:b/>
                <w:bCs/>
                <w:color w:val="0000DD"/>
                <w:sz w:val="20"/>
                <w:szCs w:val="20"/>
                <w:lang w:eastAsia="es-CL" w:bidi="ar-SA"/>
              </w:rPr>
              <w:t>300</w:t>
            </w:r>
            <w:r w:rsidRPr="007F4565">
              <w:rPr>
                <w:rFonts w:ascii="Courier New" w:hAnsi="Courier New" w:cs="Courier New"/>
                <w:color w:val="333333"/>
                <w:sz w:val="20"/>
                <w:szCs w:val="20"/>
                <w:lang w:eastAsia="es-CL" w:bidi="ar-SA"/>
              </w:rPr>
              <w:t xml:space="preserve">){ </w:t>
            </w:r>
          </w:p>
          <w:p w14:paraId="5133BDF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lecturac = read_adc()*</w:t>
            </w:r>
            <w:r w:rsidRPr="007F4565">
              <w:rPr>
                <w:rFonts w:ascii="Courier New" w:hAnsi="Courier New" w:cs="Courier New"/>
                <w:b/>
                <w:bCs/>
                <w:color w:val="6600EE"/>
                <w:sz w:val="20"/>
                <w:szCs w:val="20"/>
                <w:lang w:eastAsia="es-CL" w:bidi="ar-SA"/>
              </w:rPr>
              <w:t>50.0</w:t>
            </w:r>
            <w:r w:rsidRPr="007F4565">
              <w:rPr>
                <w:rFonts w:ascii="Courier New" w:hAnsi="Courier New" w:cs="Courier New"/>
                <w:color w:val="333333"/>
                <w:sz w:val="20"/>
                <w:szCs w:val="20"/>
                <w:lang w:eastAsia="es-CL" w:bidi="ar-SA"/>
              </w:rPr>
              <w:t>/</w:t>
            </w:r>
            <w:r w:rsidRPr="007F4565">
              <w:rPr>
                <w:rFonts w:ascii="Courier New" w:hAnsi="Courier New" w:cs="Courier New"/>
                <w:b/>
                <w:bCs/>
                <w:color w:val="0000DD"/>
                <w:sz w:val="20"/>
                <w:szCs w:val="20"/>
                <w:lang w:eastAsia="es-CL" w:bidi="ar-SA"/>
              </w:rPr>
              <w:t>305</w:t>
            </w: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//50/305</w:t>
            </w:r>
          </w:p>
          <w:p w14:paraId="490A6F8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sumac += lecturac*lecturac;</w:t>
            </w:r>
          </w:p>
          <w:p w14:paraId="3065C25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u++;</w:t>
            </w:r>
          </w:p>
          <w:p w14:paraId="4ADC9EAD"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0CC0395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4564F7C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irms = sqrt(sumac/</w:t>
            </w:r>
            <w:r w:rsidRPr="007F4565">
              <w:rPr>
                <w:rFonts w:ascii="Courier New" w:hAnsi="Courier New" w:cs="Courier New"/>
                <w:b/>
                <w:bCs/>
                <w:color w:val="0000DD"/>
                <w:sz w:val="20"/>
                <w:szCs w:val="20"/>
                <w:lang w:eastAsia="es-CL" w:bidi="ar-SA"/>
              </w:rPr>
              <w:t>300</w:t>
            </w:r>
            <w:r w:rsidRPr="007F4565">
              <w:rPr>
                <w:rFonts w:ascii="Courier New" w:hAnsi="Courier New" w:cs="Courier New"/>
                <w:color w:val="333333"/>
                <w:sz w:val="20"/>
                <w:szCs w:val="20"/>
                <w:lang w:eastAsia="es-CL" w:bidi="ar-SA"/>
              </w:rPr>
              <w:t>);</w:t>
            </w:r>
          </w:p>
          <w:p w14:paraId="4D817A9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printf(</w:t>
            </w:r>
            <w:r w:rsidRPr="007F4565">
              <w:rPr>
                <w:rFonts w:ascii="Courier New" w:hAnsi="Courier New" w:cs="Courier New"/>
                <w:color w:val="333333"/>
                <w:sz w:val="20"/>
                <w:szCs w:val="20"/>
                <w:shd w:val="clear" w:color="auto" w:fill="FFF0F0"/>
                <w:lang w:eastAsia="es-CL" w:bidi="ar-SA"/>
              </w:rPr>
              <w:t>"</w:t>
            </w:r>
            <w:r w:rsidRPr="007F4565">
              <w:rPr>
                <w:rFonts w:ascii="Courier New" w:hAnsi="Courier New" w:cs="Courier New"/>
                <w:b/>
                <w:bCs/>
                <w:color w:val="666666"/>
                <w:sz w:val="20"/>
                <w:szCs w:val="20"/>
                <w:shd w:val="clear" w:color="auto" w:fill="FFF0F0"/>
                <w:lang w:eastAsia="es-CL" w:bidi="ar-SA"/>
              </w:rPr>
              <w:t>\r\n</w:t>
            </w:r>
            <w:r w:rsidRPr="007F4565">
              <w:rPr>
                <w:rFonts w:ascii="Courier New" w:hAnsi="Courier New" w:cs="Courier New"/>
                <w:color w:val="333333"/>
                <w:sz w:val="20"/>
                <w:szCs w:val="20"/>
                <w:shd w:val="clear" w:color="auto" w:fill="FFF0F0"/>
                <w:lang w:eastAsia="es-CL" w:bidi="ar-SA"/>
              </w:rPr>
              <w:t>I RMS:%.1fA"</w:t>
            </w:r>
            <w:r w:rsidRPr="007F4565">
              <w:rPr>
                <w:rFonts w:ascii="Courier New" w:hAnsi="Courier New" w:cs="Courier New"/>
                <w:color w:val="333333"/>
                <w:sz w:val="20"/>
                <w:szCs w:val="20"/>
                <w:lang w:eastAsia="es-CL" w:bidi="ar-SA"/>
              </w:rPr>
              <w:t>,irms);</w:t>
            </w:r>
          </w:p>
          <w:p w14:paraId="7B488D4D"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u = </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2961C7B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sumac=</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2738BF2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w:t>
            </w:r>
          </w:p>
          <w:p w14:paraId="47093F8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888888"/>
                <w:sz w:val="20"/>
                <w:szCs w:val="20"/>
                <w:lang w:eastAsia="es-CL" w:bidi="ar-SA"/>
              </w:rPr>
              <w:t>//Programa principal</w:t>
            </w:r>
          </w:p>
          <w:p w14:paraId="48D74FD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b/>
                <w:bCs/>
                <w:color w:val="333399"/>
                <w:sz w:val="20"/>
                <w:szCs w:val="20"/>
                <w:lang w:eastAsia="es-CL" w:bidi="ar-SA"/>
              </w:rPr>
              <w:t>void</w:t>
            </w:r>
            <w:r w:rsidRPr="007F4565">
              <w:rPr>
                <w:rFonts w:ascii="Courier New" w:hAnsi="Courier New" w:cs="Courier New"/>
                <w:color w:val="333333"/>
                <w:sz w:val="20"/>
                <w:szCs w:val="20"/>
                <w:lang w:eastAsia="es-CL" w:bidi="ar-SA"/>
              </w:rPr>
              <w:t xml:space="preserve"> </w:t>
            </w:r>
            <w:r w:rsidRPr="007F4565">
              <w:rPr>
                <w:rFonts w:ascii="Courier New" w:hAnsi="Courier New" w:cs="Courier New"/>
                <w:b/>
                <w:bCs/>
                <w:color w:val="0066BB"/>
                <w:sz w:val="20"/>
                <w:szCs w:val="20"/>
                <w:lang w:eastAsia="es-CL" w:bidi="ar-SA"/>
              </w:rPr>
              <w:t>main</w:t>
            </w:r>
            <w:r w:rsidRPr="007F4565">
              <w:rPr>
                <w:rFonts w:ascii="Courier New" w:hAnsi="Courier New" w:cs="Courier New"/>
                <w:color w:val="333333"/>
                <w:sz w:val="20"/>
                <w:szCs w:val="20"/>
                <w:lang w:eastAsia="es-CL" w:bidi="ar-SA"/>
              </w:rPr>
              <w:t xml:space="preserve"> (){</w:t>
            </w:r>
          </w:p>
          <w:p w14:paraId="071F12F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p>
          <w:p w14:paraId="4E26A2F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//Configuración de periféricos</w:t>
            </w:r>
          </w:p>
          <w:p w14:paraId="3B46711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setup_adc(ADC_CLOCK_INTERNAL);</w:t>
            </w:r>
          </w:p>
          <w:p w14:paraId="186C476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setup_adc_ports(</w:t>
            </w:r>
            <w:r w:rsidRPr="007F4565">
              <w:rPr>
                <w:rFonts w:ascii="Courier New" w:hAnsi="Courier New" w:cs="Courier New"/>
                <w:b/>
                <w:bCs/>
                <w:color w:val="005588"/>
                <w:sz w:val="20"/>
                <w:szCs w:val="20"/>
                <w:lang w:eastAsia="es-CL" w:bidi="ar-SA"/>
              </w:rPr>
              <w:t>0x0D</w:t>
            </w:r>
            <w:r w:rsidRPr="007F4565">
              <w:rPr>
                <w:rFonts w:ascii="Courier New" w:hAnsi="Courier New" w:cs="Courier New"/>
                <w:color w:val="333333"/>
                <w:sz w:val="20"/>
                <w:szCs w:val="20"/>
                <w:lang w:eastAsia="es-CL" w:bidi="ar-SA"/>
              </w:rPr>
              <w:t xml:space="preserve"> );</w:t>
            </w:r>
          </w:p>
          <w:p w14:paraId="0CFC3D6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set_adc_channel(</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43CC12A6"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//Configuracion del lcd</w:t>
            </w:r>
          </w:p>
          <w:p w14:paraId="06F444A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//lcd_init();</w:t>
            </w:r>
          </w:p>
          <w:p w14:paraId="63FB303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//Configuracion del Timer1</w:t>
            </w:r>
          </w:p>
          <w:p w14:paraId="3675442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//Timer1 - Prescaler 1 - Cuenta maxima de 16 bits - 65535 us = 65,535 ms</w:t>
            </w:r>
          </w:p>
          <w:p w14:paraId="4BC4A9B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setup_timer_1(T1_INTERNAL);</w:t>
            </w:r>
          </w:p>
          <w:p w14:paraId="52B0B77D"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//Configuracion del modulo CCP</w:t>
            </w:r>
          </w:p>
          <w:p w14:paraId="607C0B9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lastRenderedPageBreak/>
              <w:t xml:space="preserve">         </w:t>
            </w:r>
            <w:r w:rsidRPr="007F4565">
              <w:rPr>
                <w:rFonts w:ascii="Courier New" w:hAnsi="Courier New" w:cs="Courier New"/>
                <w:color w:val="888888"/>
                <w:sz w:val="20"/>
                <w:szCs w:val="20"/>
                <w:lang w:eastAsia="es-CL" w:bidi="ar-SA"/>
              </w:rPr>
              <w:t>//CCP - Modo capture - Flanco de subida</w:t>
            </w:r>
          </w:p>
          <w:p w14:paraId="11D600F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setup_ccp1(CCP_CAPTURE_RE);</w:t>
            </w:r>
          </w:p>
          <w:p w14:paraId="59EEE9E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//Habilitacion de interrupciones</w:t>
            </w:r>
          </w:p>
          <w:p w14:paraId="3D902047"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enable_interrupts(global);</w:t>
            </w:r>
          </w:p>
          <w:p w14:paraId="5D332A1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enable_interrupts(int_ccp1);</w:t>
            </w:r>
          </w:p>
          <w:p w14:paraId="0EE1CC0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075E14E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//Bucle infinito</w:t>
            </w:r>
          </w:p>
          <w:p w14:paraId="3F55616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b/>
                <w:bCs/>
                <w:color w:val="008800"/>
                <w:sz w:val="20"/>
                <w:szCs w:val="20"/>
                <w:lang w:eastAsia="es-CL" w:bidi="ar-SA"/>
              </w:rPr>
              <w:t>while</w:t>
            </w:r>
            <w:r w:rsidRPr="007F4565">
              <w:rPr>
                <w:rFonts w:ascii="Courier New" w:hAnsi="Courier New" w:cs="Courier New"/>
                <w:color w:val="333333"/>
                <w:sz w:val="20"/>
                <w:szCs w:val="20"/>
                <w:lang w:eastAsia="es-CL" w:bidi="ar-SA"/>
              </w:rPr>
              <w:t>(</w:t>
            </w:r>
            <w:r w:rsidRPr="007F4565">
              <w:rPr>
                <w:rFonts w:ascii="Courier New" w:hAnsi="Courier New" w:cs="Courier New"/>
                <w:color w:val="007020"/>
                <w:sz w:val="20"/>
                <w:szCs w:val="20"/>
                <w:lang w:eastAsia="es-CL" w:bidi="ar-SA"/>
              </w:rPr>
              <w:t>true</w:t>
            </w:r>
            <w:r w:rsidRPr="007F4565">
              <w:rPr>
                <w:rFonts w:ascii="Courier New" w:hAnsi="Courier New" w:cs="Courier New"/>
                <w:color w:val="333333"/>
                <w:sz w:val="20"/>
                <w:szCs w:val="20"/>
                <w:lang w:eastAsia="es-CL" w:bidi="ar-SA"/>
              </w:rPr>
              <w:t>){</w:t>
            </w:r>
          </w:p>
          <w:p w14:paraId="4987553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b/>
                <w:bCs/>
                <w:color w:val="008800"/>
                <w:sz w:val="20"/>
                <w:szCs w:val="20"/>
                <w:lang w:eastAsia="es-CL" w:bidi="ar-SA"/>
              </w:rPr>
              <w:t>if</w:t>
            </w:r>
            <w:r w:rsidRPr="007F4565">
              <w:rPr>
                <w:rFonts w:ascii="Courier New" w:hAnsi="Courier New" w:cs="Courier New"/>
                <w:color w:val="333333"/>
                <w:sz w:val="20"/>
                <w:szCs w:val="20"/>
                <w:lang w:eastAsia="es-CL" w:bidi="ar-SA"/>
              </w:rPr>
              <w:t>(pulso_creado==</w:t>
            </w:r>
            <w:r w:rsidRPr="007F4565">
              <w:rPr>
                <w:rFonts w:ascii="Courier New" w:hAnsi="Courier New" w:cs="Courier New"/>
                <w:b/>
                <w:bCs/>
                <w:color w:val="0000DD"/>
                <w:sz w:val="20"/>
                <w:szCs w:val="20"/>
                <w:lang w:eastAsia="es-CL" w:bidi="ar-SA"/>
              </w:rPr>
              <w:t>1</w:t>
            </w:r>
            <w:r w:rsidRPr="007F4565">
              <w:rPr>
                <w:rFonts w:ascii="Courier New" w:hAnsi="Courier New" w:cs="Courier New"/>
                <w:color w:val="333333"/>
                <w:sz w:val="20"/>
                <w:szCs w:val="20"/>
                <w:lang w:eastAsia="es-CL" w:bidi="ar-SA"/>
              </w:rPr>
              <w:t>){</w:t>
            </w:r>
          </w:p>
          <w:p w14:paraId="67DCBE73" w14:textId="235CCF90"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power_factor();  </w:t>
            </w:r>
            <w:r w:rsidRPr="007F4565">
              <w:rPr>
                <w:rFonts w:ascii="Courier New" w:hAnsi="Courier New" w:cs="Courier New"/>
                <w:color w:val="888888"/>
                <w:sz w:val="20"/>
                <w:szCs w:val="20"/>
                <w:lang w:eastAsia="es-CL" w:bidi="ar-SA"/>
              </w:rPr>
              <w:t xml:space="preserve">//entra cada vez que se crea </w:t>
            </w:r>
          </w:p>
          <w:p w14:paraId="1A8326B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3470BAE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63C019BF"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b/>
                <w:bCs/>
                <w:color w:val="008800"/>
                <w:sz w:val="20"/>
                <w:szCs w:val="20"/>
                <w:lang w:eastAsia="es-CL" w:bidi="ar-SA"/>
              </w:rPr>
              <w:t>if</w:t>
            </w:r>
            <w:r w:rsidRPr="007F4565">
              <w:rPr>
                <w:rFonts w:ascii="Courier New" w:hAnsi="Courier New" w:cs="Courier New"/>
                <w:color w:val="333333"/>
                <w:sz w:val="20"/>
                <w:szCs w:val="20"/>
                <w:lang w:eastAsia="es-CL" w:bidi="ar-SA"/>
              </w:rPr>
              <w:t xml:space="preserve"> (contador&gt;=</w:t>
            </w:r>
            <w:r w:rsidRPr="007F4565">
              <w:rPr>
                <w:rFonts w:ascii="Courier New" w:hAnsi="Courier New" w:cs="Courier New"/>
                <w:b/>
                <w:bCs/>
                <w:color w:val="0000DD"/>
                <w:sz w:val="20"/>
                <w:szCs w:val="20"/>
                <w:lang w:eastAsia="es-CL" w:bidi="ar-SA"/>
              </w:rPr>
              <w:t>30</w:t>
            </w:r>
            <w:r w:rsidRPr="007F4565">
              <w:rPr>
                <w:rFonts w:ascii="Courier New" w:hAnsi="Courier New" w:cs="Courier New"/>
                <w:color w:val="333333"/>
                <w:sz w:val="20"/>
                <w:szCs w:val="20"/>
                <w:lang w:eastAsia="es-CL" w:bidi="ar-SA"/>
              </w:rPr>
              <w:t xml:space="preserve">){   </w:t>
            </w:r>
          </w:p>
          <w:p w14:paraId="5BA893B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6D36EF4D"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disable_interrupts(global);</w:t>
            </w:r>
          </w:p>
          <w:p w14:paraId="6F873C6E"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disable_interrupts(int_ccp1);</w:t>
            </w:r>
          </w:p>
          <w:p w14:paraId="322631B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pulso_creado=</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 xml:space="preserve">; </w:t>
            </w:r>
          </w:p>
          <w:p w14:paraId="7E4CEBCD"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lectura_rms();  </w:t>
            </w:r>
            <w:r w:rsidRPr="007F4565">
              <w:rPr>
                <w:rFonts w:ascii="Courier New" w:hAnsi="Courier New" w:cs="Courier New"/>
                <w:color w:val="888888"/>
                <w:sz w:val="20"/>
                <w:szCs w:val="20"/>
                <w:lang w:eastAsia="es-CL" w:bidi="ar-SA"/>
              </w:rPr>
              <w:t>//leemos Vrms</w:t>
            </w:r>
          </w:p>
          <w:p w14:paraId="67FF0085"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lectura_corriente(); </w:t>
            </w:r>
            <w:r w:rsidRPr="007F4565">
              <w:rPr>
                <w:rFonts w:ascii="Courier New" w:hAnsi="Courier New" w:cs="Courier New"/>
                <w:color w:val="888888"/>
                <w:sz w:val="20"/>
                <w:szCs w:val="20"/>
                <w:lang w:eastAsia="es-CL" w:bidi="ar-SA"/>
              </w:rPr>
              <w:t>//leemos irms</w:t>
            </w:r>
          </w:p>
          <w:p w14:paraId="3CC3E1A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p>
          <w:p w14:paraId="41B3CC3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29AEDF1B"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printf( </w:t>
            </w:r>
            <w:r w:rsidRPr="007F4565">
              <w:rPr>
                <w:rFonts w:ascii="Courier New" w:hAnsi="Courier New" w:cs="Courier New"/>
                <w:color w:val="333333"/>
                <w:sz w:val="20"/>
                <w:szCs w:val="20"/>
                <w:shd w:val="clear" w:color="auto" w:fill="FFF0F0"/>
                <w:lang w:eastAsia="es-CL" w:bidi="ar-SA"/>
              </w:rPr>
              <w:t>"</w:t>
            </w:r>
            <w:r w:rsidRPr="007F4565">
              <w:rPr>
                <w:rFonts w:ascii="Courier New" w:hAnsi="Courier New" w:cs="Courier New"/>
                <w:b/>
                <w:bCs/>
                <w:color w:val="666666"/>
                <w:sz w:val="20"/>
                <w:szCs w:val="20"/>
                <w:shd w:val="clear" w:color="auto" w:fill="FFF0F0"/>
                <w:lang w:eastAsia="es-CL" w:bidi="ar-SA"/>
              </w:rPr>
              <w:t>\r\n</w:t>
            </w:r>
            <w:r w:rsidRPr="007F4565">
              <w:rPr>
                <w:rFonts w:ascii="Courier New" w:hAnsi="Courier New" w:cs="Courier New"/>
                <w:color w:val="333333"/>
                <w:sz w:val="20"/>
                <w:szCs w:val="20"/>
                <w:shd w:val="clear" w:color="auto" w:fill="FFF0F0"/>
                <w:lang w:eastAsia="es-CL" w:bidi="ar-SA"/>
              </w:rPr>
              <w:t>PF= %.2f "</w:t>
            </w:r>
            <w:r w:rsidRPr="007F4565">
              <w:rPr>
                <w:rFonts w:ascii="Courier New" w:hAnsi="Courier New" w:cs="Courier New"/>
                <w:color w:val="333333"/>
                <w:sz w:val="20"/>
                <w:szCs w:val="20"/>
                <w:lang w:eastAsia="es-CL" w:bidi="ar-SA"/>
              </w:rPr>
              <w:t>,factor_potencia);</w:t>
            </w:r>
          </w:p>
          <w:p w14:paraId="34B1E953"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r w:rsidRPr="007F4565">
              <w:rPr>
                <w:rFonts w:ascii="Courier New" w:hAnsi="Courier New" w:cs="Courier New"/>
                <w:color w:val="888888"/>
                <w:sz w:val="20"/>
                <w:szCs w:val="20"/>
                <w:lang w:eastAsia="es-CL" w:bidi="ar-SA"/>
              </w:rPr>
              <w:t>//printf("\r\nancho pulso: %2.1f",T );</w:t>
            </w:r>
          </w:p>
          <w:p w14:paraId="2850D8D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pulso_creado=</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 xml:space="preserve">;  </w:t>
            </w:r>
          </w:p>
          <w:p w14:paraId="409A7E3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contador =</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01E948AC"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suma=</w:t>
            </w:r>
            <w:r w:rsidRPr="007F4565">
              <w:rPr>
                <w:rFonts w:ascii="Courier New" w:hAnsi="Courier New" w:cs="Courier New"/>
                <w:b/>
                <w:bCs/>
                <w:color w:val="0000DD"/>
                <w:sz w:val="20"/>
                <w:szCs w:val="20"/>
                <w:lang w:eastAsia="es-CL" w:bidi="ar-SA"/>
              </w:rPr>
              <w:t>0</w:t>
            </w:r>
            <w:r w:rsidRPr="007F4565">
              <w:rPr>
                <w:rFonts w:ascii="Courier New" w:hAnsi="Courier New" w:cs="Courier New"/>
                <w:color w:val="333333"/>
                <w:sz w:val="20"/>
                <w:szCs w:val="20"/>
                <w:lang w:eastAsia="es-CL" w:bidi="ar-SA"/>
              </w:rPr>
              <w:t>;</w:t>
            </w:r>
          </w:p>
          <w:p w14:paraId="6D959A8A"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delay_ms(</w:t>
            </w:r>
            <w:r w:rsidRPr="007F4565">
              <w:rPr>
                <w:rFonts w:ascii="Courier New" w:hAnsi="Courier New" w:cs="Courier New"/>
                <w:b/>
                <w:bCs/>
                <w:color w:val="0000DD"/>
                <w:sz w:val="20"/>
                <w:szCs w:val="20"/>
                <w:lang w:eastAsia="es-CL" w:bidi="ar-SA"/>
              </w:rPr>
              <w:t>100</w:t>
            </w:r>
            <w:r w:rsidRPr="007F4565">
              <w:rPr>
                <w:rFonts w:ascii="Courier New" w:hAnsi="Courier New" w:cs="Courier New"/>
                <w:color w:val="333333"/>
                <w:sz w:val="20"/>
                <w:szCs w:val="20"/>
                <w:lang w:eastAsia="es-CL" w:bidi="ar-SA"/>
              </w:rPr>
              <w:t xml:space="preserve">);   </w:t>
            </w:r>
          </w:p>
          <w:p w14:paraId="1F5698D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enable_interrupts(global);</w:t>
            </w:r>
            <w:r w:rsidRPr="007F4565">
              <w:rPr>
                <w:rFonts w:ascii="Courier New" w:hAnsi="Courier New" w:cs="Courier New"/>
                <w:color w:val="888888"/>
                <w:sz w:val="20"/>
                <w:szCs w:val="20"/>
                <w:lang w:eastAsia="es-CL" w:bidi="ar-SA"/>
              </w:rPr>
              <w:t>//hasta otro pulso no entramos de nuevo</w:t>
            </w:r>
          </w:p>
          <w:p w14:paraId="583278D9"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enable_interrupts(int_ccp1);</w:t>
            </w:r>
          </w:p>
          <w:p w14:paraId="235309A1"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43A53570"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33FFDC4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p w14:paraId="79B1B042" w14:textId="77777777" w:rsidR="007F4565" w:rsidRPr="007F4565" w:rsidRDefault="007F4565" w:rsidP="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eastAsia="es-CL" w:bidi="ar-SA"/>
              </w:rPr>
            </w:pPr>
            <w:r w:rsidRPr="007F4565">
              <w:rPr>
                <w:rFonts w:ascii="Courier New" w:hAnsi="Courier New" w:cs="Courier New"/>
                <w:color w:val="333333"/>
                <w:sz w:val="20"/>
                <w:szCs w:val="20"/>
                <w:lang w:eastAsia="es-CL" w:bidi="ar-SA"/>
              </w:rPr>
              <w:t xml:space="preserve">   }</w:t>
            </w:r>
          </w:p>
        </w:tc>
      </w:tr>
    </w:tbl>
    <w:p w14:paraId="10A68E77" w14:textId="77777777" w:rsidR="007F4565" w:rsidRPr="007F4565" w:rsidRDefault="007F4565" w:rsidP="007F4565"/>
    <w:p w14:paraId="0DF0A889" w14:textId="4DDA4215" w:rsidR="007F4565" w:rsidRPr="007F4565" w:rsidRDefault="007F4565" w:rsidP="007F4565"/>
    <w:p w14:paraId="3D0740A2" w14:textId="77777777" w:rsidR="000A57FD" w:rsidRDefault="000A57FD" w:rsidP="00AF63BD"/>
    <w:p w14:paraId="7E63C2D5" w14:textId="77777777" w:rsidR="000A57FD" w:rsidRDefault="000A57FD" w:rsidP="00AF63BD"/>
    <w:p w14:paraId="45F5161A" w14:textId="77777777" w:rsidR="000A57FD" w:rsidRDefault="000A57FD" w:rsidP="00AF63BD"/>
    <w:p w14:paraId="3278EA9E" w14:textId="77777777" w:rsidR="000A57FD" w:rsidRDefault="000A57FD" w:rsidP="00AF63BD"/>
    <w:p w14:paraId="5F9DD4C1" w14:textId="77777777" w:rsidR="000A57FD" w:rsidRDefault="000A57FD" w:rsidP="00AF63BD"/>
    <w:p w14:paraId="70B24B52" w14:textId="77777777" w:rsidR="000A57FD" w:rsidRDefault="000A57FD" w:rsidP="00AF63BD"/>
    <w:p w14:paraId="42A9173B" w14:textId="77777777" w:rsidR="000A57FD" w:rsidRDefault="000A57FD" w:rsidP="00AF63BD"/>
    <w:p w14:paraId="7F13EC94" w14:textId="77777777" w:rsidR="000A57FD" w:rsidRDefault="000A57FD" w:rsidP="00AF63BD"/>
    <w:p w14:paraId="3C62C50D" w14:textId="77777777" w:rsidR="000A57FD" w:rsidRDefault="000A57FD" w:rsidP="00AF63BD"/>
    <w:p w14:paraId="73353E8F" w14:textId="77777777" w:rsidR="000A57FD" w:rsidRDefault="000A57FD" w:rsidP="00AF63BD"/>
    <w:p w14:paraId="14B9592B" w14:textId="77777777" w:rsidR="000A57FD" w:rsidRDefault="000A57FD" w:rsidP="00AF63BD"/>
    <w:p w14:paraId="3B89F45E" w14:textId="77777777" w:rsidR="000A57FD" w:rsidRDefault="000A57FD" w:rsidP="00AF63BD"/>
    <w:p w14:paraId="733BE421" w14:textId="77777777" w:rsidR="001C69FC" w:rsidRDefault="001C69FC" w:rsidP="00AF63BD"/>
    <w:p w14:paraId="332663AA" w14:textId="77777777" w:rsidR="009353CA" w:rsidRDefault="009353CA" w:rsidP="00AF63BD"/>
    <w:p w14:paraId="0346BC28" w14:textId="40AB6308" w:rsidR="009353CA" w:rsidRPr="001C69FC" w:rsidRDefault="009353CA" w:rsidP="00AF63BD">
      <w:pPr>
        <w:rPr>
          <w:rFonts w:ascii="Arial" w:hAnsi="Arial" w:cs="Arial"/>
          <w:b/>
          <w:bCs/>
        </w:rPr>
      </w:pPr>
      <w:r w:rsidRPr="001C69FC">
        <w:rPr>
          <w:rFonts w:ascii="Arial" w:hAnsi="Arial" w:cs="Arial"/>
          <w:b/>
          <w:bCs/>
        </w:rPr>
        <w:lastRenderedPageBreak/>
        <w:t xml:space="preserve">Anexo </w:t>
      </w:r>
      <w:r w:rsidR="00BD3076">
        <w:rPr>
          <w:rFonts w:ascii="Arial" w:hAnsi="Arial" w:cs="Arial"/>
          <w:b/>
          <w:bCs/>
        </w:rPr>
        <w:t>6</w:t>
      </w:r>
      <w:r w:rsidR="002B6315" w:rsidRPr="001C69FC">
        <w:rPr>
          <w:rFonts w:ascii="Arial" w:hAnsi="Arial" w:cs="Arial"/>
          <w:b/>
          <w:bCs/>
        </w:rPr>
        <w:t>(Código Puertos COM)</w:t>
      </w:r>
      <w:r w:rsidR="00E366ED" w:rsidRPr="001C69FC">
        <w:rPr>
          <w:rFonts w:ascii="Arial" w:hAnsi="Arial" w:cs="Arial"/>
          <w:b/>
          <w:bCs/>
        </w:rPr>
        <w:t>:</w:t>
      </w:r>
    </w:p>
    <w:p w14:paraId="2B53BCA5" w14:textId="77777777" w:rsidR="00E366ED" w:rsidRDefault="00E366ED" w:rsidP="00AF63BD"/>
    <w:p w14:paraId="02A84959" w14:textId="77777777" w:rsidR="002B6315" w:rsidRDefault="00671202" w:rsidP="00AF63BD">
      <w:r w:rsidRPr="00F12632">
        <w:rPr>
          <w:noProof/>
        </w:rPr>
        <w:drawing>
          <wp:inline distT="0" distB="0" distL="0" distR="0" wp14:anchorId="26766C3E" wp14:editId="0B993624">
            <wp:extent cx="6692900" cy="3183890"/>
            <wp:effectExtent l="0" t="0" r="0" b="0"/>
            <wp:docPr id="2089088519" name="Imagen 20890885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59274" name="Imagen 1" descr="Texto&#10;&#10;Descripción generada automáticamente"/>
                    <pic:cNvPicPr/>
                  </pic:nvPicPr>
                  <pic:blipFill>
                    <a:blip r:embed="rId65"/>
                    <a:stretch>
                      <a:fillRect/>
                    </a:stretch>
                  </pic:blipFill>
                  <pic:spPr>
                    <a:xfrm>
                      <a:off x="0" y="0"/>
                      <a:ext cx="6692900" cy="3183890"/>
                    </a:xfrm>
                    <a:prstGeom prst="rect">
                      <a:avLst/>
                    </a:prstGeom>
                  </pic:spPr>
                </pic:pic>
              </a:graphicData>
            </a:graphic>
          </wp:inline>
        </w:drawing>
      </w:r>
    </w:p>
    <w:p w14:paraId="375E657D" w14:textId="26F5030A" w:rsidR="000A57FD" w:rsidRPr="00AF63BD" w:rsidRDefault="00F12632" w:rsidP="00AF63BD">
      <w:r w:rsidRPr="000A57FD">
        <w:rPr>
          <w:noProof/>
        </w:rPr>
        <w:drawing>
          <wp:inline distT="0" distB="0" distL="0" distR="0" wp14:anchorId="36BBFF45" wp14:editId="12E7A261">
            <wp:extent cx="6692900" cy="3650615"/>
            <wp:effectExtent l="0" t="0" r="0" b="6985"/>
            <wp:docPr id="456023390" name="Imagen 4560233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23390" name="Imagen 1" descr="Texto&#10;&#10;Descripción generada automáticamente"/>
                    <pic:cNvPicPr/>
                  </pic:nvPicPr>
                  <pic:blipFill>
                    <a:blip r:embed="rId66"/>
                    <a:stretch>
                      <a:fillRect/>
                    </a:stretch>
                  </pic:blipFill>
                  <pic:spPr>
                    <a:xfrm>
                      <a:off x="0" y="0"/>
                      <a:ext cx="6692900" cy="3650615"/>
                    </a:xfrm>
                    <a:prstGeom prst="rect">
                      <a:avLst/>
                    </a:prstGeom>
                  </pic:spPr>
                </pic:pic>
              </a:graphicData>
            </a:graphic>
          </wp:inline>
        </w:drawing>
      </w:r>
    </w:p>
    <w:p w14:paraId="52E90971" w14:textId="2E4C63BC" w:rsidR="007F4565" w:rsidRDefault="00E13807" w:rsidP="007F4565">
      <w:pPr>
        <w:rPr>
          <w:rFonts w:ascii="Arial" w:hAnsi="Arial" w:cs="Arial"/>
          <w:b/>
        </w:rPr>
      </w:pPr>
      <w:r w:rsidRPr="001C69FC">
        <w:rPr>
          <w:rFonts w:ascii="Arial" w:hAnsi="Arial" w:cs="Arial"/>
          <w:b/>
          <w:bCs/>
          <w:noProof/>
        </w:rPr>
        <w:lastRenderedPageBreak/>
        <w:drawing>
          <wp:anchor distT="0" distB="0" distL="114300" distR="114300" simplePos="0" relativeHeight="251658253" behindDoc="0" locked="0" layoutInCell="1" allowOverlap="1" wp14:anchorId="47828403" wp14:editId="45A39663">
            <wp:simplePos x="0" y="0"/>
            <wp:positionH relativeFrom="margin">
              <wp:posOffset>-726440</wp:posOffset>
            </wp:positionH>
            <wp:positionV relativeFrom="paragraph">
              <wp:posOffset>1050925</wp:posOffset>
            </wp:positionV>
            <wp:extent cx="7771765" cy="6297930"/>
            <wp:effectExtent l="0" t="6032" r="0" b="0"/>
            <wp:wrapTopAndBottom/>
            <wp:docPr id="1188237407" name="Imagen 118823740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37407" name="Imagen 1" descr="Diagrama, Dibujo de ingenierí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rot="5400000">
                      <a:off x="0" y="0"/>
                      <a:ext cx="7771765" cy="6297930"/>
                    </a:xfrm>
                    <a:prstGeom prst="rect">
                      <a:avLst/>
                    </a:prstGeom>
                  </pic:spPr>
                </pic:pic>
              </a:graphicData>
            </a:graphic>
            <wp14:sizeRelH relativeFrom="page">
              <wp14:pctWidth>0</wp14:pctWidth>
            </wp14:sizeRelH>
            <wp14:sizeRelV relativeFrom="page">
              <wp14:pctHeight>0</wp14:pctHeight>
            </wp14:sizeRelV>
          </wp:anchor>
        </w:drawing>
      </w:r>
      <w:r w:rsidR="002B6315" w:rsidRPr="001C69FC">
        <w:rPr>
          <w:rFonts w:ascii="Arial" w:hAnsi="Arial" w:cs="Arial"/>
          <w:b/>
          <w:bCs/>
        </w:rPr>
        <w:t xml:space="preserve">Anexo </w:t>
      </w:r>
      <w:r w:rsidR="00BD3076">
        <w:rPr>
          <w:rFonts w:ascii="Arial" w:hAnsi="Arial" w:cs="Arial"/>
          <w:b/>
          <w:bCs/>
        </w:rPr>
        <w:t>7</w:t>
      </w:r>
      <w:r w:rsidR="002B6315" w:rsidRPr="001C69FC">
        <w:rPr>
          <w:rFonts w:ascii="Arial" w:hAnsi="Arial" w:cs="Arial"/>
          <w:b/>
          <w:bCs/>
        </w:rPr>
        <w:t xml:space="preserve"> (Planos </w:t>
      </w:r>
      <w:r w:rsidR="00E366ED" w:rsidRPr="001C69FC">
        <w:rPr>
          <w:rFonts w:ascii="Arial" w:hAnsi="Arial" w:cs="Arial"/>
          <w:b/>
          <w:bCs/>
        </w:rPr>
        <w:t>Empaquetado):</w:t>
      </w:r>
      <w:r w:rsidR="008F0DD7" w:rsidRPr="008F0DD7">
        <w:rPr>
          <w:noProof/>
        </w:rPr>
        <w:t xml:space="preserve"> </w:t>
      </w:r>
    </w:p>
    <w:p w14:paraId="54CB49FA" w14:textId="6F94912D" w:rsidR="00B576A0" w:rsidRPr="001C69FC" w:rsidRDefault="008F0DD7" w:rsidP="001E27C7">
      <w:pPr>
        <w:jc w:val="center"/>
        <w:rPr>
          <w:rFonts w:ascii="Arial" w:hAnsi="Arial" w:cs="Arial"/>
          <w:b/>
        </w:rPr>
      </w:pPr>
      <w:r w:rsidRPr="001E27C7">
        <w:rPr>
          <w:noProof/>
        </w:rPr>
        <w:lastRenderedPageBreak/>
        <w:drawing>
          <wp:inline distT="0" distB="0" distL="0" distR="0" wp14:anchorId="08248DD5" wp14:editId="4B5FE1AA">
            <wp:extent cx="7297338" cy="5623243"/>
            <wp:effectExtent l="0" t="1270" r="0" b="0"/>
            <wp:docPr id="2021383894" name="Imagen 202138389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83894" name="Imagen 1" descr="Diagrama, Dibujo de ingeniería&#10;&#10;Descripción generada automáticamente"/>
                    <pic:cNvPicPr/>
                  </pic:nvPicPr>
                  <pic:blipFill>
                    <a:blip r:embed="rId68"/>
                    <a:stretch>
                      <a:fillRect/>
                    </a:stretch>
                  </pic:blipFill>
                  <pic:spPr>
                    <a:xfrm rot="5400000">
                      <a:off x="0" y="0"/>
                      <a:ext cx="7302741" cy="5627407"/>
                    </a:xfrm>
                    <a:prstGeom prst="rect">
                      <a:avLst/>
                    </a:prstGeom>
                  </pic:spPr>
                </pic:pic>
              </a:graphicData>
            </a:graphic>
          </wp:inline>
        </w:drawing>
      </w:r>
    </w:p>
    <w:p w14:paraId="2D511451" w14:textId="4FDB3FC7" w:rsidR="001C69FC" w:rsidRDefault="008F0DD7" w:rsidP="001E27C7">
      <w:pPr>
        <w:jc w:val="center"/>
        <w:rPr>
          <w:rFonts w:eastAsiaTheme="minorEastAsia"/>
          <w:lang w:eastAsia="en-US" w:bidi="ar-SA"/>
        </w:rPr>
      </w:pPr>
      <w:r w:rsidRPr="001E27C7">
        <w:rPr>
          <w:noProof/>
        </w:rPr>
        <w:lastRenderedPageBreak/>
        <w:drawing>
          <wp:inline distT="0" distB="0" distL="0" distR="0" wp14:anchorId="60B1EE7F" wp14:editId="237B017E">
            <wp:extent cx="7034847" cy="5995809"/>
            <wp:effectExtent l="5080" t="0" r="0" b="0"/>
            <wp:docPr id="212435926" name="Imagen 21243592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926" name="Imagen 1" descr="Diagrama, Dibujo de ingenierí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rot="5400000">
                      <a:off x="0" y="0"/>
                      <a:ext cx="7045919" cy="6005246"/>
                    </a:xfrm>
                    <a:prstGeom prst="rect">
                      <a:avLst/>
                    </a:prstGeom>
                  </pic:spPr>
                </pic:pic>
              </a:graphicData>
            </a:graphic>
          </wp:inline>
        </w:drawing>
      </w:r>
    </w:p>
    <w:p w14:paraId="654303C1" w14:textId="77777777" w:rsidR="008F0DD7" w:rsidRDefault="008F0DD7" w:rsidP="008F0DD7">
      <w:pPr>
        <w:pStyle w:val="Estilo2"/>
        <w:jc w:val="center"/>
        <w:rPr>
          <w:rFonts w:eastAsiaTheme="minorEastAsia"/>
          <w:lang w:eastAsia="en-US" w:bidi="ar-SA"/>
        </w:rPr>
      </w:pPr>
    </w:p>
    <w:p w14:paraId="682203C3" w14:textId="7BF7427A" w:rsidR="008F0DD7" w:rsidRDefault="008F0DD7" w:rsidP="001E27C7">
      <w:pPr>
        <w:jc w:val="center"/>
        <w:rPr>
          <w:rFonts w:eastAsiaTheme="minorEastAsia"/>
          <w:lang w:eastAsia="en-US" w:bidi="ar-SA"/>
        </w:rPr>
      </w:pPr>
      <w:r w:rsidRPr="001C69FC">
        <w:rPr>
          <w:rFonts w:ascii="Arial" w:hAnsi="Arial" w:cs="Arial"/>
          <w:b/>
          <w:bCs/>
          <w:noProof/>
        </w:rPr>
        <w:drawing>
          <wp:inline distT="0" distB="0" distL="0" distR="0" wp14:anchorId="57BE3F13" wp14:editId="7F397420">
            <wp:extent cx="7736205" cy="5887085"/>
            <wp:effectExtent l="0" t="8890" r="8255" b="8255"/>
            <wp:docPr id="1551980322" name="Imagen 155198032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0322" name="Imagen 1" descr="Diagrama, Dibujo de ingeniería&#10;&#10;Descripción generada automáticamente"/>
                    <pic:cNvPicPr/>
                  </pic:nvPicPr>
                  <pic:blipFill rotWithShape="1">
                    <a:blip r:embed="rId70">
                      <a:extLst>
                        <a:ext uri="{28A0092B-C50C-407E-A947-70E740481C1C}">
                          <a14:useLocalDpi xmlns:a14="http://schemas.microsoft.com/office/drawing/2010/main" val="0"/>
                        </a:ext>
                      </a:extLst>
                    </a:blip>
                    <a:srcRect l="228" r="-1"/>
                    <a:stretch/>
                  </pic:blipFill>
                  <pic:spPr bwMode="auto">
                    <a:xfrm rot="5400000">
                      <a:off x="0" y="0"/>
                      <a:ext cx="7736205" cy="5887085"/>
                    </a:xfrm>
                    <a:prstGeom prst="rect">
                      <a:avLst/>
                    </a:prstGeom>
                    <a:ln>
                      <a:noFill/>
                    </a:ln>
                    <a:extLst>
                      <a:ext uri="{53640926-AAD7-44D8-BBD7-CCE9431645EC}">
                        <a14:shadowObscured xmlns:a14="http://schemas.microsoft.com/office/drawing/2010/main"/>
                      </a:ext>
                    </a:extLst>
                  </pic:spPr>
                </pic:pic>
              </a:graphicData>
            </a:graphic>
          </wp:inline>
        </w:drawing>
      </w:r>
    </w:p>
    <w:p w14:paraId="6DD06AB7" w14:textId="77777777" w:rsidR="00E72062" w:rsidRDefault="00E72062" w:rsidP="008F0DD7">
      <w:pPr>
        <w:pStyle w:val="Estilo2"/>
        <w:jc w:val="center"/>
        <w:rPr>
          <w:rFonts w:eastAsiaTheme="minorEastAsia"/>
          <w:lang w:eastAsia="en-US" w:bidi="ar-SA"/>
        </w:rPr>
      </w:pPr>
    </w:p>
    <w:p w14:paraId="0210801F" w14:textId="3C9233D5" w:rsidR="00664D5A" w:rsidRDefault="00664D5A" w:rsidP="004E4EB3">
      <w:pPr>
        <w:pStyle w:val="Estilo2"/>
        <w:rPr>
          <w:rFonts w:eastAsiaTheme="minorEastAsia"/>
          <w:lang w:eastAsia="en-US" w:bidi="ar-SA"/>
        </w:rPr>
      </w:pPr>
    </w:p>
    <w:p w14:paraId="02F2F8CD" w14:textId="2BCB7AF1" w:rsidR="004E4EB3" w:rsidRPr="00E72062" w:rsidRDefault="004E4EB3" w:rsidP="005F6789">
      <w:pPr>
        <w:rPr>
          <w:rFonts w:ascii="Arial" w:eastAsiaTheme="minorEastAsia" w:hAnsi="Arial" w:cs="Arial"/>
          <w:b/>
          <w:bCs/>
        </w:rPr>
      </w:pPr>
      <w:r w:rsidRPr="00E72062">
        <w:rPr>
          <w:rFonts w:ascii="Arial" w:eastAsiaTheme="minorEastAsia" w:hAnsi="Arial" w:cs="Arial"/>
          <w:b/>
          <w:bCs/>
        </w:rPr>
        <w:t xml:space="preserve">Anexo </w:t>
      </w:r>
      <w:r w:rsidR="00BD3076">
        <w:rPr>
          <w:rFonts w:ascii="Arial" w:eastAsiaTheme="minorEastAsia" w:hAnsi="Arial" w:cs="Arial"/>
          <w:b/>
          <w:bCs/>
        </w:rPr>
        <w:t>8</w:t>
      </w:r>
      <w:r w:rsidR="005F6789" w:rsidRPr="00E72062">
        <w:rPr>
          <w:rFonts w:ascii="Arial" w:eastAsiaTheme="minorEastAsia" w:hAnsi="Arial" w:cs="Arial"/>
          <w:b/>
          <w:bCs/>
        </w:rPr>
        <w:t xml:space="preserve"> </w:t>
      </w:r>
      <w:r w:rsidR="00E72062">
        <w:rPr>
          <w:rFonts w:ascii="Arial" w:eastAsiaTheme="minorEastAsia" w:hAnsi="Arial" w:cs="Arial"/>
          <w:b/>
          <w:bCs/>
        </w:rPr>
        <w:t>(</w:t>
      </w:r>
      <w:r w:rsidRPr="00E72062">
        <w:rPr>
          <w:rFonts w:ascii="Arial" w:eastAsiaTheme="minorEastAsia" w:hAnsi="Arial" w:cs="Arial"/>
          <w:b/>
          <w:bCs/>
        </w:rPr>
        <w:t>cotizaciones</w:t>
      </w:r>
      <w:r w:rsidR="00E72062">
        <w:rPr>
          <w:rFonts w:ascii="Arial" w:eastAsiaTheme="minorEastAsia" w:hAnsi="Arial" w:cs="Arial"/>
          <w:b/>
          <w:bCs/>
        </w:rPr>
        <w:t>):</w:t>
      </w:r>
    </w:p>
    <w:p w14:paraId="3E3F7B08" w14:textId="77777777" w:rsidR="004E4EB3" w:rsidRDefault="004E4EB3" w:rsidP="004E4EB3">
      <w:pPr>
        <w:pStyle w:val="Estilo2"/>
        <w:rPr>
          <w:bCs/>
          <w:lang w:eastAsia="en-US" w:bidi="ar-SA"/>
        </w:rPr>
      </w:pPr>
    </w:p>
    <w:p w14:paraId="3AC146B5" w14:textId="77777777" w:rsidR="004E4EB3" w:rsidRDefault="004E4EB3">
      <w:pPr>
        <w:ind w:left="2945"/>
      </w:pPr>
      <w:r>
        <w:rPr>
          <w:rFonts w:ascii="Arial" w:eastAsia="Arial" w:hAnsi="Arial" w:cs="Arial"/>
          <w:sz w:val="36"/>
          <w:u w:val="single" w:color="000000"/>
        </w:rPr>
        <w:t>Lista de materiales para C.F.P Difuso</w:t>
      </w:r>
    </w:p>
    <w:tbl>
      <w:tblPr>
        <w:tblStyle w:val="TableGrid0"/>
        <w:tblW w:w="6380" w:type="dxa"/>
        <w:tblInd w:w="4" w:type="dxa"/>
        <w:tblLook w:val="04A0" w:firstRow="1" w:lastRow="0" w:firstColumn="1" w:lastColumn="0" w:noHBand="0" w:noVBand="1"/>
      </w:tblPr>
      <w:tblGrid>
        <w:gridCol w:w="2942"/>
        <w:gridCol w:w="3438"/>
      </w:tblGrid>
      <w:tr w:rsidR="004E4EB3" w14:paraId="20A1851C" w14:textId="77777777">
        <w:trPr>
          <w:trHeight w:val="262"/>
        </w:trPr>
        <w:tc>
          <w:tcPr>
            <w:tcW w:w="2942" w:type="dxa"/>
            <w:tcBorders>
              <w:top w:val="nil"/>
              <w:left w:val="nil"/>
              <w:bottom w:val="nil"/>
              <w:right w:val="nil"/>
            </w:tcBorders>
          </w:tcPr>
          <w:p w14:paraId="23C267AB" w14:textId="77777777" w:rsidR="004E4EB3" w:rsidRDefault="004E4EB3">
            <w:r>
              <w:rPr>
                <w:rFonts w:ascii="Arial" w:eastAsia="Arial" w:hAnsi="Arial" w:cs="Arial"/>
                <w:sz w:val="27"/>
              </w:rPr>
              <w:t>Título del diseño</w:t>
            </w:r>
          </w:p>
        </w:tc>
        <w:tc>
          <w:tcPr>
            <w:tcW w:w="3438" w:type="dxa"/>
            <w:tcBorders>
              <w:top w:val="nil"/>
              <w:left w:val="nil"/>
              <w:bottom w:val="nil"/>
              <w:right w:val="nil"/>
            </w:tcBorders>
          </w:tcPr>
          <w:p w14:paraId="740FE3C2" w14:textId="77777777" w:rsidR="004E4EB3" w:rsidRDefault="004E4EB3">
            <w:pPr>
              <w:ind w:left="419"/>
            </w:pPr>
            <w:r>
              <w:rPr>
                <w:rFonts w:ascii="Arial" w:eastAsia="Arial" w:hAnsi="Arial" w:cs="Arial"/>
                <w:sz w:val="25"/>
              </w:rPr>
              <w:t>C.F.P Difuso</w:t>
            </w:r>
          </w:p>
        </w:tc>
      </w:tr>
      <w:tr w:rsidR="004E4EB3" w14:paraId="62AC938F" w14:textId="77777777">
        <w:trPr>
          <w:trHeight w:val="270"/>
        </w:trPr>
        <w:tc>
          <w:tcPr>
            <w:tcW w:w="2942" w:type="dxa"/>
            <w:tcBorders>
              <w:top w:val="nil"/>
              <w:left w:val="nil"/>
              <w:bottom w:val="nil"/>
              <w:right w:val="nil"/>
            </w:tcBorders>
          </w:tcPr>
          <w:p w14:paraId="6F7C51EB" w14:textId="77777777" w:rsidR="004E4EB3" w:rsidRDefault="004E4EB3">
            <w:r>
              <w:rPr>
                <w:rFonts w:ascii="Arial" w:eastAsia="Arial" w:hAnsi="Arial" w:cs="Arial"/>
                <w:sz w:val="27"/>
              </w:rPr>
              <w:t xml:space="preserve">Autor </w:t>
            </w:r>
          </w:p>
        </w:tc>
        <w:tc>
          <w:tcPr>
            <w:tcW w:w="3438" w:type="dxa"/>
            <w:tcBorders>
              <w:top w:val="nil"/>
              <w:left w:val="nil"/>
              <w:bottom w:val="nil"/>
              <w:right w:val="nil"/>
            </w:tcBorders>
          </w:tcPr>
          <w:p w14:paraId="0F5FA0E8" w14:textId="77777777" w:rsidR="004E4EB3" w:rsidRDefault="004E4EB3">
            <w:pPr>
              <w:ind w:left="419"/>
            </w:pPr>
            <w:r>
              <w:rPr>
                <w:rFonts w:ascii="Arial" w:eastAsia="Arial" w:hAnsi="Arial" w:cs="Arial"/>
                <w:sz w:val="25"/>
              </w:rPr>
              <w:t>E. Sazo, M.Olivares</w:t>
            </w:r>
          </w:p>
        </w:tc>
      </w:tr>
      <w:tr w:rsidR="004E4EB3" w14:paraId="0E50370A" w14:textId="77777777">
        <w:trPr>
          <w:trHeight w:val="270"/>
        </w:trPr>
        <w:tc>
          <w:tcPr>
            <w:tcW w:w="2942" w:type="dxa"/>
            <w:tcBorders>
              <w:top w:val="nil"/>
              <w:left w:val="nil"/>
              <w:bottom w:val="nil"/>
              <w:right w:val="nil"/>
            </w:tcBorders>
          </w:tcPr>
          <w:p w14:paraId="11A5C665" w14:textId="77777777" w:rsidR="004E4EB3" w:rsidRDefault="004E4EB3">
            <w:r>
              <w:rPr>
                <w:rFonts w:ascii="Arial" w:eastAsia="Arial" w:hAnsi="Arial" w:cs="Arial"/>
                <w:sz w:val="27"/>
              </w:rPr>
              <w:t>Número de documento</w:t>
            </w:r>
          </w:p>
        </w:tc>
        <w:tc>
          <w:tcPr>
            <w:tcW w:w="3438" w:type="dxa"/>
            <w:tcBorders>
              <w:top w:val="nil"/>
              <w:left w:val="nil"/>
              <w:bottom w:val="nil"/>
              <w:right w:val="nil"/>
            </w:tcBorders>
          </w:tcPr>
          <w:p w14:paraId="1FB8C452" w14:textId="77777777" w:rsidR="004E4EB3" w:rsidRDefault="004E4EB3">
            <w:pPr>
              <w:ind w:left="416"/>
            </w:pPr>
            <w:r>
              <w:rPr>
                <w:rFonts w:ascii="Arial" w:eastAsia="Arial" w:hAnsi="Arial" w:cs="Arial"/>
                <w:sz w:val="25"/>
              </w:rPr>
              <w:t>1</w:t>
            </w:r>
          </w:p>
        </w:tc>
      </w:tr>
      <w:tr w:rsidR="004E4EB3" w14:paraId="0D3B718B" w14:textId="77777777">
        <w:trPr>
          <w:trHeight w:val="270"/>
        </w:trPr>
        <w:tc>
          <w:tcPr>
            <w:tcW w:w="2942" w:type="dxa"/>
            <w:tcBorders>
              <w:top w:val="nil"/>
              <w:left w:val="nil"/>
              <w:bottom w:val="nil"/>
              <w:right w:val="nil"/>
            </w:tcBorders>
          </w:tcPr>
          <w:p w14:paraId="365C256B" w14:textId="77777777" w:rsidR="004E4EB3" w:rsidRDefault="004E4EB3">
            <w:r>
              <w:rPr>
                <w:rFonts w:ascii="Arial" w:eastAsia="Arial" w:hAnsi="Arial" w:cs="Arial"/>
                <w:sz w:val="27"/>
              </w:rPr>
              <w:t xml:space="preserve">Revisión </w:t>
            </w:r>
          </w:p>
        </w:tc>
        <w:tc>
          <w:tcPr>
            <w:tcW w:w="3438" w:type="dxa"/>
            <w:tcBorders>
              <w:top w:val="nil"/>
              <w:left w:val="nil"/>
              <w:bottom w:val="nil"/>
              <w:right w:val="nil"/>
            </w:tcBorders>
          </w:tcPr>
          <w:p w14:paraId="081448D9" w14:textId="77777777" w:rsidR="004E4EB3" w:rsidRDefault="004E4EB3">
            <w:pPr>
              <w:ind w:left="416"/>
            </w:pPr>
            <w:r>
              <w:rPr>
                <w:rFonts w:ascii="Arial" w:eastAsia="Arial" w:hAnsi="Arial" w:cs="Arial"/>
                <w:sz w:val="25"/>
              </w:rPr>
              <w:t>4</w:t>
            </w:r>
          </w:p>
        </w:tc>
      </w:tr>
      <w:tr w:rsidR="004E4EB3" w14:paraId="0740E3C8" w14:textId="77777777">
        <w:trPr>
          <w:trHeight w:val="262"/>
        </w:trPr>
        <w:tc>
          <w:tcPr>
            <w:tcW w:w="2942" w:type="dxa"/>
            <w:tcBorders>
              <w:top w:val="nil"/>
              <w:left w:val="nil"/>
              <w:bottom w:val="nil"/>
              <w:right w:val="nil"/>
            </w:tcBorders>
          </w:tcPr>
          <w:p w14:paraId="3C7FAAA0" w14:textId="1132EA61" w:rsidR="004E4EB3" w:rsidRDefault="00692CBD">
            <w:r>
              <w:rPr>
                <w:rFonts w:ascii="Arial" w:eastAsia="Arial" w:hAnsi="Arial" w:cs="Arial"/>
                <w:sz w:val="27"/>
              </w:rPr>
              <w:t>Creación</w:t>
            </w:r>
            <w:r w:rsidR="004E4EB3">
              <w:rPr>
                <w:rFonts w:ascii="Arial" w:eastAsia="Arial" w:hAnsi="Arial" w:cs="Arial"/>
                <w:sz w:val="27"/>
              </w:rPr>
              <w:t xml:space="preserve"> del diseño</w:t>
            </w:r>
          </w:p>
        </w:tc>
        <w:tc>
          <w:tcPr>
            <w:tcW w:w="3438" w:type="dxa"/>
            <w:tcBorders>
              <w:top w:val="nil"/>
              <w:left w:val="nil"/>
              <w:bottom w:val="nil"/>
              <w:right w:val="nil"/>
            </w:tcBorders>
          </w:tcPr>
          <w:p w14:paraId="08C1A0C2" w14:textId="77777777" w:rsidR="004E4EB3" w:rsidRDefault="004E4EB3">
            <w:pPr>
              <w:jc w:val="right"/>
            </w:pPr>
            <w:r>
              <w:rPr>
                <w:rFonts w:ascii="Arial" w:eastAsia="Arial" w:hAnsi="Arial" w:cs="Arial"/>
                <w:sz w:val="25"/>
              </w:rPr>
              <w:t>domingo, 1 de octubre de 2023</w:t>
            </w:r>
          </w:p>
        </w:tc>
      </w:tr>
    </w:tbl>
    <w:p w14:paraId="5F6F3710" w14:textId="77777777" w:rsidR="004E4EB3" w:rsidRDefault="004E4EB3">
      <w:pPr>
        <w:ind w:left="4"/>
      </w:pPr>
      <w:r>
        <w:rPr>
          <w:rFonts w:ascii="Arial" w:eastAsia="Arial" w:hAnsi="Arial" w:cs="Arial"/>
          <w:sz w:val="27"/>
        </w:rPr>
        <w:t xml:space="preserve">Última modificación del diseño </w:t>
      </w:r>
      <w:r>
        <w:rPr>
          <w:rFonts w:ascii="Arial" w:eastAsia="Arial" w:hAnsi="Arial" w:cs="Arial"/>
          <w:sz w:val="25"/>
        </w:rPr>
        <w:t>miércoles, 18 de octubre de 2023</w:t>
      </w:r>
    </w:p>
    <w:p w14:paraId="48A03E9F" w14:textId="77777777" w:rsidR="004E4EB3" w:rsidRDefault="004E4EB3">
      <w:pPr>
        <w:tabs>
          <w:tab w:val="center" w:pos="3544"/>
        </w:tabs>
        <w:spacing w:after="18"/>
      </w:pPr>
      <w:r>
        <w:rPr>
          <w:rFonts w:ascii="Arial" w:eastAsia="Arial" w:hAnsi="Arial" w:cs="Arial"/>
          <w:sz w:val="27"/>
        </w:rPr>
        <w:t>Componentes en el diseño</w:t>
      </w:r>
      <w:r>
        <w:rPr>
          <w:rFonts w:ascii="Arial" w:eastAsia="Arial" w:hAnsi="Arial" w:cs="Arial"/>
          <w:sz w:val="27"/>
        </w:rPr>
        <w:tab/>
      </w:r>
      <w:r>
        <w:rPr>
          <w:rFonts w:ascii="Arial" w:eastAsia="Arial" w:hAnsi="Arial" w:cs="Arial"/>
          <w:sz w:val="25"/>
        </w:rPr>
        <w:t>100</w:t>
      </w:r>
    </w:p>
    <w:tbl>
      <w:tblPr>
        <w:tblStyle w:val="TableGrid0"/>
        <w:tblW w:w="11177" w:type="dxa"/>
        <w:tblInd w:w="0" w:type="dxa"/>
        <w:tblCellMar>
          <w:top w:w="17" w:type="dxa"/>
          <w:right w:w="115" w:type="dxa"/>
        </w:tblCellMar>
        <w:tblLook w:val="04A0" w:firstRow="1" w:lastRow="0" w:firstColumn="1" w:lastColumn="0" w:noHBand="0" w:noVBand="1"/>
      </w:tblPr>
      <w:tblGrid>
        <w:gridCol w:w="1907"/>
        <w:gridCol w:w="4885"/>
        <w:gridCol w:w="2556"/>
        <w:gridCol w:w="1829"/>
      </w:tblGrid>
      <w:tr w:rsidR="004E4EB3" w14:paraId="0672CB1F" w14:textId="77777777">
        <w:trPr>
          <w:trHeight w:val="325"/>
        </w:trPr>
        <w:tc>
          <w:tcPr>
            <w:tcW w:w="1907" w:type="dxa"/>
            <w:tcBorders>
              <w:top w:val="nil"/>
              <w:left w:val="nil"/>
              <w:bottom w:val="nil"/>
              <w:right w:val="nil"/>
            </w:tcBorders>
            <w:shd w:val="clear" w:color="auto" w:fill="EFEFFF"/>
          </w:tcPr>
          <w:p w14:paraId="468F437C" w14:textId="77777777" w:rsidR="004E4EB3" w:rsidRDefault="004E4EB3">
            <w:pPr>
              <w:ind w:left="40"/>
            </w:pPr>
            <w:r>
              <w:rPr>
                <w:rFonts w:ascii="Arial" w:eastAsia="Arial" w:hAnsi="Arial" w:cs="Arial"/>
                <w:color w:val="000099"/>
                <w:sz w:val="27"/>
              </w:rPr>
              <w:t>16 Capacitores</w:t>
            </w:r>
          </w:p>
        </w:tc>
        <w:tc>
          <w:tcPr>
            <w:tcW w:w="4885" w:type="dxa"/>
            <w:tcBorders>
              <w:top w:val="nil"/>
              <w:left w:val="nil"/>
              <w:bottom w:val="nil"/>
              <w:right w:val="nil"/>
            </w:tcBorders>
            <w:shd w:val="clear" w:color="auto" w:fill="EFEFFF"/>
          </w:tcPr>
          <w:p w14:paraId="011CD134" w14:textId="77777777" w:rsidR="004E4EB3" w:rsidRDefault="004E4EB3"/>
        </w:tc>
        <w:tc>
          <w:tcPr>
            <w:tcW w:w="2556" w:type="dxa"/>
            <w:tcBorders>
              <w:top w:val="nil"/>
              <w:left w:val="nil"/>
              <w:bottom w:val="nil"/>
              <w:right w:val="nil"/>
            </w:tcBorders>
            <w:shd w:val="clear" w:color="auto" w:fill="EFEFFF"/>
          </w:tcPr>
          <w:p w14:paraId="4992739C" w14:textId="77777777" w:rsidR="004E4EB3" w:rsidRDefault="004E4EB3"/>
        </w:tc>
        <w:tc>
          <w:tcPr>
            <w:tcW w:w="1829" w:type="dxa"/>
            <w:tcBorders>
              <w:top w:val="nil"/>
              <w:left w:val="nil"/>
              <w:bottom w:val="nil"/>
              <w:right w:val="nil"/>
            </w:tcBorders>
            <w:shd w:val="clear" w:color="auto" w:fill="EFEFFF"/>
          </w:tcPr>
          <w:p w14:paraId="1269F899" w14:textId="77777777" w:rsidR="004E4EB3" w:rsidRDefault="004E4EB3"/>
        </w:tc>
      </w:tr>
      <w:tr w:rsidR="004E4EB3" w14:paraId="317C1C47" w14:textId="77777777">
        <w:trPr>
          <w:trHeight w:val="263"/>
        </w:trPr>
        <w:tc>
          <w:tcPr>
            <w:tcW w:w="1907" w:type="dxa"/>
            <w:tcBorders>
              <w:top w:val="nil"/>
              <w:left w:val="nil"/>
              <w:bottom w:val="nil"/>
              <w:right w:val="nil"/>
            </w:tcBorders>
          </w:tcPr>
          <w:p w14:paraId="7CE706F3" w14:textId="77777777" w:rsidR="004E4EB3" w:rsidRDefault="004E4EB3">
            <w:pPr>
              <w:ind w:left="3"/>
            </w:pPr>
            <w:r>
              <w:rPr>
                <w:rFonts w:ascii="Arial" w:eastAsia="Arial" w:hAnsi="Arial" w:cs="Arial"/>
                <w:color w:val="000099"/>
                <w:u w:val="single" w:color="000099"/>
              </w:rPr>
              <w:t>Cantidad</w:t>
            </w:r>
          </w:p>
        </w:tc>
        <w:tc>
          <w:tcPr>
            <w:tcW w:w="4885" w:type="dxa"/>
            <w:tcBorders>
              <w:top w:val="nil"/>
              <w:left w:val="nil"/>
              <w:bottom w:val="nil"/>
              <w:right w:val="nil"/>
            </w:tcBorders>
          </w:tcPr>
          <w:p w14:paraId="46029C4D" w14:textId="77777777" w:rsidR="004E4EB3" w:rsidRDefault="004E4EB3">
            <w:r>
              <w:rPr>
                <w:rFonts w:ascii="Arial" w:eastAsia="Arial" w:hAnsi="Arial" w:cs="Arial"/>
                <w:color w:val="000099"/>
                <w:u w:val="single" w:color="000099"/>
              </w:rPr>
              <w:t>Referencias</w:t>
            </w:r>
          </w:p>
        </w:tc>
        <w:tc>
          <w:tcPr>
            <w:tcW w:w="2556" w:type="dxa"/>
            <w:tcBorders>
              <w:top w:val="nil"/>
              <w:left w:val="nil"/>
              <w:bottom w:val="nil"/>
              <w:right w:val="nil"/>
            </w:tcBorders>
          </w:tcPr>
          <w:p w14:paraId="6D3311E8" w14:textId="77777777" w:rsidR="004E4EB3" w:rsidRDefault="004E4EB3">
            <w:r>
              <w:rPr>
                <w:rFonts w:ascii="Arial" w:eastAsia="Arial" w:hAnsi="Arial" w:cs="Arial"/>
                <w:color w:val="000099"/>
                <w:u w:val="single" w:color="000099"/>
              </w:rPr>
              <w:t>Valor</w:t>
            </w:r>
          </w:p>
        </w:tc>
        <w:tc>
          <w:tcPr>
            <w:tcW w:w="1829" w:type="dxa"/>
            <w:tcBorders>
              <w:top w:val="nil"/>
              <w:left w:val="nil"/>
              <w:bottom w:val="nil"/>
              <w:right w:val="nil"/>
            </w:tcBorders>
          </w:tcPr>
          <w:p w14:paraId="5B42EC9D" w14:textId="77777777" w:rsidR="004E4EB3" w:rsidRDefault="004E4EB3">
            <w:pPr>
              <w:ind w:left="3"/>
            </w:pPr>
            <w:r>
              <w:rPr>
                <w:rFonts w:ascii="Arial" w:eastAsia="Arial" w:hAnsi="Arial" w:cs="Arial"/>
                <w:color w:val="000099"/>
                <w:u w:val="single" w:color="000099"/>
              </w:rPr>
              <w:t>Precio</w:t>
            </w:r>
          </w:p>
        </w:tc>
      </w:tr>
      <w:tr w:rsidR="004E4EB3" w14:paraId="113CE558" w14:textId="77777777">
        <w:trPr>
          <w:trHeight w:val="277"/>
        </w:trPr>
        <w:tc>
          <w:tcPr>
            <w:tcW w:w="1907" w:type="dxa"/>
            <w:tcBorders>
              <w:top w:val="nil"/>
              <w:left w:val="nil"/>
              <w:bottom w:val="nil"/>
              <w:right w:val="nil"/>
            </w:tcBorders>
          </w:tcPr>
          <w:p w14:paraId="01559016" w14:textId="77777777" w:rsidR="004E4EB3" w:rsidRDefault="004E4EB3">
            <w:pPr>
              <w:ind w:left="80"/>
            </w:pPr>
            <w:r>
              <w:rPr>
                <w:rFonts w:ascii="Arial" w:eastAsia="Arial" w:hAnsi="Arial" w:cs="Arial"/>
              </w:rPr>
              <w:t>2</w:t>
            </w:r>
          </w:p>
        </w:tc>
        <w:tc>
          <w:tcPr>
            <w:tcW w:w="4885" w:type="dxa"/>
            <w:tcBorders>
              <w:top w:val="nil"/>
              <w:left w:val="nil"/>
              <w:bottom w:val="nil"/>
              <w:right w:val="nil"/>
            </w:tcBorders>
          </w:tcPr>
          <w:p w14:paraId="4A8549A0" w14:textId="77777777" w:rsidR="004E4EB3" w:rsidRDefault="004E4EB3">
            <w:pPr>
              <w:ind w:left="80"/>
            </w:pPr>
            <w:r>
              <w:rPr>
                <w:rFonts w:ascii="Arial" w:eastAsia="Arial" w:hAnsi="Arial" w:cs="Arial"/>
              </w:rPr>
              <w:t>C1,C7</w:t>
            </w:r>
          </w:p>
        </w:tc>
        <w:tc>
          <w:tcPr>
            <w:tcW w:w="2556" w:type="dxa"/>
            <w:tcBorders>
              <w:top w:val="nil"/>
              <w:left w:val="nil"/>
              <w:bottom w:val="nil"/>
              <w:right w:val="nil"/>
            </w:tcBorders>
          </w:tcPr>
          <w:p w14:paraId="76664A5A" w14:textId="77777777" w:rsidR="004E4EB3" w:rsidRDefault="004E4EB3">
            <w:pPr>
              <w:ind w:left="77"/>
            </w:pPr>
            <w:r>
              <w:rPr>
                <w:rFonts w:ascii="Arial" w:eastAsia="Arial" w:hAnsi="Arial" w:cs="Arial"/>
              </w:rPr>
              <w:t>2200u</w:t>
            </w:r>
          </w:p>
        </w:tc>
        <w:tc>
          <w:tcPr>
            <w:tcW w:w="1829" w:type="dxa"/>
            <w:tcBorders>
              <w:top w:val="nil"/>
              <w:left w:val="nil"/>
              <w:bottom w:val="nil"/>
              <w:right w:val="nil"/>
            </w:tcBorders>
          </w:tcPr>
          <w:p w14:paraId="4D3F5216" w14:textId="77777777" w:rsidR="004E4EB3" w:rsidRDefault="004E4EB3">
            <w:pPr>
              <w:ind w:left="80"/>
            </w:pPr>
            <w:r>
              <w:rPr>
                <w:rFonts w:ascii="Arial" w:eastAsia="Arial" w:hAnsi="Arial" w:cs="Arial"/>
              </w:rPr>
              <w:t>$1.000</w:t>
            </w:r>
          </w:p>
        </w:tc>
      </w:tr>
      <w:tr w:rsidR="004E4EB3" w14:paraId="12BFD24C" w14:textId="77777777">
        <w:trPr>
          <w:trHeight w:val="300"/>
        </w:trPr>
        <w:tc>
          <w:tcPr>
            <w:tcW w:w="1907" w:type="dxa"/>
            <w:tcBorders>
              <w:top w:val="nil"/>
              <w:left w:val="nil"/>
              <w:bottom w:val="nil"/>
              <w:right w:val="nil"/>
            </w:tcBorders>
            <w:shd w:val="clear" w:color="auto" w:fill="F0F0FE"/>
          </w:tcPr>
          <w:p w14:paraId="68372227" w14:textId="77777777" w:rsidR="004E4EB3" w:rsidRDefault="004E4EB3">
            <w:pPr>
              <w:ind w:left="80"/>
            </w:pPr>
            <w:r>
              <w:rPr>
                <w:rFonts w:ascii="Arial" w:eastAsia="Arial" w:hAnsi="Arial" w:cs="Arial"/>
              </w:rPr>
              <w:t>2</w:t>
            </w:r>
          </w:p>
        </w:tc>
        <w:tc>
          <w:tcPr>
            <w:tcW w:w="4885" w:type="dxa"/>
            <w:tcBorders>
              <w:top w:val="nil"/>
              <w:left w:val="nil"/>
              <w:bottom w:val="nil"/>
              <w:right w:val="nil"/>
            </w:tcBorders>
            <w:shd w:val="clear" w:color="auto" w:fill="F0F0FE"/>
          </w:tcPr>
          <w:p w14:paraId="2626336C" w14:textId="77777777" w:rsidR="004E4EB3" w:rsidRDefault="004E4EB3">
            <w:pPr>
              <w:ind w:left="80"/>
            </w:pPr>
            <w:r>
              <w:rPr>
                <w:rFonts w:ascii="Arial" w:eastAsia="Arial" w:hAnsi="Arial" w:cs="Arial"/>
              </w:rPr>
              <w:t>C2,C6</w:t>
            </w:r>
          </w:p>
        </w:tc>
        <w:tc>
          <w:tcPr>
            <w:tcW w:w="2556" w:type="dxa"/>
            <w:tcBorders>
              <w:top w:val="nil"/>
              <w:left w:val="nil"/>
              <w:bottom w:val="nil"/>
              <w:right w:val="nil"/>
            </w:tcBorders>
            <w:shd w:val="clear" w:color="auto" w:fill="F0F0FE"/>
          </w:tcPr>
          <w:p w14:paraId="228F7660" w14:textId="77777777" w:rsidR="004E4EB3" w:rsidRDefault="004E4EB3">
            <w:pPr>
              <w:ind w:left="77"/>
            </w:pPr>
            <w:r>
              <w:rPr>
                <w:rFonts w:ascii="Arial" w:eastAsia="Arial" w:hAnsi="Arial" w:cs="Arial"/>
              </w:rPr>
              <w:t>220n</w:t>
            </w:r>
          </w:p>
        </w:tc>
        <w:tc>
          <w:tcPr>
            <w:tcW w:w="1829" w:type="dxa"/>
            <w:tcBorders>
              <w:top w:val="nil"/>
              <w:left w:val="nil"/>
              <w:bottom w:val="nil"/>
              <w:right w:val="nil"/>
            </w:tcBorders>
            <w:shd w:val="clear" w:color="auto" w:fill="F0F0FE"/>
          </w:tcPr>
          <w:p w14:paraId="74BD06EE" w14:textId="77777777" w:rsidR="004E4EB3" w:rsidRDefault="004E4EB3">
            <w:pPr>
              <w:ind w:left="80"/>
            </w:pPr>
            <w:r>
              <w:rPr>
                <w:rFonts w:ascii="Arial" w:eastAsia="Arial" w:hAnsi="Arial" w:cs="Arial"/>
              </w:rPr>
              <w:t>$150</w:t>
            </w:r>
          </w:p>
        </w:tc>
      </w:tr>
      <w:tr w:rsidR="004E4EB3" w14:paraId="0CEDDA15" w14:textId="77777777">
        <w:trPr>
          <w:trHeight w:val="300"/>
        </w:trPr>
        <w:tc>
          <w:tcPr>
            <w:tcW w:w="1907" w:type="dxa"/>
            <w:tcBorders>
              <w:top w:val="nil"/>
              <w:left w:val="nil"/>
              <w:bottom w:val="nil"/>
              <w:right w:val="nil"/>
            </w:tcBorders>
          </w:tcPr>
          <w:p w14:paraId="63F36E92" w14:textId="77777777" w:rsidR="004E4EB3" w:rsidRDefault="004E4EB3">
            <w:pPr>
              <w:ind w:left="80"/>
            </w:pPr>
            <w:r>
              <w:rPr>
                <w:rFonts w:ascii="Arial" w:eastAsia="Arial" w:hAnsi="Arial" w:cs="Arial"/>
              </w:rPr>
              <w:t>3</w:t>
            </w:r>
          </w:p>
        </w:tc>
        <w:tc>
          <w:tcPr>
            <w:tcW w:w="4885" w:type="dxa"/>
            <w:tcBorders>
              <w:top w:val="nil"/>
              <w:left w:val="nil"/>
              <w:bottom w:val="nil"/>
              <w:right w:val="nil"/>
            </w:tcBorders>
          </w:tcPr>
          <w:p w14:paraId="0CE5C364" w14:textId="77777777" w:rsidR="004E4EB3" w:rsidRDefault="004E4EB3">
            <w:pPr>
              <w:ind w:left="80"/>
            </w:pPr>
            <w:r>
              <w:rPr>
                <w:rFonts w:ascii="Arial" w:eastAsia="Arial" w:hAnsi="Arial" w:cs="Arial"/>
              </w:rPr>
              <w:t>C3,C10-C11</w:t>
            </w:r>
          </w:p>
        </w:tc>
        <w:tc>
          <w:tcPr>
            <w:tcW w:w="2556" w:type="dxa"/>
            <w:tcBorders>
              <w:top w:val="nil"/>
              <w:left w:val="nil"/>
              <w:bottom w:val="nil"/>
              <w:right w:val="nil"/>
            </w:tcBorders>
          </w:tcPr>
          <w:p w14:paraId="65857977" w14:textId="77777777" w:rsidR="004E4EB3" w:rsidRDefault="004E4EB3">
            <w:pPr>
              <w:ind w:left="77"/>
            </w:pPr>
            <w:r>
              <w:rPr>
                <w:rFonts w:ascii="Arial" w:eastAsia="Arial" w:hAnsi="Arial" w:cs="Arial"/>
              </w:rPr>
              <w:t>100n</w:t>
            </w:r>
          </w:p>
        </w:tc>
        <w:tc>
          <w:tcPr>
            <w:tcW w:w="1829" w:type="dxa"/>
            <w:tcBorders>
              <w:top w:val="nil"/>
              <w:left w:val="nil"/>
              <w:bottom w:val="nil"/>
              <w:right w:val="nil"/>
            </w:tcBorders>
          </w:tcPr>
          <w:p w14:paraId="4C91B587" w14:textId="77777777" w:rsidR="004E4EB3" w:rsidRDefault="004E4EB3">
            <w:pPr>
              <w:ind w:left="80"/>
            </w:pPr>
            <w:r>
              <w:rPr>
                <w:rFonts w:ascii="Arial" w:eastAsia="Arial" w:hAnsi="Arial" w:cs="Arial"/>
              </w:rPr>
              <w:t>$150</w:t>
            </w:r>
          </w:p>
        </w:tc>
      </w:tr>
      <w:tr w:rsidR="004E4EB3" w14:paraId="16979212" w14:textId="77777777">
        <w:trPr>
          <w:trHeight w:val="300"/>
        </w:trPr>
        <w:tc>
          <w:tcPr>
            <w:tcW w:w="1907" w:type="dxa"/>
            <w:tcBorders>
              <w:top w:val="nil"/>
              <w:left w:val="nil"/>
              <w:bottom w:val="nil"/>
              <w:right w:val="nil"/>
            </w:tcBorders>
            <w:shd w:val="clear" w:color="auto" w:fill="F0F0FE"/>
          </w:tcPr>
          <w:p w14:paraId="1BD40989" w14:textId="77777777" w:rsidR="004E4EB3" w:rsidRDefault="004E4EB3">
            <w:pPr>
              <w:ind w:left="80"/>
            </w:pPr>
            <w:r>
              <w:rPr>
                <w:rFonts w:ascii="Arial" w:eastAsia="Arial" w:hAnsi="Arial" w:cs="Arial"/>
              </w:rPr>
              <w:t>2</w:t>
            </w:r>
          </w:p>
        </w:tc>
        <w:tc>
          <w:tcPr>
            <w:tcW w:w="4885" w:type="dxa"/>
            <w:tcBorders>
              <w:top w:val="nil"/>
              <w:left w:val="nil"/>
              <w:bottom w:val="nil"/>
              <w:right w:val="nil"/>
            </w:tcBorders>
            <w:shd w:val="clear" w:color="auto" w:fill="F0F0FE"/>
          </w:tcPr>
          <w:p w14:paraId="307E7F33" w14:textId="77777777" w:rsidR="004E4EB3" w:rsidRDefault="004E4EB3">
            <w:pPr>
              <w:ind w:left="80"/>
            </w:pPr>
            <w:r>
              <w:rPr>
                <w:rFonts w:ascii="Arial" w:eastAsia="Arial" w:hAnsi="Arial" w:cs="Arial"/>
              </w:rPr>
              <w:t>C4-C5</w:t>
            </w:r>
          </w:p>
        </w:tc>
        <w:tc>
          <w:tcPr>
            <w:tcW w:w="2556" w:type="dxa"/>
            <w:tcBorders>
              <w:top w:val="nil"/>
              <w:left w:val="nil"/>
              <w:bottom w:val="nil"/>
              <w:right w:val="nil"/>
            </w:tcBorders>
            <w:shd w:val="clear" w:color="auto" w:fill="F0F0FE"/>
          </w:tcPr>
          <w:p w14:paraId="7FE2845E" w14:textId="77777777" w:rsidR="004E4EB3" w:rsidRDefault="004E4EB3">
            <w:pPr>
              <w:ind w:left="77"/>
            </w:pPr>
            <w:r>
              <w:rPr>
                <w:rFonts w:ascii="Arial" w:eastAsia="Arial" w:hAnsi="Arial" w:cs="Arial"/>
              </w:rPr>
              <w:t>33p</w:t>
            </w:r>
          </w:p>
        </w:tc>
        <w:tc>
          <w:tcPr>
            <w:tcW w:w="1829" w:type="dxa"/>
            <w:tcBorders>
              <w:top w:val="nil"/>
              <w:left w:val="nil"/>
              <w:bottom w:val="nil"/>
              <w:right w:val="nil"/>
            </w:tcBorders>
            <w:shd w:val="clear" w:color="auto" w:fill="F0F0FE"/>
          </w:tcPr>
          <w:p w14:paraId="2FFCF6DF" w14:textId="77777777" w:rsidR="004E4EB3" w:rsidRDefault="004E4EB3">
            <w:pPr>
              <w:ind w:left="80"/>
            </w:pPr>
            <w:r>
              <w:rPr>
                <w:rFonts w:ascii="Arial" w:eastAsia="Arial" w:hAnsi="Arial" w:cs="Arial"/>
              </w:rPr>
              <w:t>$150</w:t>
            </w:r>
          </w:p>
        </w:tc>
      </w:tr>
      <w:tr w:rsidR="004E4EB3" w14:paraId="540745C8" w14:textId="77777777">
        <w:trPr>
          <w:trHeight w:val="300"/>
        </w:trPr>
        <w:tc>
          <w:tcPr>
            <w:tcW w:w="1907" w:type="dxa"/>
            <w:tcBorders>
              <w:top w:val="nil"/>
              <w:left w:val="nil"/>
              <w:bottom w:val="nil"/>
              <w:right w:val="nil"/>
            </w:tcBorders>
          </w:tcPr>
          <w:p w14:paraId="4FCB73D6" w14:textId="77777777" w:rsidR="004E4EB3" w:rsidRDefault="004E4EB3">
            <w:pPr>
              <w:ind w:left="80"/>
            </w:pPr>
            <w:r>
              <w:rPr>
                <w:rFonts w:ascii="Arial" w:eastAsia="Arial" w:hAnsi="Arial" w:cs="Arial"/>
              </w:rPr>
              <w:t>2</w:t>
            </w:r>
          </w:p>
        </w:tc>
        <w:tc>
          <w:tcPr>
            <w:tcW w:w="4885" w:type="dxa"/>
            <w:tcBorders>
              <w:top w:val="nil"/>
              <w:left w:val="nil"/>
              <w:bottom w:val="nil"/>
              <w:right w:val="nil"/>
            </w:tcBorders>
          </w:tcPr>
          <w:p w14:paraId="4B27B487" w14:textId="77777777" w:rsidR="004E4EB3" w:rsidRDefault="004E4EB3">
            <w:pPr>
              <w:ind w:left="80"/>
            </w:pPr>
            <w:r>
              <w:rPr>
                <w:rFonts w:ascii="Arial" w:eastAsia="Arial" w:hAnsi="Arial" w:cs="Arial"/>
              </w:rPr>
              <w:t>C8-C9</w:t>
            </w:r>
          </w:p>
        </w:tc>
        <w:tc>
          <w:tcPr>
            <w:tcW w:w="2556" w:type="dxa"/>
            <w:tcBorders>
              <w:top w:val="nil"/>
              <w:left w:val="nil"/>
              <w:bottom w:val="nil"/>
              <w:right w:val="nil"/>
            </w:tcBorders>
          </w:tcPr>
          <w:p w14:paraId="4D458C70" w14:textId="77777777" w:rsidR="004E4EB3" w:rsidRDefault="004E4EB3">
            <w:pPr>
              <w:ind w:left="77"/>
            </w:pPr>
            <w:r>
              <w:rPr>
                <w:rFonts w:ascii="Arial" w:eastAsia="Arial" w:hAnsi="Arial" w:cs="Arial"/>
              </w:rPr>
              <w:t>330n</w:t>
            </w:r>
          </w:p>
        </w:tc>
        <w:tc>
          <w:tcPr>
            <w:tcW w:w="1829" w:type="dxa"/>
            <w:tcBorders>
              <w:top w:val="nil"/>
              <w:left w:val="nil"/>
              <w:bottom w:val="nil"/>
              <w:right w:val="nil"/>
            </w:tcBorders>
          </w:tcPr>
          <w:p w14:paraId="00298606" w14:textId="77777777" w:rsidR="004E4EB3" w:rsidRDefault="004E4EB3">
            <w:pPr>
              <w:ind w:left="80"/>
            </w:pPr>
            <w:r>
              <w:rPr>
                <w:rFonts w:ascii="Arial" w:eastAsia="Arial" w:hAnsi="Arial" w:cs="Arial"/>
              </w:rPr>
              <w:t>$150</w:t>
            </w:r>
          </w:p>
        </w:tc>
      </w:tr>
      <w:tr w:rsidR="004E4EB3" w14:paraId="442849CE" w14:textId="77777777">
        <w:trPr>
          <w:trHeight w:val="300"/>
        </w:trPr>
        <w:tc>
          <w:tcPr>
            <w:tcW w:w="1907" w:type="dxa"/>
            <w:tcBorders>
              <w:top w:val="nil"/>
              <w:left w:val="nil"/>
              <w:bottom w:val="nil"/>
              <w:right w:val="nil"/>
            </w:tcBorders>
            <w:shd w:val="clear" w:color="auto" w:fill="F0F0FE"/>
          </w:tcPr>
          <w:p w14:paraId="360CECF0" w14:textId="77777777" w:rsidR="004E4EB3" w:rsidRDefault="004E4EB3">
            <w:pPr>
              <w:ind w:left="80"/>
            </w:pPr>
            <w:r>
              <w:rPr>
                <w:rFonts w:ascii="Arial" w:eastAsia="Arial" w:hAnsi="Arial" w:cs="Arial"/>
              </w:rPr>
              <w:t>2</w:t>
            </w:r>
          </w:p>
        </w:tc>
        <w:tc>
          <w:tcPr>
            <w:tcW w:w="4885" w:type="dxa"/>
            <w:tcBorders>
              <w:top w:val="nil"/>
              <w:left w:val="nil"/>
              <w:bottom w:val="nil"/>
              <w:right w:val="nil"/>
            </w:tcBorders>
            <w:shd w:val="clear" w:color="auto" w:fill="F0F0FE"/>
          </w:tcPr>
          <w:p w14:paraId="28EA8EE7" w14:textId="77777777" w:rsidR="004E4EB3" w:rsidRDefault="004E4EB3">
            <w:pPr>
              <w:ind w:left="80"/>
            </w:pPr>
            <w:r>
              <w:rPr>
                <w:rFonts w:ascii="Arial" w:eastAsia="Arial" w:hAnsi="Arial" w:cs="Arial"/>
              </w:rPr>
              <w:t>C12,C14</w:t>
            </w:r>
          </w:p>
        </w:tc>
        <w:tc>
          <w:tcPr>
            <w:tcW w:w="2556" w:type="dxa"/>
            <w:tcBorders>
              <w:top w:val="nil"/>
              <w:left w:val="nil"/>
              <w:bottom w:val="nil"/>
              <w:right w:val="nil"/>
            </w:tcBorders>
            <w:shd w:val="clear" w:color="auto" w:fill="F0F0FE"/>
          </w:tcPr>
          <w:p w14:paraId="4978F3FB" w14:textId="77777777" w:rsidR="004E4EB3" w:rsidRDefault="004E4EB3">
            <w:pPr>
              <w:ind w:left="77"/>
            </w:pPr>
            <w:r>
              <w:rPr>
                <w:rFonts w:ascii="Arial" w:eastAsia="Arial" w:hAnsi="Arial" w:cs="Arial"/>
              </w:rPr>
              <w:t>10n</w:t>
            </w:r>
          </w:p>
        </w:tc>
        <w:tc>
          <w:tcPr>
            <w:tcW w:w="1829" w:type="dxa"/>
            <w:tcBorders>
              <w:top w:val="nil"/>
              <w:left w:val="nil"/>
              <w:bottom w:val="nil"/>
              <w:right w:val="nil"/>
            </w:tcBorders>
            <w:shd w:val="clear" w:color="auto" w:fill="F0F0FE"/>
          </w:tcPr>
          <w:p w14:paraId="4034C9A3" w14:textId="77777777" w:rsidR="004E4EB3" w:rsidRDefault="004E4EB3">
            <w:pPr>
              <w:ind w:left="80"/>
            </w:pPr>
            <w:r>
              <w:rPr>
                <w:rFonts w:ascii="Arial" w:eastAsia="Arial" w:hAnsi="Arial" w:cs="Arial"/>
              </w:rPr>
              <w:t>$150</w:t>
            </w:r>
          </w:p>
        </w:tc>
      </w:tr>
      <w:tr w:rsidR="004E4EB3" w14:paraId="520CCEC6" w14:textId="77777777">
        <w:trPr>
          <w:trHeight w:val="300"/>
        </w:trPr>
        <w:tc>
          <w:tcPr>
            <w:tcW w:w="1907" w:type="dxa"/>
            <w:tcBorders>
              <w:top w:val="nil"/>
              <w:left w:val="nil"/>
              <w:bottom w:val="nil"/>
              <w:right w:val="nil"/>
            </w:tcBorders>
          </w:tcPr>
          <w:p w14:paraId="58A44AA3" w14:textId="77777777" w:rsidR="004E4EB3" w:rsidRDefault="004E4EB3">
            <w:pPr>
              <w:ind w:left="80"/>
            </w:pPr>
            <w:r>
              <w:rPr>
                <w:rFonts w:ascii="Arial" w:eastAsia="Arial" w:hAnsi="Arial" w:cs="Arial"/>
              </w:rPr>
              <w:t>2</w:t>
            </w:r>
          </w:p>
        </w:tc>
        <w:tc>
          <w:tcPr>
            <w:tcW w:w="4885" w:type="dxa"/>
            <w:tcBorders>
              <w:top w:val="nil"/>
              <w:left w:val="nil"/>
              <w:bottom w:val="nil"/>
              <w:right w:val="nil"/>
            </w:tcBorders>
          </w:tcPr>
          <w:p w14:paraId="31D03126" w14:textId="77777777" w:rsidR="004E4EB3" w:rsidRDefault="004E4EB3">
            <w:pPr>
              <w:ind w:left="80"/>
            </w:pPr>
            <w:r>
              <w:rPr>
                <w:rFonts w:ascii="Arial" w:eastAsia="Arial" w:hAnsi="Arial" w:cs="Arial"/>
              </w:rPr>
              <w:t>C13,C15</w:t>
            </w:r>
          </w:p>
        </w:tc>
        <w:tc>
          <w:tcPr>
            <w:tcW w:w="2556" w:type="dxa"/>
            <w:tcBorders>
              <w:top w:val="nil"/>
              <w:left w:val="nil"/>
              <w:bottom w:val="nil"/>
              <w:right w:val="nil"/>
            </w:tcBorders>
          </w:tcPr>
          <w:p w14:paraId="1AFA41CB" w14:textId="77777777" w:rsidR="004E4EB3" w:rsidRDefault="004E4EB3">
            <w:pPr>
              <w:ind w:left="77"/>
            </w:pPr>
            <w:r>
              <w:rPr>
                <w:rFonts w:ascii="Arial" w:eastAsia="Arial" w:hAnsi="Arial" w:cs="Arial"/>
              </w:rPr>
              <w:t>1nF</w:t>
            </w:r>
          </w:p>
        </w:tc>
        <w:tc>
          <w:tcPr>
            <w:tcW w:w="1829" w:type="dxa"/>
            <w:tcBorders>
              <w:top w:val="nil"/>
              <w:left w:val="nil"/>
              <w:bottom w:val="nil"/>
              <w:right w:val="nil"/>
            </w:tcBorders>
          </w:tcPr>
          <w:p w14:paraId="0DBACB10" w14:textId="77777777" w:rsidR="004E4EB3" w:rsidRDefault="004E4EB3">
            <w:pPr>
              <w:ind w:left="80"/>
            </w:pPr>
            <w:r>
              <w:rPr>
                <w:rFonts w:ascii="Arial" w:eastAsia="Arial" w:hAnsi="Arial" w:cs="Arial"/>
              </w:rPr>
              <w:t>$150</w:t>
            </w:r>
          </w:p>
        </w:tc>
      </w:tr>
      <w:tr w:rsidR="004E4EB3" w14:paraId="23A75866" w14:textId="77777777">
        <w:trPr>
          <w:trHeight w:val="300"/>
        </w:trPr>
        <w:tc>
          <w:tcPr>
            <w:tcW w:w="1907" w:type="dxa"/>
            <w:tcBorders>
              <w:top w:val="nil"/>
              <w:left w:val="nil"/>
              <w:bottom w:val="nil"/>
              <w:right w:val="nil"/>
            </w:tcBorders>
            <w:shd w:val="clear" w:color="auto" w:fill="F0F0FE"/>
          </w:tcPr>
          <w:p w14:paraId="506550FA" w14:textId="77777777" w:rsidR="004E4EB3" w:rsidRDefault="004E4EB3">
            <w:pPr>
              <w:ind w:left="80"/>
            </w:pPr>
            <w:r>
              <w:rPr>
                <w:rFonts w:ascii="Arial" w:eastAsia="Arial" w:hAnsi="Arial" w:cs="Arial"/>
              </w:rPr>
              <w:t>1</w:t>
            </w:r>
          </w:p>
        </w:tc>
        <w:tc>
          <w:tcPr>
            <w:tcW w:w="4885" w:type="dxa"/>
            <w:tcBorders>
              <w:top w:val="nil"/>
              <w:left w:val="nil"/>
              <w:bottom w:val="nil"/>
              <w:right w:val="nil"/>
            </w:tcBorders>
            <w:shd w:val="clear" w:color="auto" w:fill="F0F0FE"/>
          </w:tcPr>
          <w:p w14:paraId="59E078DC" w14:textId="77777777" w:rsidR="004E4EB3" w:rsidRDefault="004E4EB3">
            <w:pPr>
              <w:ind w:left="80"/>
            </w:pPr>
            <w:r>
              <w:rPr>
                <w:rFonts w:ascii="Arial" w:eastAsia="Arial" w:hAnsi="Arial" w:cs="Arial"/>
              </w:rPr>
              <w:t>C16</w:t>
            </w:r>
          </w:p>
        </w:tc>
        <w:tc>
          <w:tcPr>
            <w:tcW w:w="2556" w:type="dxa"/>
            <w:tcBorders>
              <w:top w:val="nil"/>
              <w:left w:val="nil"/>
              <w:bottom w:val="nil"/>
              <w:right w:val="nil"/>
            </w:tcBorders>
            <w:shd w:val="clear" w:color="auto" w:fill="F0F0FE"/>
          </w:tcPr>
          <w:p w14:paraId="13897B4C" w14:textId="77777777" w:rsidR="004E4EB3" w:rsidRDefault="004E4EB3">
            <w:pPr>
              <w:ind w:left="77"/>
            </w:pPr>
            <w:r>
              <w:rPr>
                <w:rFonts w:ascii="Arial" w:eastAsia="Arial" w:hAnsi="Arial" w:cs="Arial"/>
              </w:rPr>
              <w:t>10uf</w:t>
            </w:r>
          </w:p>
        </w:tc>
        <w:tc>
          <w:tcPr>
            <w:tcW w:w="1829" w:type="dxa"/>
            <w:tcBorders>
              <w:top w:val="nil"/>
              <w:left w:val="nil"/>
              <w:bottom w:val="nil"/>
              <w:right w:val="nil"/>
            </w:tcBorders>
            <w:shd w:val="clear" w:color="auto" w:fill="F0F0FE"/>
          </w:tcPr>
          <w:p w14:paraId="1C4BD140" w14:textId="77777777" w:rsidR="004E4EB3" w:rsidRDefault="004E4EB3">
            <w:pPr>
              <w:ind w:left="80"/>
            </w:pPr>
            <w:r>
              <w:rPr>
                <w:rFonts w:ascii="Arial" w:eastAsia="Arial" w:hAnsi="Arial" w:cs="Arial"/>
              </w:rPr>
              <w:t>$150</w:t>
            </w:r>
          </w:p>
        </w:tc>
      </w:tr>
      <w:tr w:rsidR="004E4EB3" w14:paraId="14AD177C" w14:textId="77777777">
        <w:trPr>
          <w:trHeight w:val="240"/>
        </w:trPr>
        <w:tc>
          <w:tcPr>
            <w:tcW w:w="1907" w:type="dxa"/>
            <w:tcBorders>
              <w:top w:val="nil"/>
              <w:left w:val="nil"/>
              <w:bottom w:val="nil"/>
              <w:right w:val="nil"/>
            </w:tcBorders>
          </w:tcPr>
          <w:p w14:paraId="65F6F3DB" w14:textId="77777777" w:rsidR="004E4EB3" w:rsidRDefault="004E4EB3">
            <w:pPr>
              <w:ind w:left="3"/>
            </w:pPr>
            <w:r>
              <w:rPr>
                <w:rFonts w:ascii="Arial" w:eastAsia="Arial" w:hAnsi="Arial" w:cs="Arial"/>
                <w:color w:val="000099"/>
              </w:rPr>
              <w:t>SubTotal:</w:t>
            </w:r>
          </w:p>
        </w:tc>
        <w:tc>
          <w:tcPr>
            <w:tcW w:w="4885" w:type="dxa"/>
            <w:tcBorders>
              <w:top w:val="nil"/>
              <w:left w:val="nil"/>
              <w:bottom w:val="nil"/>
              <w:right w:val="nil"/>
            </w:tcBorders>
          </w:tcPr>
          <w:p w14:paraId="4DF5F83E" w14:textId="77777777" w:rsidR="004E4EB3" w:rsidRDefault="004E4EB3"/>
        </w:tc>
        <w:tc>
          <w:tcPr>
            <w:tcW w:w="2556" w:type="dxa"/>
            <w:tcBorders>
              <w:top w:val="nil"/>
              <w:left w:val="nil"/>
              <w:bottom w:val="nil"/>
              <w:right w:val="nil"/>
            </w:tcBorders>
          </w:tcPr>
          <w:p w14:paraId="70413AA3" w14:textId="77777777" w:rsidR="004E4EB3" w:rsidRDefault="004E4EB3"/>
        </w:tc>
        <w:tc>
          <w:tcPr>
            <w:tcW w:w="1829" w:type="dxa"/>
            <w:tcBorders>
              <w:top w:val="nil"/>
              <w:left w:val="nil"/>
              <w:bottom w:val="nil"/>
              <w:right w:val="nil"/>
            </w:tcBorders>
          </w:tcPr>
          <w:p w14:paraId="1173706F" w14:textId="77777777" w:rsidR="004E4EB3" w:rsidRDefault="004E4EB3">
            <w:r>
              <w:rPr>
                <w:rFonts w:ascii="Arial" w:eastAsia="Arial" w:hAnsi="Arial" w:cs="Arial"/>
                <w:color w:val="000099"/>
              </w:rPr>
              <w:t>$4.100</w:t>
            </w:r>
          </w:p>
        </w:tc>
      </w:tr>
      <w:tr w:rsidR="004E4EB3" w14:paraId="4E688DB6" w14:textId="77777777">
        <w:trPr>
          <w:trHeight w:val="325"/>
        </w:trPr>
        <w:tc>
          <w:tcPr>
            <w:tcW w:w="1907" w:type="dxa"/>
            <w:tcBorders>
              <w:top w:val="nil"/>
              <w:left w:val="nil"/>
              <w:bottom w:val="nil"/>
              <w:right w:val="nil"/>
            </w:tcBorders>
            <w:shd w:val="clear" w:color="auto" w:fill="EFEFFF"/>
          </w:tcPr>
          <w:p w14:paraId="4F6ABC9F" w14:textId="77777777" w:rsidR="004E4EB3" w:rsidRDefault="004E4EB3">
            <w:pPr>
              <w:ind w:left="40"/>
            </w:pPr>
            <w:r>
              <w:rPr>
                <w:rFonts w:ascii="Arial" w:eastAsia="Arial" w:hAnsi="Arial" w:cs="Arial"/>
                <w:color w:val="000099"/>
                <w:sz w:val="27"/>
              </w:rPr>
              <w:t>33 Resistores</w:t>
            </w:r>
          </w:p>
        </w:tc>
        <w:tc>
          <w:tcPr>
            <w:tcW w:w="4885" w:type="dxa"/>
            <w:tcBorders>
              <w:top w:val="nil"/>
              <w:left w:val="nil"/>
              <w:bottom w:val="nil"/>
              <w:right w:val="nil"/>
            </w:tcBorders>
            <w:shd w:val="clear" w:color="auto" w:fill="EFEFFF"/>
          </w:tcPr>
          <w:p w14:paraId="4CD31207" w14:textId="77777777" w:rsidR="004E4EB3" w:rsidRDefault="004E4EB3"/>
        </w:tc>
        <w:tc>
          <w:tcPr>
            <w:tcW w:w="2556" w:type="dxa"/>
            <w:tcBorders>
              <w:top w:val="nil"/>
              <w:left w:val="nil"/>
              <w:bottom w:val="nil"/>
              <w:right w:val="nil"/>
            </w:tcBorders>
            <w:shd w:val="clear" w:color="auto" w:fill="EFEFFF"/>
          </w:tcPr>
          <w:p w14:paraId="58677075" w14:textId="77777777" w:rsidR="004E4EB3" w:rsidRDefault="004E4EB3"/>
        </w:tc>
        <w:tc>
          <w:tcPr>
            <w:tcW w:w="1829" w:type="dxa"/>
            <w:tcBorders>
              <w:top w:val="nil"/>
              <w:left w:val="nil"/>
              <w:bottom w:val="nil"/>
              <w:right w:val="nil"/>
            </w:tcBorders>
            <w:shd w:val="clear" w:color="auto" w:fill="EFEFFF"/>
          </w:tcPr>
          <w:p w14:paraId="13521126" w14:textId="77777777" w:rsidR="004E4EB3" w:rsidRDefault="004E4EB3"/>
        </w:tc>
      </w:tr>
      <w:tr w:rsidR="004E4EB3" w14:paraId="342A505E" w14:textId="77777777">
        <w:trPr>
          <w:trHeight w:val="263"/>
        </w:trPr>
        <w:tc>
          <w:tcPr>
            <w:tcW w:w="1907" w:type="dxa"/>
            <w:tcBorders>
              <w:top w:val="nil"/>
              <w:left w:val="nil"/>
              <w:bottom w:val="nil"/>
              <w:right w:val="nil"/>
            </w:tcBorders>
          </w:tcPr>
          <w:p w14:paraId="1C114DB8" w14:textId="77777777" w:rsidR="004E4EB3" w:rsidRDefault="004E4EB3">
            <w:pPr>
              <w:ind w:left="3"/>
            </w:pPr>
            <w:r>
              <w:rPr>
                <w:rFonts w:ascii="Arial" w:eastAsia="Arial" w:hAnsi="Arial" w:cs="Arial"/>
                <w:color w:val="000099"/>
                <w:u w:val="single" w:color="000099"/>
              </w:rPr>
              <w:t>Cantidad</w:t>
            </w:r>
          </w:p>
        </w:tc>
        <w:tc>
          <w:tcPr>
            <w:tcW w:w="4885" w:type="dxa"/>
            <w:tcBorders>
              <w:top w:val="nil"/>
              <w:left w:val="nil"/>
              <w:bottom w:val="nil"/>
              <w:right w:val="nil"/>
            </w:tcBorders>
          </w:tcPr>
          <w:p w14:paraId="5EDF5413" w14:textId="77777777" w:rsidR="004E4EB3" w:rsidRDefault="004E4EB3">
            <w:r>
              <w:rPr>
                <w:rFonts w:ascii="Arial" w:eastAsia="Arial" w:hAnsi="Arial" w:cs="Arial"/>
                <w:color w:val="000099"/>
                <w:u w:val="single" w:color="000099"/>
              </w:rPr>
              <w:t>Referencias</w:t>
            </w:r>
          </w:p>
        </w:tc>
        <w:tc>
          <w:tcPr>
            <w:tcW w:w="2556" w:type="dxa"/>
            <w:tcBorders>
              <w:top w:val="nil"/>
              <w:left w:val="nil"/>
              <w:bottom w:val="nil"/>
              <w:right w:val="nil"/>
            </w:tcBorders>
          </w:tcPr>
          <w:p w14:paraId="38A93AA3" w14:textId="77777777" w:rsidR="004E4EB3" w:rsidRDefault="004E4EB3">
            <w:r>
              <w:rPr>
                <w:rFonts w:ascii="Arial" w:eastAsia="Arial" w:hAnsi="Arial" w:cs="Arial"/>
                <w:color w:val="000099"/>
                <w:u w:val="single" w:color="000099"/>
              </w:rPr>
              <w:t>Valor</w:t>
            </w:r>
          </w:p>
        </w:tc>
        <w:tc>
          <w:tcPr>
            <w:tcW w:w="1829" w:type="dxa"/>
            <w:tcBorders>
              <w:top w:val="nil"/>
              <w:left w:val="nil"/>
              <w:bottom w:val="nil"/>
              <w:right w:val="nil"/>
            </w:tcBorders>
          </w:tcPr>
          <w:p w14:paraId="4F3B61F8" w14:textId="77777777" w:rsidR="004E4EB3" w:rsidRDefault="004E4EB3">
            <w:pPr>
              <w:ind w:left="3"/>
            </w:pPr>
            <w:r>
              <w:rPr>
                <w:rFonts w:ascii="Arial" w:eastAsia="Arial" w:hAnsi="Arial" w:cs="Arial"/>
                <w:color w:val="000099"/>
                <w:u w:val="single" w:color="000099"/>
              </w:rPr>
              <w:t>Precio</w:t>
            </w:r>
          </w:p>
        </w:tc>
      </w:tr>
      <w:tr w:rsidR="004E4EB3" w14:paraId="43E56CFE" w14:textId="77777777">
        <w:trPr>
          <w:trHeight w:val="277"/>
        </w:trPr>
        <w:tc>
          <w:tcPr>
            <w:tcW w:w="1907" w:type="dxa"/>
            <w:tcBorders>
              <w:top w:val="nil"/>
              <w:left w:val="nil"/>
              <w:bottom w:val="nil"/>
              <w:right w:val="nil"/>
            </w:tcBorders>
          </w:tcPr>
          <w:p w14:paraId="565A07DB" w14:textId="77777777" w:rsidR="004E4EB3" w:rsidRDefault="004E4EB3">
            <w:pPr>
              <w:ind w:left="80"/>
            </w:pPr>
            <w:r>
              <w:rPr>
                <w:rFonts w:ascii="Arial" w:eastAsia="Arial" w:hAnsi="Arial" w:cs="Arial"/>
              </w:rPr>
              <w:t>1</w:t>
            </w:r>
          </w:p>
        </w:tc>
        <w:tc>
          <w:tcPr>
            <w:tcW w:w="4885" w:type="dxa"/>
            <w:tcBorders>
              <w:top w:val="nil"/>
              <w:left w:val="nil"/>
              <w:bottom w:val="nil"/>
              <w:right w:val="nil"/>
            </w:tcBorders>
          </w:tcPr>
          <w:p w14:paraId="56EC3100" w14:textId="77777777" w:rsidR="004E4EB3" w:rsidRDefault="004E4EB3">
            <w:pPr>
              <w:ind w:left="80"/>
            </w:pPr>
            <w:r>
              <w:rPr>
                <w:rFonts w:ascii="Arial" w:eastAsia="Arial" w:hAnsi="Arial" w:cs="Arial"/>
              </w:rPr>
              <w:t>R1</w:t>
            </w:r>
          </w:p>
        </w:tc>
        <w:tc>
          <w:tcPr>
            <w:tcW w:w="2556" w:type="dxa"/>
            <w:tcBorders>
              <w:top w:val="nil"/>
              <w:left w:val="nil"/>
              <w:bottom w:val="nil"/>
              <w:right w:val="nil"/>
            </w:tcBorders>
          </w:tcPr>
          <w:p w14:paraId="3E20C20A" w14:textId="77777777" w:rsidR="004E4EB3" w:rsidRDefault="004E4EB3">
            <w:pPr>
              <w:ind w:left="77"/>
            </w:pPr>
            <w:r>
              <w:rPr>
                <w:rFonts w:ascii="Arial" w:eastAsia="Arial" w:hAnsi="Arial" w:cs="Arial"/>
              </w:rPr>
              <w:t>10K</w:t>
            </w:r>
          </w:p>
        </w:tc>
        <w:tc>
          <w:tcPr>
            <w:tcW w:w="1829" w:type="dxa"/>
            <w:tcBorders>
              <w:top w:val="nil"/>
              <w:left w:val="nil"/>
              <w:bottom w:val="nil"/>
              <w:right w:val="nil"/>
            </w:tcBorders>
          </w:tcPr>
          <w:p w14:paraId="09C0C8D6" w14:textId="77777777" w:rsidR="004E4EB3" w:rsidRDefault="004E4EB3">
            <w:pPr>
              <w:ind w:left="80"/>
            </w:pPr>
            <w:r>
              <w:rPr>
                <w:rFonts w:ascii="Arial" w:eastAsia="Arial" w:hAnsi="Arial" w:cs="Arial"/>
              </w:rPr>
              <w:t>$25</w:t>
            </w:r>
          </w:p>
        </w:tc>
      </w:tr>
      <w:tr w:rsidR="004E4EB3" w14:paraId="4FD46921" w14:textId="77777777">
        <w:trPr>
          <w:trHeight w:val="300"/>
        </w:trPr>
        <w:tc>
          <w:tcPr>
            <w:tcW w:w="1907" w:type="dxa"/>
            <w:tcBorders>
              <w:top w:val="nil"/>
              <w:left w:val="nil"/>
              <w:bottom w:val="nil"/>
              <w:right w:val="nil"/>
            </w:tcBorders>
            <w:shd w:val="clear" w:color="auto" w:fill="F0F0FE"/>
          </w:tcPr>
          <w:p w14:paraId="53932F67" w14:textId="77777777" w:rsidR="004E4EB3" w:rsidRDefault="004E4EB3">
            <w:pPr>
              <w:ind w:left="80"/>
            </w:pPr>
            <w:r>
              <w:rPr>
                <w:rFonts w:ascii="Arial" w:eastAsia="Arial" w:hAnsi="Arial" w:cs="Arial"/>
              </w:rPr>
              <w:t>2</w:t>
            </w:r>
          </w:p>
        </w:tc>
        <w:tc>
          <w:tcPr>
            <w:tcW w:w="4885" w:type="dxa"/>
            <w:tcBorders>
              <w:top w:val="nil"/>
              <w:left w:val="nil"/>
              <w:bottom w:val="nil"/>
              <w:right w:val="nil"/>
            </w:tcBorders>
            <w:shd w:val="clear" w:color="auto" w:fill="F0F0FE"/>
          </w:tcPr>
          <w:p w14:paraId="508E682B" w14:textId="77777777" w:rsidR="004E4EB3" w:rsidRDefault="004E4EB3">
            <w:pPr>
              <w:ind w:left="80"/>
            </w:pPr>
            <w:r>
              <w:rPr>
                <w:rFonts w:ascii="Arial" w:eastAsia="Arial" w:hAnsi="Arial" w:cs="Arial"/>
              </w:rPr>
              <w:t>R2,R12</w:t>
            </w:r>
          </w:p>
        </w:tc>
        <w:tc>
          <w:tcPr>
            <w:tcW w:w="2556" w:type="dxa"/>
            <w:tcBorders>
              <w:top w:val="nil"/>
              <w:left w:val="nil"/>
              <w:bottom w:val="nil"/>
              <w:right w:val="nil"/>
            </w:tcBorders>
            <w:shd w:val="clear" w:color="auto" w:fill="F0F0FE"/>
          </w:tcPr>
          <w:p w14:paraId="023F2D17" w14:textId="77777777" w:rsidR="004E4EB3" w:rsidRDefault="004E4EB3">
            <w:pPr>
              <w:ind w:left="77"/>
            </w:pPr>
            <w:r>
              <w:rPr>
                <w:rFonts w:ascii="Arial" w:eastAsia="Arial" w:hAnsi="Arial" w:cs="Arial"/>
              </w:rPr>
              <w:t>5k</w:t>
            </w:r>
          </w:p>
        </w:tc>
        <w:tc>
          <w:tcPr>
            <w:tcW w:w="1829" w:type="dxa"/>
            <w:tcBorders>
              <w:top w:val="nil"/>
              <w:left w:val="nil"/>
              <w:bottom w:val="nil"/>
              <w:right w:val="nil"/>
            </w:tcBorders>
            <w:shd w:val="clear" w:color="auto" w:fill="F0F0FE"/>
          </w:tcPr>
          <w:p w14:paraId="4CB17B4F" w14:textId="77777777" w:rsidR="004E4EB3" w:rsidRDefault="004E4EB3">
            <w:pPr>
              <w:ind w:left="80"/>
            </w:pPr>
            <w:r>
              <w:rPr>
                <w:rFonts w:ascii="Arial" w:eastAsia="Arial" w:hAnsi="Arial" w:cs="Arial"/>
              </w:rPr>
              <w:t>$25</w:t>
            </w:r>
          </w:p>
        </w:tc>
      </w:tr>
      <w:tr w:rsidR="004E4EB3" w14:paraId="5AF45A03" w14:textId="77777777">
        <w:trPr>
          <w:trHeight w:val="300"/>
        </w:trPr>
        <w:tc>
          <w:tcPr>
            <w:tcW w:w="1907" w:type="dxa"/>
            <w:tcBorders>
              <w:top w:val="nil"/>
              <w:left w:val="nil"/>
              <w:bottom w:val="nil"/>
              <w:right w:val="nil"/>
            </w:tcBorders>
          </w:tcPr>
          <w:p w14:paraId="22D20942" w14:textId="77777777" w:rsidR="004E4EB3" w:rsidRDefault="004E4EB3">
            <w:pPr>
              <w:ind w:left="80"/>
            </w:pPr>
            <w:r>
              <w:rPr>
                <w:rFonts w:ascii="Arial" w:eastAsia="Arial" w:hAnsi="Arial" w:cs="Arial"/>
              </w:rPr>
              <w:t>14</w:t>
            </w:r>
          </w:p>
        </w:tc>
        <w:tc>
          <w:tcPr>
            <w:tcW w:w="4885" w:type="dxa"/>
            <w:tcBorders>
              <w:top w:val="nil"/>
              <w:left w:val="nil"/>
              <w:bottom w:val="nil"/>
              <w:right w:val="nil"/>
            </w:tcBorders>
          </w:tcPr>
          <w:p w14:paraId="6EB9DC86" w14:textId="77777777" w:rsidR="004E4EB3" w:rsidRDefault="004E4EB3">
            <w:pPr>
              <w:ind w:left="80"/>
            </w:pPr>
            <w:r>
              <w:rPr>
                <w:rFonts w:ascii="Arial" w:eastAsia="Arial" w:hAnsi="Arial" w:cs="Arial"/>
              </w:rPr>
              <w:t>R3,R9,R11,R13,R20-R25,R29-R30,R32-R33</w:t>
            </w:r>
          </w:p>
        </w:tc>
        <w:tc>
          <w:tcPr>
            <w:tcW w:w="2556" w:type="dxa"/>
            <w:tcBorders>
              <w:top w:val="nil"/>
              <w:left w:val="nil"/>
              <w:bottom w:val="nil"/>
              <w:right w:val="nil"/>
            </w:tcBorders>
          </w:tcPr>
          <w:p w14:paraId="6B4DFFAE" w14:textId="77777777" w:rsidR="004E4EB3" w:rsidRDefault="004E4EB3">
            <w:pPr>
              <w:ind w:left="77"/>
            </w:pPr>
            <w:r>
              <w:rPr>
                <w:rFonts w:ascii="Arial" w:eastAsia="Arial" w:hAnsi="Arial" w:cs="Arial"/>
              </w:rPr>
              <w:t>10k</w:t>
            </w:r>
          </w:p>
        </w:tc>
        <w:tc>
          <w:tcPr>
            <w:tcW w:w="1829" w:type="dxa"/>
            <w:tcBorders>
              <w:top w:val="nil"/>
              <w:left w:val="nil"/>
              <w:bottom w:val="nil"/>
              <w:right w:val="nil"/>
            </w:tcBorders>
          </w:tcPr>
          <w:p w14:paraId="2A56B1EB" w14:textId="77777777" w:rsidR="004E4EB3" w:rsidRDefault="004E4EB3">
            <w:pPr>
              <w:ind w:left="80"/>
            </w:pPr>
            <w:r>
              <w:rPr>
                <w:rFonts w:ascii="Arial" w:eastAsia="Arial" w:hAnsi="Arial" w:cs="Arial"/>
              </w:rPr>
              <w:t>$25</w:t>
            </w:r>
          </w:p>
        </w:tc>
      </w:tr>
      <w:tr w:rsidR="004E4EB3" w14:paraId="5D629C20" w14:textId="77777777">
        <w:trPr>
          <w:trHeight w:val="300"/>
        </w:trPr>
        <w:tc>
          <w:tcPr>
            <w:tcW w:w="1907" w:type="dxa"/>
            <w:tcBorders>
              <w:top w:val="nil"/>
              <w:left w:val="nil"/>
              <w:bottom w:val="nil"/>
              <w:right w:val="nil"/>
            </w:tcBorders>
            <w:shd w:val="clear" w:color="auto" w:fill="F0F0FE"/>
          </w:tcPr>
          <w:p w14:paraId="6B2E1687" w14:textId="77777777" w:rsidR="004E4EB3" w:rsidRDefault="004E4EB3">
            <w:pPr>
              <w:ind w:left="80"/>
            </w:pPr>
            <w:r>
              <w:rPr>
                <w:rFonts w:ascii="Arial" w:eastAsia="Arial" w:hAnsi="Arial" w:cs="Arial"/>
              </w:rPr>
              <w:t>2</w:t>
            </w:r>
          </w:p>
        </w:tc>
        <w:tc>
          <w:tcPr>
            <w:tcW w:w="4885" w:type="dxa"/>
            <w:tcBorders>
              <w:top w:val="nil"/>
              <w:left w:val="nil"/>
              <w:bottom w:val="nil"/>
              <w:right w:val="nil"/>
            </w:tcBorders>
            <w:shd w:val="clear" w:color="auto" w:fill="F0F0FE"/>
          </w:tcPr>
          <w:p w14:paraId="62233965" w14:textId="77777777" w:rsidR="004E4EB3" w:rsidRDefault="004E4EB3">
            <w:pPr>
              <w:ind w:left="80"/>
            </w:pPr>
            <w:r>
              <w:rPr>
                <w:rFonts w:ascii="Arial" w:eastAsia="Arial" w:hAnsi="Arial" w:cs="Arial"/>
              </w:rPr>
              <w:t>R4,R14</w:t>
            </w:r>
          </w:p>
        </w:tc>
        <w:tc>
          <w:tcPr>
            <w:tcW w:w="2556" w:type="dxa"/>
            <w:tcBorders>
              <w:top w:val="nil"/>
              <w:left w:val="nil"/>
              <w:bottom w:val="nil"/>
              <w:right w:val="nil"/>
            </w:tcBorders>
            <w:shd w:val="clear" w:color="auto" w:fill="F0F0FE"/>
          </w:tcPr>
          <w:p w14:paraId="7C5DB75F" w14:textId="77777777" w:rsidR="004E4EB3" w:rsidRDefault="004E4EB3">
            <w:pPr>
              <w:ind w:left="77"/>
            </w:pPr>
            <w:r>
              <w:rPr>
                <w:rFonts w:ascii="Arial" w:eastAsia="Arial" w:hAnsi="Arial" w:cs="Arial"/>
              </w:rPr>
              <w:t>3.3k</w:t>
            </w:r>
          </w:p>
        </w:tc>
        <w:tc>
          <w:tcPr>
            <w:tcW w:w="1829" w:type="dxa"/>
            <w:tcBorders>
              <w:top w:val="nil"/>
              <w:left w:val="nil"/>
              <w:bottom w:val="nil"/>
              <w:right w:val="nil"/>
            </w:tcBorders>
            <w:shd w:val="clear" w:color="auto" w:fill="F0F0FE"/>
          </w:tcPr>
          <w:p w14:paraId="3250B5FE" w14:textId="77777777" w:rsidR="004E4EB3" w:rsidRDefault="004E4EB3">
            <w:pPr>
              <w:ind w:left="80"/>
            </w:pPr>
            <w:r>
              <w:rPr>
                <w:rFonts w:ascii="Arial" w:eastAsia="Arial" w:hAnsi="Arial" w:cs="Arial"/>
              </w:rPr>
              <w:t>$25</w:t>
            </w:r>
          </w:p>
        </w:tc>
      </w:tr>
      <w:tr w:rsidR="004E4EB3" w14:paraId="622F6590" w14:textId="77777777">
        <w:trPr>
          <w:trHeight w:val="300"/>
        </w:trPr>
        <w:tc>
          <w:tcPr>
            <w:tcW w:w="1907" w:type="dxa"/>
            <w:tcBorders>
              <w:top w:val="nil"/>
              <w:left w:val="nil"/>
              <w:bottom w:val="nil"/>
              <w:right w:val="nil"/>
            </w:tcBorders>
          </w:tcPr>
          <w:p w14:paraId="2B0C6313" w14:textId="77777777" w:rsidR="004E4EB3" w:rsidRDefault="004E4EB3">
            <w:pPr>
              <w:ind w:left="80"/>
            </w:pPr>
            <w:r>
              <w:rPr>
                <w:rFonts w:ascii="Arial" w:eastAsia="Arial" w:hAnsi="Arial" w:cs="Arial"/>
              </w:rPr>
              <w:t>2</w:t>
            </w:r>
          </w:p>
        </w:tc>
        <w:tc>
          <w:tcPr>
            <w:tcW w:w="4885" w:type="dxa"/>
            <w:tcBorders>
              <w:top w:val="nil"/>
              <w:left w:val="nil"/>
              <w:bottom w:val="nil"/>
              <w:right w:val="nil"/>
            </w:tcBorders>
          </w:tcPr>
          <w:p w14:paraId="15419583" w14:textId="77777777" w:rsidR="004E4EB3" w:rsidRDefault="004E4EB3">
            <w:pPr>
              <w:ind w:left="80"/>
            </w:pPr>
            <w:r>
              <w:rPr>
                <w:rFonts w:ascii="Arial" w:eastAsia="Arial" w:hAnsi="Arial" w:cs="Arial"/>
              </w:rPr>
              <w:t>R5,R26</w:t>
            </w:r>
          </w:p>
        </w:tc>
        <w:tc>
          <w:tcPr>
            <w:tcW w:w="2556" w:type="dxa"/>
            <w:tcBorders>
              <w:top w:val="nil"/>
              <w:left w:val="nil"/>
              <w:bottom w:val="nil"/>
              <w:right w:val="nil"/>
            </w:tcBorders>
          </w:tcPr>
          <w:p w14:paraId="1011929E" w14:textId="77777777" w:rsidR="004E4EB3" w:rsidRDefault="004E4EB3">
            <w:pPr>
              <w:ind w:left="77"/>
            </w:pPr>
            <w:r>
              <w:rPr>
                <w:rFonts w:ascii="Arial" w:eastAsia="Arial" w:hAnsi="Arial" w:cs="Arial"/>
              </w:rPr>
              <w:t>530k</w:t>
            </w:r>
          </w:p>
        </w:tc>
        <w:tc>
          <w:tcPr>
            <w:tcW w:w="1829" w:type="dxa"/>
            <w:tcBorders>
              <w:top w:val="nil"/>
              <w:left w:val="nil"/>
              <w:bottom w:val="nil"/>
              <w:right w:val="nil"/>
            </w:tcBorders>
          </w:tcPr>
          <w:p w14:paraId="0D326A94" w14:textId="77777777" w:rsidR="004E4EB3" w:rsidRDefault="004E4EB3">
            <w:pPr>
              <w:ind w:left="80"/>
            </w:pPr>
            <w:r>
              <w:rPr>
                <w:rFonts w:ascii="Arial" w:eastAsia="Arial" w:hAnsi="Arial" w:cs="Arial"/>
              </w:rPr>
              <w:t>$25</w:t>
            </w:r>
          </w:p>
        </w:tc>
      </w:tr>
      <w:tr w:rsidR="004E4EB3" w14:paraId="06A27782" w14:textId="77777777">
        <w:trPr>
          <w:trHeight w:val="300"/>
        </w:trPr>
        <w:tc>
          <w:tcPr>
            <w:tcW w:w="1907" w:type="dxa"/>
            <w:tcBorders>
              <w:top w:val="nil"/>
              <w:left w:val="nil"/>
              <w:bottom w:val="nil"/>
              <w:right w:val="nil"/>
            </w:tcBorders>
            <w:shd w:val="clear" w:color="auto" w:fill="F0F0FE"/>
          </w:tcPr>
          <w:p w14:paraId="4F582F30" w14:textId="77777777" w:rsidR="004E4EB3" w:rsidRDefault="004E4EB3">
            <w:pPr>
              <w:ind w:left="80"/>
            </w:pPr>
            <w:r>
              <w:rPr>
                <w:rFonts w:ascii="Arial" w:eastAsia="Arial" w:hAnsi="Arial" w:cs="Arial"/>
              </w:rPr>
              <w:t>2</w:t>
            </w:r>
          </w:p>
        </w:tc>
        <w:tc>
          <w:tcPr>
            <w:tcW w:w="4885" w:type="dxa"/>
            <w:tcBorders>
              <w:top w:val="nil"/>
              <w:left w:val="nil"/>
              <w:bottom w:val="nil"/>
              <w:right w:val="nil"/>
            </w:tcBorders>
            <w:shd w:val="clear" w:color="auto" w:fill="F0F0FE"/>
          </w:tcPr>
          <w:p w14:paraId="0517112B" w14:textId="77777777" w:rsidR="004E4EB3" w:rsidRDefault="004E4EB3">
            <w:pPr>
              <w:ind w:left="80"/>
            </w:pPr>
            <w:r>
              <w:rPr>
                <w:rFonts w:ascii="Arial" w:eastAsia="Arial" w:hAnsi="Arial" w:cs="Arial"/>
              </w:rPr>
              <w:t>R6,R27</w:t>
            </w:r>
          </w:p>
        </w:tc>
        <w:tc>
          <w:tcPr>
            <w:tcW w:w="2556" w:type="dxa"/>
            <w:tcBorders>
              <w:top w:val="nil"/>
              <w:left w:val="nil"/>
              <w:bottom w:val="nil"/>
              <w:right w:val="nil"/>
            </w:tcBorders>
            <w:shd w:val="clear" w:color="auto" w:fill="F0F0FE"/>
          </w:tcPr>
          <w:p w14:paraId="60FA5218" w14:textId="77777777" w:rsidR="004E4EB3" w:rsidRDefault="004E4EB3">
            <w:pPr>
              <w:ind w:left="77"/>
            </w:pPr>
            <w:r>
              <w:rPr>
                <w:rFonts w:ascii="Arial" w:eastAsia="Arial" w:hAnsi="Arial" w:cs="Arial"/>
              </w:rPr>
              <w:t>800k</w:t>
            </w:r>
          </w:p>
        </w:tc>
        <w:tc>
          <w:tcPr>
            <w:tcW w:w="1829" w:type="dxa"/>
            <w:tcBorders>
              <w:top w:val="nil"/>
              <w:left w:val="nil"/>
              <w:bottom w:val="nil"/>
              <w:right w:val="nil"/>
            </w:tcBorders>
            <w:shd w:val="clear" w:color="auto" w:fill="F0F0FE"/>
          </w:tcPr>
          <w:p w14:paraId="7E2C5AC0" w14:textId="77777777" w:rsidR="004E4EB3" w:rsidRDefault="004E4EB3">
            <w:pPr>
              <w:ind w:left="80"/>
            </w:pPr>
            <w:r>
              <w:rPr>
                <w:rFonts w:ascii="Arial" w:eastAsia="Arial" w:hAnsi="Arial" w:cs="Arial"/>
              </w:rPr>
              <w:t>$25</w:t>
            </w:r>
          </w:p>
        </w:tc>
      </w:tr>
      <w:tr w:rsidR="004E4EB3" w14:paraId="21EF77D4" w14:textId="77777777">
        <w:trPr>
          <w:trHeight w:val="300"/>
        </w:trPr>
        <w:tc>
          <w:tcPr>
            <w:tcW w:w="1907" w:type="dxa"/>
            <w:tcBorders>
              <w:top w:val="nil"/>
              <w:left w:val="nil"/>
              <w:bottom w:val="nil"/>
              <w:right w:val="nil"/>
            </w:tcBorders>
          </w:tcPr>
          <w:p w14:paraId="21CF5E2A" w14:textId="77777777" w:rsidR="004E4EB3" w:rsidRDefault="004E4EB3">
            <w:pPr>
              <w:ind w:left="80"/>
            </w:pPr>
            <w:r>
              <w:rPr>
                <w:rFonts w:ascii="Arial" w:eastAsia="Arial" w:hAnsi="Arial" w:cs="Arial"/>
              </w:rPr>
              <w:t>2</w:t>
            </w:r>
          </w:p>
        </w:tc>
        <w:tc>
          <w:tcPr>
            <w:tcW w:w="4885" w:type="dxa"/>
            <w:tcBorders>
              <w:top w:val="nil"/>
              <w:left w:val="nil"/>
              <w:bottom w:val="nil"/>
              <w:right w:val="nil"/>
            </w:tcBorders>
          </w:tcPr>
          <w:p w14:paraId="2B5C43FB" w14:textId="77777777" w:rsidR="004E4EB3" w:rsidRDefault="004E4EB3">
            <w:pPr>
              <w:ind w:left="80"/>
            </w:pPr>
            <w:r>
              <w:rPr>
                <w:rFonts w:ascii="Arial" w:eastAsia="Arial" w:hAnsi="Arial" w:cs="Arial"/>
              </w:rPr>
              <w:t>R7,R28</w:t>
            </w:r>
          </w:p>
        </w:tc>
        <w:tc>
          <w:tcPr>
            <w:tcW w:w="2556" w:type="dxa"/>
            <w:tcBorders>
              <w:top w:val="nil"/>
              <w:left w:val="nil"/>
              <w:bottom w:val="nil"/>
              <w:right w:val="nil"/>
            </w:tcBorders>
          </w:tcPr>
          <w:p w14:paraId="0DA8BC0B" w14:textId="77777777" w:rsidR="004E4EB3" w:rsidRDefault="004E4EB3">
            <w:pPr>
              <w:ind w:left="77"/>
            </w:pPr>
            <w:r>
              <w:rPr>
                <w:rFonts w:ascii="Arial" w:eastAsia="Arial" w:hAnsi="Arial" w:cs="Arial"/>
              </w:rPr>
              <w:t>520k</w:t>
            </w:r>
          </w:p>
        </w:tc>
        <w:tc>
          <w:tcPr>
            <w:tcW w:w="1829" w:type="dxa"/>
            <w:tcBorders>
              <w:top w:val="nil"/>
              <w:left w:val="nil"/>
              <w:bottom w:val="nil"/>
              <w:right w:val="nil"/>
            </w:tcBorders>
          </w:tcPr>
          <w:p w14:paraId="1D42ACE4" w14:textId="77777777" w:rsidR="004E4EB3" w:rsidRDefault="004E4EB3">
            <w:pPr>
              <w:ind w:left="80"/>
            </w:pPr>
            <w:r>
              <w:rPr>
                <w:rFonts w:ascii="Arial" w:eastAsia="Arial" w:hAnsi="Arial" w:cs="Arial"/>
              </w:rPr>
              <w:t>$25</w:t>
            </w:r>
          </w:p>
        </w:tc>
      </w:tr>
      <w:tr w:rsidR="004E4EB3" w14:paraId="18F13A3F" w14:textId="77777777">
        <w:trPr>
          <w:trHeight w:val="300"/>
        </w:trPr>
        <w:tc>
          <w:tcPr>
            <w:tcW w:w="1907" w:type="dxa"/>
            <w:tcBorders>
              <w:top w:val="nil"/>
              <w:left w:val="nil"/>
              <w:bottom w:val="nil"/>
              <w:right w:val="nil"/>
            </w:tcBorders>
            <w:shd w:val="clear" w:color="auto" w:fill="F0F0FE"/>
          </w:tcPr>
          <w:p w14:paraId="7AD4C10D" w14:textId="77777777" w:rsidR="004E4EB3" w:rsidRDefault="004E4EB3">
            <w:pPr>
              <w:ind w:left="80"/>
            </w:pPr>
            <w:r>
              <w:rPr>
                <w:rFonts w:ascii="Arial" w:eastAsia="Arial" w:hAnsi="Arial" w:cs="Arial"/>
              </w:rPr>
              <w:t>6</w:t>
            </w:r>
          </w:p>
        </w:tc>
        <w:tc>
          <w:tcPr>
            <w:tcW w:w="4885" w:type="dxa"/>
            <w:tcBorders>
              <w:top w:val="nil"/>
              <w:left w:val="nil"/>
              <w:bottom w:val="nil"/>
              <w:right w:val="nil"/>
            </w:tcBorders>
            <w:shd w:val="clear" w:color="auto" w:fill="F0F0FE"/>
          </w:tcPr>
          <w:p w14:paraId="4EFF0309" w14:textId="77777777" w:rsidR="004E4EB3" w:rsidRDefault="004E4EB3">
            <w:pPr>
              <w:ind w:left="80"/>
            </w:pPr>
            <w:r>
              <w:rPr>
                <w:rFonts w:ascii="Arial" w:eastAsia="Arial" w:hAnsi="Arial" w:cs="Arial"/>
              </w:rPr>
              <w:t>R8,R15-R19</w:t>
            </w:r>
          </w:p>
        </w:tc>
        <w:tc>
          <w:tcPr>
            <w:tcW w:w="2556" w:type="dxa"/>
            <w:tcBorders>
              <w:top w:val="nil"/>
              <w:left w:val="nil"/>
              <w:bottom w:val="nil"/>
              <w:right w:val="nil"/>
            </w:tcBorders>
            <w:shd w:val="clear" w:color="auto" w:fill="F0F0FE"/>
          </w:tcPr>
          <w:p w14:paraId="28245F17" w14:textId="77777777" w:rsidR="004E4EB3" w:rsidRDefault="004E4EB3">
            <w:pPr>
              <w:ind w:left="77"/>
            </w:pPr>
            <w:r>
              <w:rPr>
                <w:rFonts w:ascii="Arial" w:eastAsia="Arial" w:hAnsi="Arial" w:cs="Arial"/>
              </w:rPr>
              <w:t>330R</w:t>
            </w:r>
          </w:p>
        </w:tc>
        <w:tc>
          <w:tcPr>
            <w:tcW w:w="1829" w:type="dxa"/>
            <w:tcBorders>
              <w:top w:val="nil"/>
              <w:left w:val="nil"/>
              <w:bottom w:val="nil"/>
              <w:right w:val="nil"/>
            </w:tcBorders>
            <w:shd w:val="clear" w:color="auto" w:fill="F0F0FE"/>
          </w:tcPr>
          <w:p w14:paraId="1660C1A3" w14:textId="77777777" w:rsidR="004E4EB3" w:rsidRDefault="004E4EB3">
            <w:pPr>
              <w:ind w:left="80"/>
            </w:pPr>
            <w:r>
              <w:rPr>
                <w:rFonts w:ascii="Arial" w:eastAsia="Arial" w:hAnsi="Arial" w:cs="Arial"/>
              </w:rPr>
              <w:t>$25</w:t>
            </w:r>
          </w:p>
        </w:tc>
      </w:tr>
      <w:tr w:rsidR="004E4EB3" w14:paraId="6934720F" w14:textId="77777777">
        <w:trPr>
          <w:trHeight w:val="300"/>
        </w:trPr>
        <w:tc>
          <w:tcPr>
            <w:tcW w:w="1907" w:type="dxa"/>
            <w:tcBorders>
              <w:top w:val="nil"/>
              <w:left w:val="nil"/>
              <w:bottom w:val="nil"/>
              <w:right w:val="nil"/>
            </w:tcBorders>
          </w:tcPr>
          <w:p w14:paraId="795446EB" w14:textId="77777777" w:rsidR="004E4EB3" w:rsidRDefault="004E4EB3">
            <w:pPr>
              <w:ind w:left="80"/>
            </w:pPr>
            <w:r>
              <w:rPr>
                <w:rFonts w:ascii="Arial" w:eastAsia="Arial" w:hAnsi="Arial" w:cs="Arial"/>
              </w:rPr>
              <w:t>1</w:t>
            </w:r>
          </w:p>
        </w:tc>
        <w:tc>
          <w:tcPr>
            <w:tcW w:w="4885" w:type="dxa"/>
            <w:tcBorders>
              <w:top w:val="nil"/>
              <w:left w:val="nil"/>
              <w:bottom w:val="nil"/>
              <w:right w:val="nil"/>
            </w:tcBorders>
          </w:tcPr>
          <w:p w14:paraId="3131A2E1" w14:textId="77777777" w:rsidR="004E4EB3" w:rsidRDefault="004E4EB3">
            <w:pPr>
              <w:ind w:left="80"/>
            </w:pPr>
            <w:r>
              <w:rPr>
                <w:rFonts w:ascii="Arial" w:eastAsia="Arial" w:hAnsi="Arial" w:cs="Arial"/>
              </w:rPr>
              <w:t>R10</w:t>
            </w:r>
          </w:p>
        </w:tc>
        <w:tc>
          <w:tcPr>
            <w:tcW w:w="2556" w:type="dxa"/>
            <w:tcBorders>
              <w:top w:val="nil"/>
              <w:left w:val="nil"/>
              <w:bottom w:val="nil"/>
              <w:right w:val="nil"/>
            </w:tcBorders>
          </w:tcPr>
          <w:p w14:paraId="58424ECE" w14:textId="77777777" w:rsidR="004E4EB3" w:rsidRDefault="004E4EB3">
            <w:pPr>
              <w:ind w:left="77"/>
            </w:pPr>
            <w:r>
              <w:rPr>
                <w:rFonts w:ascii="Arial" w:eastAsia="Arial" w:hAnsi="Arial" w:cs="Arial"/>
              </w:rPr>
              <w:t>4.7k</w:t>
            </w:r>
          </w:p>
        </w:tc>
        <w:tc>
          <w:tcPr>
            <w:tcW w:w="1829" w:type="dxa"/>
            <w:tcBorders>
              <w:top w:val="nil"/>
              <w:left w:val="nil"/>
              <w:bottom w:val="nil"/>
              <w:right w:val="nil"/>
            </w:tcBorders>
          </w:tcPr>
          <w:p w14:paraId="02D6101A" w14:textId="77777777" w:rsidR="004E4EB3" w:rsidRDefault="004E4EB3">
            <w:pPr>
              <w:ind w:left="80"/>
            </w:pPr>
            <w:r>
              <w:rPr>
                <w:rFonts w:ascii="Arial" w:eastAsia="Arial" w:hAnsi="Arial" w:cs="Arial"/>
              </w:rPr>
              <w:t>$25</w:t>
            </w:r>
          </w:p>
        </w:tc>
      </w:tr>
      <w:tr w:rsidR="004E4EB3" w14:paraId="71967852" w14:textId="77777777">
        <w:trPr>
          <w:trHeight w:val="300"/>
        </w:trPr>
        <w:tc>
          <w:tcPr>
            <w:tcW w:w="1907" w:type="dxa"/>
            <w:tcBorders>
              <w:top w:val="nil"/>
              <w:left w:val="nil"/>
              <w:bottom w:val="nil"/>
              <w:right w:val="nil"/>
            </w:tcBorders>
            <w:shd w:val="clear" w:color="auto" w:fill="F0F0FE"/>
          </w:tcPr>
          <w:p w14:paraId="1C08A7A2" w14:textId="77777777" w:rsidR="004E4EB3" w:rsidRDefault="004E4EB3">
            <w:pPr>
              <w:ind w:left="80"/>
            </w:pPr>
            <w:r>
              <w:rPr>
                <w:rFonts w:ascii="Arial" w:eastAsia="Arial" w:hAnsi="Arial" w:cs="Arial"/>
              </w:rPr>
              <w:t>1</w:t>
            </w:r>
          </w:p>
        </w:tc>
        <w:tc>
          <w:tcPr>
            <w:tcW w:w="4885" w:type="dxa"/>
            <w:tcBorders>
              <w:top w:val="nil"/>
              <w:left w:val="nil"/>
              <w:bottom w:val="nil"/>
              <w:right w:val="nil"/>
            </w:tcBorders>
            <w:shd w:val="clear" w:color="auto" w:fill="F0F0FE"/>
          </w:tcPr>
          <w:p w14:paraId="1313B7D6" w14:textId="77777777" w:rsidR="004E4EB3" w:rsidRDefault="004E4EB3">
            <w:pPr>
              <w:ind w:left="80"/>
            </w:pPr>
            <w:r>
              <w:rPr>
                <w:rFonts w:ascii="Arial" w:eastAsia="Arial" w:hAnsi="Arial" w:cs="Arial"/>
              </w:rPr>
              <w:t>R31</w:t>
            </w:r>
          </w:p>
        </w:tc>
        <w:tc>
          <w:tcPr>
            <w:tcW w:w="2556" w:type="dxa"/>
            <w:tcBorders>
              <w:top w:val="nil"/>
              <w:left w:val="nil"/>
              <w:bottom w:val="nil"/>
              <w:right w:val="nil"/>
            </w:tcBorders>
            <w:shd w:val="clear" w:color="auto" w:fill="F0F0FE"/>
          </w:tcPr>
          <w:p w14:paraId="7680593E" w14:textId="77777777" w:rsidR="004E4EB3" w:rsidRDefault="004E4EB3">
            <w:pPr>
              <w:ind w:left="77"/>
            </w:pPr>
            <w:r>
              <w:rPr>
                <w:rFonts w:ascii="Arial" w:eastAsia="Arial" w:hAnsi="Arial" w:cs="Arial"/>
              </w:rPr>
              <w:t>1k</w:t>
            </w:r>
          </w:p>
        </w:tc>
        <w:tc>
          <w:tcPr>
            <w:tcW w:w="1829" w:type="dxa"/>
            <w:tcBorders>
              <w:top w:val="nil"/>
              <w:left w:val="nil"/>
              <w:bottom w:val="nil"/>
              <w:right w:val="nil"/>
            </w:tcBorders>
            <w:shd w:val="clear" w:color="auto" w:fill="F0F0FE"/>
          </w:tcPr>
          <w:p w14:paraId="34EC8AD2" w14:textId="77777777" w:rsidR="004E4EB3" w:rsidRDefault="004E4EB3">
            <w:pPr>
              <w:ind w:left="80"/>
            </w:pPr>
            <w:r>
              <w:rPr>
                <w:rFonts w:ascii="Arial" w:eastAsia="Arial" w:hAnsi="Arial" w:cs="Arial"/>
              </w:rPr>
              <w:t>$25</w:t>
            </w:r>
          </w:p>
        </w:tc>
      </w:tr>
      <w:tr w:rsidR="004E4EB3" w14:paraId="2F530DBA" w14:textId="77777777">
        <w:trPr>
          <w:trHeight w:val="240"/>
        </w:trPr>
        <w:tc>
          <w:tcPr>
            <w:tcW w:w="1907" w:type="dxa"/>
            <w:tcBorders>
              <w:top w:val="nil"/>
              <w:left w:val="nil"/>
              <w:bottom w:val="nil"/>
              <w:right w:val="nil"/>
            </w:tcBorders>
          </w:tcPr>
          <w:p w14:paraId="3492E06B" w14:textId="77777777" w:rsidR="004E4EB3" w:rsidRDefault="004E4EB3">
            <w:pPr>
              <w:ind w:left="3"/>
            </w:pPr>
            <w:r>
              <w:rPr>
                <w:rFonts w:ascii="Arial" w:eastAsia="Arial" w:hAnsi="Arial" w:cs="Arial"/>
                <w:color w:val="000099"/>
              </w:rPr>
              <w:t>SubTotal:</w:t>
            </w:r>
          </w:p>
        </w:tc>
        <w:tc>
          <w:tcPr>
            <w:tcW w:w="4885" w:type="dxa"/>
            <w:tcBorders>
              <w:top w:val="nil"/>
              <w:left w:val="nil"/>
              <w:bottom w:val="nil"/>
              <w:right w:val="nil"/>
            </w:tcBorders>
          </w:tcPr>
          <w:p w14:paraId="6C6E8D41" w14:textId="77777777" w:rsidR="004E4EB3" w:rsidRDefault="004E4EB3"/>
          <w:p w14:paraId="42B0CC4C" w14:textId="77777777" w:rsidR="004E4EB3" w:rsidRDefault="004E4EB3"/>
          <w:p w14:paraId="21A316C1" w14:textId="77777777" w:rsidR="004E4EB3" w:rsidRDefault="004E4EB3"/>
          <w:p w14:paraId="660EA303" w14:textId="77777777" w:rsidR="004E4EB3" w:rsidRDefault="004E4EB3"/>
          <w:p w14:paraId="01B841D1" w14:textId="77777777" w:rsidR="004E4EB3" w:rsidRDefault="004E4EB3"/>
        </w:tc>
        <w:tc>
          <w:tcPr>
            <w:tcW w:w="2556" w:type="dxa"/>
            <w:tcBorders>
              <w:top w:val="nil"/>
              <w:left w:val="nil"/>
              <w:bottom w:val="nil"/>
              <w:right w:val="nil"/>
            </w:tcBorders>
          </w:tcPr>
          <w:p w14:paraId="14C19358" w14:textId="77777777" w:rsidR="004E4EB3" w:rsidRDefault="004E4EB3"/>
        </w:tc>
        <w:tc>
          <w:tcPr>
            <w:tcW w:w="1829" w:type="dxa"/>
            <w:tcBorders>
              <w:top w:val="nil"/>
              <w:left w:val="nil"/>
              <w:bottom w:val="nil"/>
              <w:right w:val="nil"/>
            </w:tcBorders>
          </w:tcPr>
          <w:p w14:paraId="613E5516" w14:textId="77777777" w:rsidR="004E4EB3" w:rsidRDefault="004E4EB3">
            <w:r>
              <w:rPr>
                <w:rFonts w:ascii="Arial" w:eastAsia="Arial" w:hAnsi="Arial" w:cs="Arial"/>
                <w:color w:val="000099"/>
              </w:rPr>
              <w:t>$825</w:t>
            </w:r>
          </w:p>
        </w:tc>
      </w:tr>
      <w:tr w:rsidR="004E4EB3" w14:paraId="49C9FB8A" w14:textId="77777777">
        <w:trPr>
          <w:trHeight w:val="325"/>
        </w:trPr>
        <w:tc>
          <w:tcPr>
            <w:tcW w:w="6792" w:type="dxa"/>
            <w:gridSpan w:val="2"/>
            <w:tcBorders>
              <w:top w:val="nil"/>
              <w:left w:val="nil"/>
              <w:bottom w:val="nil"/>
              <w:right w:val="nil"/>
            </w:tcBorders>
            <w:shd w:val="clear" w:color="auto" w:fill="EFEFFF"/>
          </w:tcPr>
          <w:p w14:paraId="20425F28" w14:textId="77777777" w:rsidR="004E4EB3" w:rsidRDefault="004E4EB3">
            <w:pPr>
              <w:ind w:left="40"/>
            </w:pPr>
            <w:r>
              <w:rPr>
                <w:rFonts w:ascii="Arial" w:eastAsia="Arial" w:hAnsi="Arial" w:cs="Arial"/>
                <w:color w:val="000099"/>
                <w:sz w:val="27"/>
              </w:rPr>
              <w:t>15 Circuito Integrado</w:t>
            </w:r>
          </w:p>
        </w:tc>
        <w:tc>
          <w:tcPr>
            <w:tcW w:w="2556" w:type="dxa"/>
            <w:tcBorders>
              <w:top w:val="nil"/>
              <w:left w:val="nil"/>
              <w:bottom w:val="nil"/>
              <w:right w:val="nil"/>
            </w:tcBorders>
            <w:shd w:val="clear" w:color="auto" w:fill="EFEFFF"/>
          </w:tcPr>
          <w:p w14:paraId="2D49390E" w14:textId="77777777" w:rsidR="004E4EB3" w:rsidRDefault="004E4EB3"/>
        </w:tc>
        <w:tc>
          <w:tcPr>
            <w:tcW w:w="1829" w:type="dxa"/>
            <w:tcBorders>
              <w:top w:val="nil"/>
              <w:left w:val="nil"/>
              <w:bottom w:val="nil"/>
              <w:right w:val="nil"/>
            </w:tcBorders>
            <w:shd w:val="clear" w:color="auto" w:fill="EFEFFF"/>
          </w:tcPr>
          <w:p w14:paraId="6D1E986A" w14:textId="77777777" w:rsidR="004E4EB3" w:rsidRDefault="004E4EB3"/>
        </w:tc>
      </w:tr>
      <w:tr w:rsidR="004E4EB3" w14:paraId="573C75C9" w14:textId="77777777">
        <w:trPr>
          <w:trHeight w:val="263"/>
        </w:trPr>
        <w:tc>
          <w:tcPr>
            <w:tcW w:w="1907" w:type="dxa"/>
            <w:tcBorders>
              <w:top w:val="nil"/>
              <w:left w:val="nil"/>
              <w:bottom w:val="nil"/>
              <w:right w:val="nil"/>
            </w:tcBorders>
          </w:tcPr>
          <w:p w14:paraId="64C3BFA9" w14:textId="77777777" w:rsidR="004E4EB3" w:rsidRDefault="004E4EB3">
            <w:pPr>
              <w:ind w:left="3"/>
            </w:pPr>
            <w:r>
              <w:rPr>
                <w:rFonts w:ascii="Arial" w:eastAsia="Arial" w:hAnsi="Arial" w:cs="Arial"/>
                <w:color w:val="000099"/>
                <w:u w:val="single" w:color="000099"/>
              </w:rPr>
              <w:t>Cantidad</w:t>
            </w:r>
          </w:p>
        </w:tc>
        <w:tc>
          <w:tcPr>
            <w:tcW w:w="4885" w:type="dxa"/>
            <w:tcBorders>
              <w:top w:val="nil"/>
              <w:left w:val="nil"/>
              <w:bottom w:val="nil"/>
              <w:right w:val="nil"/>
            </w:tcBorders>
          </w:tcPr>
          <w:p w14:paraId="449CB121" w14:textId="77777777" w:rsidR="004E4EB3" w:rsidRDefault="004E4EB3">
            <w:r>
              <w:rPr>
                <w:rFonts w:ascii="Arial" w:eastAsia="Arial" w:hAnsi="Arial" w:cs="Arial"/>
                <w:color w:val="000099"/>
                <w:u w:val="single" w:color="000099"/>
              </w:rPr>
              <w:t>Referencias</w:t>
            </w:r>
          </w:p>
        </w:tc>
        <w:tc>
          <w:tcPr>
            <w:tcW w:w="2556" w:type="dxa"/>
            <w:tcBorders>
              <w:top w:val="nil"/>
              <w:left w:val="nil"/>
              <w:bottom w:val="nil"/>
              <w:right w:val="nil"/>
            </w:tcBorders>
          </w:tcPr>
          <w:p w14:paraId="4A4406B2" w14:textId="77777777" w:rsidR="004E4EB3" w:rsidRDefault="004E4EB3">
            <w:r>
              <w:rPr>
                <w:rFonts w:ascii="Arial" w:eastAsia="Arial" w:hAnsi="Arial" w:cs="Arial"/>
                <w:color w:val="000099"/>
                <w:u w:val="single" w:color="000099"/>
              </w:rPr>
              <w:t>Valor</w:t>
            </w:r>
          </w:p>
        </w:tc>
        <w:tc>
          <w:tcPr>
            <w:tcW w:w="1829" w:type="dxa"/>
            <w:tcBorders>
              <w:top w:val="nil"/>
              <w:left w:val="nil"/>
              <w:bottom w:val="nil"/>
              <w:right w:val="nil"/>
            </w:tcBorders>
          </w:tcPr>
          <w:p w14:paraId="2EC1ADFC" w14:textId="77777777" w:rsidR="004E4EB3" w:rsidRDefault="004E4EB3">
            <w:pPr>
              <w:ind w:left="3"/>
            </w:pPr>
            <w:r>
              <w:rPr>
                <w:rFonts w:ascii="Arial" w:eastAsia="Arial" w:hAnsi="Arial" w:cs="Arial"/>
                <w:color w:val="000099"/>
                <w:u w:val="single" w:color="000099"/>
              </w:rPr>
              <w:t>Precio</w:t>
            </w:r>
          </w:p>
        </w:tc>
      </w:tr>
      <w:tr w:rsidR="004E4EB3" w14:paraId="5E5E2B67" w14:textId="77777777">
        <w:trPr>
          <w:trHeight w:val="277"/>
        </w:trPr>
        <w:tc>
          <w:tcPr>
            <w:tcW w:w="1907" w:type="dxa"/>
            <w:tcBorders>
              <w:top w:val="nil"/>
              <w:left w:val="nil"/>
              <w:bottom w:val="nil"/>
              <w:right w:val="nil"/>
            </w:tcBorders>
          </w:tcPr>
          <w:p w14:paraId="457F86AC" w14:textId="77777777" w:rsidR="004E4EB3" w:rsidRDefault="004E4EB3">
            <w:pPr>
              <w:ind w:left="80"/>
            </w:pPr>
            <w:r>
              <w:rPr>
                <w:rFonts w:ascii="Arial" w:eastAsia="Arial" w:hAnsi="Arial" w:cs="Arial"/>
              </w:rPr>
              <w:t>1</w:t>
            </w:r>
          </w:p>
        </w:tc>
        <w:tc>
          <w:tcPr>
            <w:tcW w:w="4885" w:type="dxa"/>
            <w:tcBorders>
              <w:top w:val="nil"/>
              <w:left w:val="nil"/>
              <w:bottom w:val="nil"/>
              <w:right w:val="nil"/>
            </w:tcBorders>
          </w:tcPr>
          <w:p w14:paraId="485E487B" w14:textId="77777777" w:rsidR="004E4EB3" w:rsidRDefault="004E4EB3">
            <w:pPr>
              <w:ind w:left="80"/>
            </w:pPr>
            <w:r>
              <w:rPr>
                <w:rFonts w:ascii="Arial" w:eastAsia="Arial" w:hAnsi="Arial" w:cs="Arial"/>
              </w:rPr>
              <w:t>U1</w:t>
            </w:r>
          </w:p>
        </w:tc>
        <w:tc>
          <w:tcPr>
            <w:tcW w:w="2556" w:type="dxa"/>
            <w:tcBorders>
              <w:top w:val="nil"/>
              <w:left w:val="nil"/>
              <w:bottom w:val="nil"/>
              <w:right w:val="nil"/>
            </w:tcBorders>
          </w:tcPr>
          <w:p w14:paraId="640F61E9" w14:textId="77777777" w:rsidR="004E4EB3" w:rsidRDefault="004E4EB3">
            <w:pPr>
              <w:ind w:left="80"/>
            </w:pPr>
            <w:r>
              <w:rPr>
                <w:rFonts w:ascii="Arial" w:eastAsia="Arial" w:hAnsi="Arial" w:cs="Arial"/>
              </w:rPr>
              <w:t>PIC18F4550</w:t>
            </w:r>
          </w:p>
        </w:tc>
        <w:tc>
          <w:tcPr>
            <w:tcW w:w="1829" w:type="dxa"/>
            <w:tcBorders>
              <w:top w:val="nil"/>
              <w:left w:val="nil"/>
              <w:bottom w:val="nil"/>
              <w:right w:val="nil"/>
            </w:tcBorders>
          </w:tcPr>
          <w:p w14:paraId="3D2C0F92" w14:textId="77777777" w:rsidR="004E4EB3" w:rsidRDefault="004E4EB3">
            <w:pPr>
              <w:ind w:left="80"/>
            </w:pPr>
            <w:r>
              <w:rPr>
                <w:rFonts w:ascii="Arial" w:eastAsia="Arial" w:hAnsi="Arial" w:cs="Arial"/>
              </w:rPr>
              <w:t>$7.990</w:t>
            </w:r>
          </w:p>
        </w:tc>
      </w:tr>
      <w:tr w:rsidR="004E4EB3" w14:paraId="5EFD0A64" w14:textId="77777777">
        <w:trPr>
          <w:trHeight w:val="300"/>
        </w:trPr>
        <w:tc>
          <w:tcPr>
            <w:tcW w:w="1907" w:type="dxa"/>
            <w:tcBorders>
              <w:top w:val="nil"/>
              <w:left w:val="nil"/>
              <w:bottom w:val="nil"/>
              <w:right w:val="nil"/>
            </w:tcBorders>
            <w:shd w:val="clear" w:color="auto" w:fill="F0F0FE"/>
          </w:tcPr>
          <w:p w14:paraId="5DB406AD" w14:textId="77777777" w:rsidR="004E4EB3" w:rsidRDefault="004E4EB3">
            <w:pPr>
              <w:ind w:left="80"/>
            </w:pPr>
            <w:r>
              <w:rPr>
                <w:rFonts w:ascii="Arial" w:eastAsia="Arial" w:hAnsi="Arial" w:cs="Arial"/>
              </w:rPr>
              <w:t>1</w:t>
            </w:r>
          </w:p>
        </w:tc>
        <w:tc>
          <w:tcPr>
            <w:tcW w:w="4885" w:type="dxa"/>
            <w:tcBorders>
              <w:top w:val="nil"/>
              <w:left w:val="nil"/>
              <w:bottom w:val="nil"/>
              <w:right w:val="nil"/>
            </w:tcBorders>
            <w:shd w:val="clear" w:color="auto" w:fill="F0F0FE"/>
          </w:tcPr>
          <w:p w14:paraId="5E710924" w14:textId="77777777" w:rsidR="004E4EB3" w:rsidRDefault="004E4EB3">
            <w:pPr>
              <w:ind w:left="80"/>
            </w:pPr>
            <w:r>
              <w:rPr>
                <w:rFonts w:ascii="Arial" w:eastAsia="Arial" w:hAnsi="Arial" w:cs="Arial"/>
              </w:rPr>
              <w:t>U2</w:t>
            </w:r>
          </w:p>
        </w:tc>
        <w:tc>
          <w:tcPr>
            <w:tcW w:w="2556" w:type="dxa"/>
            <w:tcBorders>
              <w:top w:val="nil"/>
              <w:left w:val="nil"/>
              <w:bottom w:val="nil"/>
              <w:right w:val="nil"/>
            </w:tcBorders>
            <w:shd w:val="clear" w:color="auto" w:fill="F0F0FE"/>
          </w:tcPr>
          <w:p w14:paraId="3178924E" w14:textId="77777777" w:rsidR="004E4EB3" w:rsidRDefault="004E4EB3">
            <w:pPr>
              <w:ind w:left="77"/>
            </w:pPr>
            <w:r>
              <w:rPr>
                <w:rFonts w:ascii="Arial" w:eastAsia="Arial" w:hAnsi="Arial" w:cs="Arial"/>
              </w:rPr>
              <w:t>7805</w:t>
            </w:r>
          </w:p>
        </w:tc>
        <w:tc>
          <w:tcPr>
            <w:tcW w:w="1829" w:type="dxa"/>
            <w:tcBorders>
              <w:top w:val="nil"/>
              <w:left w:val="nil"/>
              <w:bottom w:val="nil"/>
              <w:right w:val="nil"/>
            </w:tcBorders>
            <w:shd w:val="clear" w:color="auto" w:fill="F0F0FE"/>
          </w:tcPr>
          <w:p w14:paraId="79918736" w14:textId="77777777" w:rsidR="004E4EB3" w:rsidRDefault="004E4EB3">
            <w:pPr>
              <w:ind w:left="80"/>
            </w:pPr>
            <w:r>
              <w:rPr>
                <w:rFonts w:ascii="Arial" w:eastAsia="Arial" w:hAnsi="Arial" w:cs="Arial"/>
              </w:rPr>
              <w:t>$390</w:t>
            </w:r>
          </w:p>
        </w:tc>
      </w:tr>
      <w:tr w:rsidR="004E4EB3" w14:paraId="046DED2A" w14:textId="77777777">
        <w:trPr>
          <w:trHeight w:val="300"/>
        </w:trPr>
        <w:tc>
          <w:tcPr>
            <w:tcW w:w="1907" w:type="dxa"/>
            <w:tcBorders>
              <w:top w:val="nil"/>
              <w:left w:val="nil"/>
              <w:bottom w:val="nil"/>
              <w:right w:val="nil"/>
            </w:tcBorders>
          </w:tcPr>
          <w:p w14:paraId="2C848E33" w14:textId="77777777" w:rsidR="004E4EB3" w:rsidRDefault="004E4EB3">
            <w:pPr>
              <w:ind w:left="80"/>
            </w:pPr>
            <w:r>
              <w:rPr>
                <w:rFonts w:ascii="Arial" w:eastAsia="Arial" w:hAnsi="Arial" w:cs="Arial"/>
              </w:rPr>
              <w:t>6</w:t>
            </w:r>
          </w:p>
        </w:tc>
        <w:tc>
          <w:tcPr>
            <w:tcW w:w="4885" w:type="dxa"/>
            <w:tcBorders>
              <w:top w:val="nil"/>
              <w:left w:val="nil"/>
              <w:bottom w:val="nil"/>
              <w:right w:val="nil"/>
            </w:tcBorders>
          </w:tcPr>
          <w:p w14:paraId="744FF545" w14:textId="77777777" w:rsidR="004E4EB3" w:rsidRDefault="004E4EB3">
            <w:pPr>
              <w:ind w:left="80"/>
            </w:pPr>
            <w:r>
              <w:rPr>
                <w:rFonts w:ascii="Arial" w:eastAsia="Arial" w:hAnsi="Arial" w:cs="Arial"/>
              </w:rPr>
              <w:t>U3,U10-U14</w:t>
            </w:r>
          </w:p>
        </w:tc>
        <w:tc>
          <w:tcPr>
            <w:tcW w:w="2556" w:type="dxa"/>
            <w:tcBorders>
              <w:top w:val="nil"/>
              <w:left w:val="nil"/>
              <w:bottom w:val="nil"/>
              <w:right w:val="nil"/>
            </w:tcBorders>
          </w:tcPr>
          <w:p w14:paraId="3A81417E" w14:textId="77777777" w:rsidR="004E4EB3" w:rsidRDefault="004E4EB3">
            <w:pPr>
              <w:ind w:left="77"/>
            </w:pPr>
            <w:r>
              <w:rPr>
                <w:rFonts w:ascii="Arial" w:eastAsia="Arial" w:hAnsi="Arial" w:cs="Arial"/>
              </w:rPr>
              <w:t>4N25</w:t>
            </w:r>
          </w:p>
        </w:tc>
        <w:tc>
          <w:tcPr>
            <w:tcW w:w="1829" w:type="dxa"/>
            <w:tcBorders>
              <w:top w:val="nil"/>
              <w:left w:val="nil"/>
              <w:bottom w:val="nil"/>
              <w:right w:val="nil"/>
            </w:tcBorders>
          </w:tcPr>
          <w:p w14:paraId="0BBA4822" w14:textId="77777777" w:rsidR="004E4EB3" w:rsidRDefault="004E4EB3">
            <w:pPr>
              <w:ind w:left="80"/>
            </w:pPr>
            <w:r>
              <w:rPr>
                <w:rFonts w:ascii="Arial" w:eastAsia="Arial" w:hAnsi="Arial" w:cs="Arial"/>
              </w:rPr>
              <w:t>$300</w:t>
            </w:r>
          </w:p>
        </w:tc>
      </w:tr>
      <w:tr w:rsidR="004E4EB3" w14:paraId="18C11D9A" w14:textId="77777777">
        <w:trPr>
          <w:trHeight w:val="300"/>
        </w:trPr>
        <w:tc>
          <w:tcPr>
            <w:tcW w:w="1907" w:type="dxa"/>
            <w:tcBorders>
              <w:top w:val="nil"/>
              <w:left w:val="nil"/>
              <w:bottom w:val="nil"/>
              <w:right w:val="nil"/>
            </w:tcBorders>
            <w:shd w:val="clear" w:color="auto" w:fill="F0F0FE"/>
          </w:tcPr>
          <w:p w14:paraId="08300934" w14:textId="77777777" w:rsidR="004E4EB3" w:rsidRDefault="004E4EB3">
            <w:pPr>
              <w:ind w:left="80"/>
            </w:pPr>
            <w:r>
              <w:rPr>
                <w:rFonts w:ascii="Arial" w:eastAsia="Arial" w:hAnsi="Arial" w:cs="Arial"/>
              </w:rPr>
              <w:t>1</w:t>
            </w:r>
          </w:p>
        </w:tc>
        <w:tc>
          <w:tcPr>
            <w:tcW w:w="4885" w:type="dxa"/>
            <w:tcBorders>
              <w:top w:val="nil"/>
              <w:left w:val="nil"/>
              <w:bottom w:val="nil"/>
              <w:right w:val="nil"/>
            </w:tcBorders>
            <w:shd w:val="clear" w:color="auto" w:fill="F0F0FE"/>
          </w:tcPr>
          <w:p w14:paraId="35DDB20F" w14:textId="77777777" w:rsidR="004E4EB3" w:rsidRDefault="004E4EB3">
            <w:pPr>
              <w:ind w:left="80"/>
            </w:pPr>
            <w:r>
              <w:rPr>
                <w:rFonts w:ascii="Arial" w:eastAsia="Arial" w:hAnsi="Arial" w:cs="Arial"/>
              </w:rPr>
              <w:t>U4</w:t>
            </w:r>
          </w:p>
        </w:tc>
        <w:tc>
          <w:tcPr>
            <w:tcW w:w="2556" w:type="dxa"/>
            <w:tcBorders>
              <w:top w:val="nil"/>
              <w:left w:val="nil"/>
              <w:bottom w:val="nil"/>
              <w:right w:val="nil"/>
            </w:tcBorders>
            <w:shd w:val="clear" w:color="auto" w:fill="F0F0FE"/>
          </w:tcPr>
          <w:p w14:paraId="1504BCB3" w14:textId="77777777" w:rsidR="004E4EB3" w:rsidRDefault="004E4EB3">
            <w:pPr>
              <w:ind w:left="80"/>
            </w:pPr>
            <w:r>
              <w:rPr>
                <w:rFonts w:ascii="Arial" w:eastAsia="Arial" w:hAnsi="Arial" w:cs="Arial"/>
              </w:rPr>
              <w:t>LM339</w:t>
            </w:r>
          </w:p>
        </w:tc>
        <w:tc>
          <w:tcPr>
            <w:tcW w:w="1829" w:type="dxa"/>
            <w:tcBorders>
              <w:top w:val="nil"/>
              <w:left w:val="nil"/>
              <w:bottom w:val="nil"/>
              <w:right w:val="nil"/>
            </w:tcBorders>
            <w:shd w:val="clear" w:color="auto" w:fill="F0F0FE"/>
          </w:tcPr>
          <w:p w14:paraId="71C7CAEF" w14:textId="77777777" w:rsidR="004E4EB3" w:rsidRDefault="004E4EB3">
            <w:pPr>
              <w:ind w:left="80"/>
            </w:pPr>
            <w:r>
              <w:rPr>
                <w:rFonts w:ascii="Arial" w:eastAsia="Arial" w:hAnsi="Arial" w:cs="Arial"/>
              </w:rPr>
              <w:t>$400</w:t>
            </w:r>
          </w:p>
        </w:tc>
      </w:tr>
      <w:tr w:rsidR="004E4EB3" w14:paraId="43D56E9D" w14:textId="77777777">
        <w:trPr>
          <w:trHeight w:val="300"/>
        </w:trPr>
        <w:tc>
          <w:tcPr>
            <w:tcW w:w="1907" w:type="dxa"/>
            <w:tcBorders>
              <w:top w:val="nil"/>
              <w:left w:val="nil"/>
              <w:bottom w:val="nil"/>
              <w:right w:val="nil"/>
            </w:tcBorders>
          </w:tcPr>
          <w:p w14:paraId="43994A47" w14:textId="77777777" w:rsidR="004E4EB3" w:rsidRDefault="004E4EB3">
            <w:pPr>
              <w:ind w:left="80"/>
            </w:pPr>
            <w:r>
              <w:rPr>
                <w:rFonts w:ascii="Arial" w:eastAsia="Arial" w:hAnsi="Arial" w:cs="Arial"/>
              </w:rPr>
              <w:t>2</w:t>
            </w:r>
          </w:p>
        </w:tc>
        <w:tc>
          <w:tcPr>
            <w:tcW w:w="4885" w:type="dxa"/>
            <w:tcBorders>
              <w:top w:val="nil"/>
              <w:left w:val="nil"/>
              <w:bottom w:val="nil"/>
              <w:right w:val="nil"/>
            </w:tcBorders>
          </w:tcPr>
          <w:p w14:paraId="6AC35B82" w14:textId="77777777" w:rsidR="004E4EB3" w:rsidRDefault="004E4EB3">
            <w:pPr>
              <w:ind w:left="80"/>
            </w:pPr>
            <w:r>
              <w:rPr>
                <w:rFonts w:ascii="Arial" w:eastAsia="Arial" w:hAnsi="Arial" w:cs="Arial"/>
              </w:rPr>
              <w:t>U5,U15</w:t>
            </w:r>
          </w:p>
        </w:tc>
        <w:tc>
          <w:tcPr>
            <w:tcW w:w="2556" w:type="dxa"/>
            <w:tcBorders>
              <w:top w:val="nil"/>
              <w:left w:val="nil"/>
              <w:bottom w:val="nil"/>
              <w:right w:val="nil"/>
            </w:tcBorders>
          </w:tcPr>
          <w:p w14:paraId="639A82A2" w14:textId="77777777" w:rsidR="004E4EB3" w:rsidRDefault="004E4EB3">
            <w:pPr>
              <w:ind w:left="80"/>
            </w:pPr>
            <w:r>
              <w:rPr>
                <w:rFonts w:ascii="Arial" w:eastAsia="Arial" w:hAnsi="Arial" w:cs="Arial"/>
              </w:rPr>
              <w:t>TL071</w:t>
            </w:r>
          </w:p>
        </w:tc>
        <w:tc>
          <w:tcPr>
            <w:tcW w:w="1829" w:type="dxa"/>
            <w:tcBorders>
              <w:top w:val="nil"/>
              <w:left w:val="nil"/>
              <w:bottom w:val="nil"/>
              <w:right w:val="nil"/>
            </w:tcBorders>
          </w:tcPr>
          <w:p w14:paraId="39927D15" w14:textId="77777777" w:rsidR="004E4EB3" w:rsidRDefault="004E4EB3">
            <w:pPr>
              <w:ind w:left="80"/>
            </w:pPr>
            <w:r>
              <w:rPr>
                <w:rFonts w:ascii="Arial" w:eastAsia="Arial" w:hAnsi="Arial" w:cs="Arial"/>
              </w:rPr>
              <w:t>$490</w:t>
            </w:r>
          </w:p>
        </w:tc>
      </w:tr>
      <w:tr w:rsidR="004E4EB3" w14:paraId="7B3DA450" w14:textId="77777777">
        <w:trPr>
          <w:trHeight w:val="300"/>
        </w:trPr>
        <w:tc>
          <w:tcPr>
            <w:tcW w:w="1907" w:type="dxa"/>
            <w:tcBorders>
              <w:top w:val="nil"/>
              <w:left w:val="nil"/>
              <w:bottom w:val="nil"/>
              <w:right w:val="nil"/>
            </w:tcBorders>
            <w:shd w:val="clear" w:color="auto" w:fill="F0F0FE"/>
          </w:tcPr>
          <w:p w14:paraId="6E014AA9" w14:textId="77777777" w:rsidR="004E4EB3" w:rsidRDefault="004E4EB3">
            <w:pPr>
              <w:ind w:left="80"/>
            </w:pPr>
            <w:r>
              <w:rPr>
                <w:rFonts w:ascii="Arial" w:eastAsia="Arial" w:hAnsi="Arial" w:cs="Arial"/>
              </w:rPr>
              <w:t>1</w:t>
            </w:r>
          </w:p>
        </w:tc>
        <w:tc>
          <w:tcPr>
            <w:tcW w:w="4885" w:type="dxa"/>
            <w:tcBorders>
              <w:top w:val="nil"/>
              <w:left w:val="nil"/>
              <w:bottom w:val="nil"/>
              <w:right w:val="nil"/>
            </w:tcBorders>
            <w:shd w:val="clear" w:color="auto" w:fill="F0F0FE"/>
          </w:tcPr>
          <w:p w14:paraId="429A1621" w14:textId="77777777" w:rsidR="004E4EB3" w:rsidRDefault="004E4EB3">
            <w:pPr>
              <w:ind w:left="80"/>
            </w:pPr>
            <w:r>
              <w:rPr>
                <w:rFonts w:ascii="Arial" w:eastAsia="Arial" w:hAnsi="Arial" w:cs="Arial"/>
              </w:rPr>
              <w:t>U6</w:t>
            </w:r>
          </w:p>
        </w:tc>
        <w:tc>
          <w:tcPr>
            <w:tcW w:w="2556" w:type="dxa"/>
            <w:tcBorders>
              <w:top w:val="nil"/>
              <w:left w:val="nil"/>
              <w:bottom w:val="nil"/>
              <w:right w:val="nil"/>
            </w:tcBorders>
            <w:shd w:val="clear" w:color="auto" w:fill="F0F0FE"/>
          </w:tcPr>
          <w:p w14:paraId="2C4FB6A6" w14:textId="77777777" w:rsidR="004E4EB3" w:rsidRDefault="004E4EB3">
            <w:pPr>
              <w:ind w:left="77"/>
            </w:pPr>
            <w:r>
              <w:rPr>
                <w:rFonts w:ascii="Arial" w:eastAsia="Arial" w:hAnsi="Arial" w:cs="Arial"/>
              </w:rPr>
              <w:t>7812</w:t>
            </w:r>
          </w:p>
        </w:tc>
        <w:tc>
          <w:tcPr>
            <w:tcW w:w="1829" w:type="dxa"/>
            <w:tcBorders>
              <w:top w:val="nil"/>
              <w:left w:val="nil"/>
              <w:bottom w:val="nil"/>
              <w:right w:val="nil"/>
            </w:tcBorders>
            <w:shd w:val="clear" w:color="auto" w:fill="F0F0FE"/>
          </w:tcPr>
          <w:p w14:paraId="091EBCCC" w14:textId="77777777" w:rsidR="004E4EB3" w:rsidRDefault="004E4EB3">
            <w:pPr>
              <w:ind w:left="80"/>
            </w:pPr>
            <w:r>
              <w:rPr>
                <w:rFonts w:ascii="Arial" w:eastAsia="Arial" w:hAnsi="Arial" w:cs="Arial"/>
              </w:rPr>
              <w:t>$390</w:t>
            </w:r>
          </w:p>
        </w:tc>
      </w:tr>
      <w:tr w:rsidR="004E4EB3" w14:paraId="6A173B7B" w14:textId="77777777">
        <w:trPr>
          <w:trHeight w:val="300"/>
        </w:trPr>
        <w:tc>
          <w:tcPr>
            <w:tcW w:w="1907" w:type="dxa"/>
            <w:tcBorders>
              <w:top w:val="nil"/>
              <w:left w:val="nil"/>
              <w:bottom w:val="nil"/>
              <w:right w:val="nil"/>
            </w:tcBorders>
          </w:tcPr>
          <w:p w14:paraId="06D598D6" w14:textId="77777777" w:rsidR="004E4EB3" w:rsidRDefault="004E4EB3">
            <w:pPr>
              <w:ind w:left="80"/>
            </w:pPr>
            <w:r>
              <w:rPr>
                <w:rFonts w:ascii="Arial" w:eastAsia="Arial" w:hAnsi="Arial" w:cs="Arial"/>
              </w:rPr>
              <w:t>1</w:t>
            </w:r>
          </w:p>
        </w:tc>
        <w:tc>
          <w:tcPr>
            <w:tcW w:w="4885" w:type="dxa"/>
            <w:tcBorders>
              <w:top w:val="nil"/>
              <w:left w:val="nil"/>
              <w:bottom w:val="nil"/>
              <w:right w:val="nil"/>
            </w:tcBorders>
          </w:tcPr>
          <w:p w14:paraId="4B550250" w14:textId="77777777" w:rsidR="004E4EB3" w:rsidRDefault="004E4EB3">
            <w:pPr>
              <w:ind w:left="80"/>
            </w:pPr>
            <w:r>
              <w:rPr>
                <w:rFonts w:ascii="Arial" w:eastAsia="Arial" w:hAnsi="Arial" w:cs="Arial"/>
              </w:rPr>
              <w:t>U7</w:t>
            </w:r>
          </w:p>
        </w:tc>
        <w:tc>
          <w:tcPr>
            <w:tcW w:w="2556" w:type="dxa"/>
            <w:tcBorders>
              <w:top w:val="nil"/>
              <w:left w:val="nil"/>
              <w:bottom w:val="nil"/>
              <w:right w:val="nil"/>
            </w:tcBorders>
          </w:tcPr>
          <w:p w14:paraId="17469639" w14:textId="77777777" w:rsidR="004E4EB3" w:rsidRDefault="004E4EB3">
            <w:pPr>
              <w:ind w:left="77"/>
            </w:pPr>
            <w:r>
              <w:rPr>
                <w:rFonts w:ascii="Arial" w:eastAsia="Arial" w:hAnsi="Arial" w:cs="Arial"/>
              </w:rPr>
              <w:t>7912</w:t>
            </w:r>
          </w:p>
        </w:tc>
        <w:tc>
          <w:tcPr>
            <w:tcW w:w="1829" w:type="dxa"/>
            <w:tcBorders>
              <w:top w:val="nil"/>
              <w:left w:val="nil"/>
              <w:bottom w:val="nil"/>
              <w:right w:val="nil"/>
            </w:tcBorders>
          </w:tcPr>
          <w:p w14:paraId="09FDD669" w14:textId="77777777" w:rsidR="004E4EB3" w:rsidRDefault="004E4EB3">
            <w:pPr>
              <w:ind w:left="80"/>
            </w:pPr>
            <w:r>
              <w:rPr>
                <w:rFonts w:ascii="Arial" w:eastAsia="Arial" w:hAnsi="Arial" w:cs="Arial"/>
              </w:rPr>
              <w:t>$390</w:t>
            </w:r>
          </w:p>
        </w:tc>
      </w:tr>
      <w:tr w:rsidR="004E4EB3" w14:paraId="4D4A4EE5" w14:textId="77777777">
        <w:trPr>
          <w:trHeight w:val="300"/>
        </w:trPr>
        <w:tc>
          <w:tcPr>
            <w:tcW w:w="1907" w:type="dxa"/>
            <w:tcBorders>
              <w:top w:val="nil"/>
              <w:left w:val="nil"/>
              <w:bottom w:val="nil"/>
              <w:right w:val="nil"/>
            </w:tcBorders>
            <w:shd w:val="clear" w:color="auto" w:fill="F0F0FE"/>
          </w:tcPr>
          <w:p w14:paraId="1851C683" w14:textId="77777777" w:rsidR="004E4EB3" w:rsidRDefault="004E4EB3">
            <w:pPr>
              <w:ind w:left="80"/>
            </w:pPr>
            <w:r>
              <w:rPr>
                <w:rFonts w:ascii="Arial" w:eastAsia="Arial" w:hAnsi="Arial" w:cs="Arial"/>
              </w:rPr>
              <w:t>1</w:t>
            </w:r>
          </w:p>
        </w:tc>
        <w:tc>
          <w:tcPr>
            <w:tcW w:w="4885" w:type="dxa"/>
            <w:tcBorders>
              <w:top w:val="nil"/>
              <w:left w:val="nil"/>
              <w:bottom w:val="nil"/>
              <w:right w:val="nil"/>
            </w:tcBorders>
            <w:shd w:val="clear" w:color="auto" w:fill="F0F0FE"/>
          </w:tcPr>
          <w:p w14:paraId="1439477D" w14:textId="77777777" w:rsidR="004E4EB3" w:rsidRDefault="004E4EB3">
            <w:pPr>
              <w:ind w:left="80"/>
            </w:pPr>
            <w:r>
              <w:rPr>
                <w:rFonts w:ascii="Arial" w:eastAsia="Arial" w:hAnsi="Arial" w:cs="Arial"/>
              </w:rPr>
              <w:t>U8</w:t>
            </w:r>
          </w:p>
        </w:tc>
        <w:tc>
          <w:tcPr>
            <w:tcW w:w="2556" w:type="dxa"/>
            <w:tcBorders>
              <w:top w:val="nil"/>
              <w:left w:val="nil"/>
              <w:bottom w:val="nil"/>
              <w:right w:val="nil"/>
            </w:tcBorders>
            <w:shd w:val="clear" w:color="auto" w:fill="F0F0FE"/>
          </w:tcPr>
          <w:p w14:paraId="74784D37" w14:textId="77777777" w:rsidR="004E4EB3" w:rsidRDefault="004E4EB3">
            <w:pPr>
              <w:ind w:left="80"/>
            </w:pPr>
            <w:r>
              <w:rPr>
                <w:rFonts w:ascii="Arial" w:eastAsia="Arial" w:hAnsi="Arial" w:cs="Arial"/>
              </w:rPr>
              <w:t>TL072</w:t>
            </w:r>
          </w:p>
        </w:tc>
        <w:tc>
          <w:tcPr>
            <w:tcW w:w="1829" w:type="dxa"/>
            <w:tcBorders>
              <w:top w:val="nil"/>
              <w:left w:val="nil"/>
              <w:bottom w:val="nil"/>
              <w:right w:val="nil"/>
            </w:tcBorders>
            <w:shd w:val="clear" w:color="auto" w:fill="F0F0FE"/>
          </w:tcPr>
          <w:p w14:paraId="463729C5" w14:textId="77777777" w:rsidR="004E4EB3" w:rsidRDefault="004E4EB3">
            <w:pPr>
              <w:ind w:left="80"/>
            </w:pPr>
            <w:r>
              <w:rPr>
                <w:rFonts w:ascii="Arial" w:eastAsia="Arial" w:hAnsi="Arial" w:cs="Arial"/>
              </w:rPr>
              <w:t>$490</w:t>
            </w:r>
          </w:p>
        </w:tc>
      </w:tr>
      <w:tr w:rsidR="004E4EB3" w14:paraId="73F64042" w14:textId="77777777">
        <w:trPr>
          <w:trHeight w:val="293"/>
        </w:trPr>
        <w:tc>
          <w:tcPr>
            <w:tcW w:w="1907" w:type="dxa"/>
            <w:tcBorders>
              <w:top w:val="nil"/>
              <w:left w:val="nil"/>
              <w:bottom w:val="nil"/>
              <w:right w:val="nil"/>
            </w:tcBorders>
          </w:tcPr>
          <w:p w14:paraId="36C18959" w14:textId="77777777" w:rsidR="004E4EB3" w:rsidRDefault="004E4EB3">
            <w:pPr>
              <w:ind w:left="80"/>
            </w:pPr>
            <w:r>
              <w:rPr>
                <w:rFonts w:ascii="Arial" w:eastAsia="Arial" w:hAnsi="Arial" w:cs="Arial"/>
              </w:rPr>
              <w:t>1</w:t>
            </w:r>
          </w:p>
        </w:tc>
        <w:tc>
          <w:tcPr>
            <w:tcW w:w="4885" w:type="dxa"/>
            <w:tcBorders>
              <w:top w:val="nil"/>
              <w:left w:val="nil"/>
              <w:bottom w:val="nil"/>
              <w:right w:val="nil"/>
            </w:tcBorders>
          </w:tcPr>
          <w:p w14:paraId="39BEF339" w14:textId="77777777" w:rsidR="004E4EB3" w:rsidRDefault="004E4EB3">
            <w:pPr>
              <w:ind w:left="80"/>
            </w:pPr>
            <w:r>
              <w:rPr>
                <w:rFonts w:ascii="Arial" w:eastAsia="Arial" w:hAnsi="Arial" w:cs="Arial"/>
              </w:rPr>
              <w:t>U9</w:t>
            </w:r>
          </w:p>
        </w:tc>
        <w:tc>
          <w:tcPr>
            <w:tcW w:w="2556" w:type="dxa"/>
            <w:tcBorders>
              <w:top w:val="nil"/>
              <w:left w:val="nil"/>
              <w:bottom w:val="nil"/>
              <w:right w:val="nil"/>
            </w:tcBorders>
          </w:tcPr>
          <w:p w14:paraId="6D85AE04" w14:textId="77777777" w:rsidR="004E4EB3" w:rsidRDefault="004E4EB3">
            <w:pPr>
              <w:ind w:left="77"/>
            </w:pPr>
            <w:r>
              <w:rPr>
                <w:rFonts w:ascii="Arial" w:eastAsia="Arial" w:hAnsi="Arial" w:cs="Arial"/>
              </w:rPr>
              <w:t>74HC02</w:t>
            </w:r>
          </w:p>
        </w:tc>
        <w:tc>
          <w:tcPr>
            <w:tcW w:w="1829" w:type="dxa"/>
            <w:tcBorders>
              <w:top w:val="nil"/>
              <w:left w:val="nil"/>
              <w:bottom w:val="nil"/>
              <w:right w:val="nil"/>
            </w:tcBorders>
          </w:tcPr>
          <w:p w14:paraId="3C71C744" w14:textId="77777777" w:rsidR="004E4EB3" w:rsidRDefault="004E4EB3">
            <w:pPr>
              <w:ind w:left="80"/>
            </w:pPr>
            <w:r>
              <w:rPr>
                <w:rFonts w:ascii="Arial" w:eastAsia="Arial" w:hAnsi="Arial" w:cs="Arial"/>
              </w:rPr>
              <w:t>$400</w:t>
            </w:r>
          </w:p>
        </w:tc>
      </w:tr>
      <w:tr w:rsidR="004E4EB3" w14:paraId="43E16168" w14:textId="77777777">
        <w:trPr>
          <w:trHeight w:val="247"/>
        </w:trPr>
        <w:tc>
          <w:tcPr>
            <w:tcW w:w="1907" w:type="dxa"/>
            <w:tcBorders>
              <w:top w:val="nil"/>
              <w:left w:val="nil"/>
              <w:bottom w:val="nil"/>
              <w:right w:val="nil"/>
            </w:tcBorders>
          </w:tcPr>
          <w:p w14:paraId="490C2BE5" w14:textId="77777777" w:rsidR="004E4EB3" w:rsidRDefault="004E4EB3">
            <w:pPr>
              <w:ind w:left="3"/>
            </w:pPr>
            <w:r>
              <w:rPr>
                <w:rFonts w:ascii="Arial" w:eastAsia="Arial" w:hAnsi="Arial" w:cs="Arial"/>
                <w:color w:val="000099"/>
              </w:rPr>
              <w:t>SubTotal:</w:t>
            </w:r>
          </w:p>
        </w:tc>
        <w:tc>
          <w:tcPr>
            <w:tcW w:w="4885" w:type="dxa"/>
            <w:tcBorders>
              <w:top w:val="nil"/>
              <w:left w:val="nil"/>
              <w:bottom w:val="nil"/>
              <w:right w:val="nil"/>
            </w:tcBorders>
          </w:tcPr>
          <w:p w14:paraId="72FCDD36" w14:textId="77777777" w:rsidR="004E4EB3" w:rsidRDefault="004E4EB3"/>
        </w:tc>
        <w:tc>
          <w:tcPr>
            <w:tcW w:w="2556" w:type="dxa"/>
            <w:tcBorders>
              <w:top w:val="nil"/>
              <w:left w:val="nil"/>
              <w:bottom w:val="nil"/>
              <w:right w:val="nil"/>
            </w:tcBorders>
          </w:tcPr>
          <w:p w14:paraId="69BF4578" w14:textId="77777777" w:rsidR="004E4EB3" w:rsidRDefault="004E4EB3"/>
        </w:tc>
        <w:tc>
          <w:tcPr>
            <w:tcW w:w="1829" w:type="dxa"/>
            <w:tcBorders>
              <w:top w:val="nil"/>
              <w:left w:val="nil"/>
              <w:bottom w:val="nil"/>
              <w:right w:val="nil"/>
            </w:tcBorders>
          </w:tcPr>
          <w:p w14:paraId="69D8F950" w14:textId="77777777" w:rsidR="004E4EB3" w:rsidRDefault="004E4EB3">
            <w:r>
              <w:rPr>
                <w:rFonts w:ascii="Arial" w:eastAsia="Arial" w:hAnsi="Arial" w:cs="Arial"/>
                <w:color w:val="000099"/>
              </w:rPr>
              <w:t>$13.230</w:t>
            </w:r>
          </w:p>
        </w:tc>
      </w:tr>
      <w:tr w:rsidR="004E4EB3" w14:paraId="1153E003" w14:textId="77777777">
        <w:trPr>
          <w:trHeight w:val="325"/>
        </w:trPr>
        <w:tc>
          <w:tcPr>
            <w:tcW w:w="1907" w:type="dxa"/>
            <w:tcBorders>
              <w:top w:val="nil"/>
              <w:left w:val="nil"/>
              <w:bottom w:val="nil"/>
              <w:right w:val="nil"/>
            </w:tcBorders>
            <w:shd w:val="clear" w:color="auto" w:fill="EFEFFF"/>
          </w:tcPr>
          <w:p w14:paraId="3862A979" w14:textId="77777777" w:rsidR="004E4EB3" w:rsidRDefault="004E4EB3">
            <w:pPr>
              <w:ind w:left="40"/>
            </w:pPr>
            <w:r>
              <w:rPr>
                <w:rFonts w:ascii="Arial" w:eastAsia="Arial" w:hAnsi="Arial" w:cs="Arial"/>
                <w:color w:val="000099"/>
                <w:sz w:val="27"/>
              </w:rPr>
              <w:t>6 Transistores</w:t>
            </w:r>
          </w:p>
        </w:tc>
        <w:tc>
          <w:tcPr>
            <w:tcW w:w="4885" w:type="dxa"/>
            <w:tcBorders>
              <w:top w:val="nil"/>
              <w:left w:val="nil"/>
              <w:bottom w:val="nil"/>
              <w:right w:val="nil"/>
            </w:tcBorders>
            <w:shd w:val="clear" w:color="auto" w:fill="EFEFFF"/>
          </w:tcPr>
          <w:p w14:paraId="3C0C66DE" w14:textId="77777777" w:rsidR="004E4EB3" w:rsidRDefault="004E4EB3"/>
        </w:tc>
        <w:tc>
          <w:tcPr>
            <w:tcW w:w="2556" w:type="dxa"/>
            <w:tcBorders>
              <w:top w:val="nil"/>
              <w:left w:val="nil"/>
              <w:bottom w:val="nil"/>
              <w:right w:val="nil"/>
            </w:tcBorders>
            <w:shd w:val="clear" w:color="auto" w:fill="EFEFFF"/>
          </w:tcPr>
          <w:p w14:paraId="42D3194E" w14:textId="77777777" w:rsidR="004E4EB3" w:rsidRDefault="004E4EB3"/>
        </w:tc>
        <w:tc>
          <w:tcPr>
            <w:tcW w:w="1829" w:type="dxa"/>
            <w:tcBorders>
              <w:top w:val="nil"/>
              <w:left w:val="nil"/>
              <w:bottom w:val="nil"/>
              <w:right w:val="nil"/>
            </w:tcBorders>
            <w:shd w:val="clear" w:color="auto" w:fill="EFEFFF"/>
          </w:tcPr>
          <w:p w14:paraId="377EAA31" w14:textId="77777777" w:rsidR="004E4EB3" w:rsidRDefault="004E4EB3"/>
        </w:tc>
      </w:tr>
      <w:tr w:rsidR="004E4EB3" w14:paraId="33D07A59" w14:textId="77777777">
        <w:trPr>
          <w:trHeight w:val="263"/>
        </w:trPr>
        <w:tc>
          <w:tcPr>
            <w:tcW w:w="1907" w:type="dxa"/>
            <w:tcBorders>
              <w:top w:val="nil"/>
              <w:left w:val="nil"/>
              <w:bottom w:val="nil"/>
              <w:right w:val="nil"/>
            </w:tcBorders>
          </w:tcPr>
          <w:p w14:paraId="59C58E22" w14:textId="77777777" w:rsidR="004E4EB3" w:rsidRDefault="004E4EB3">
            <w:pPr>
              <w:ind w:left="3"/>
            </w:pPr>
            <w:r>
              <w:rPr>
                <w:rFonts w:ascii="Arial" w:eastAsia="Arial" w:hAnsi="Arial" w:cs="Arial"/>
                <w:color w:val="000099"/>
                <w:u w:val="single" w:color="000099"/>
              </w:rPr>
              <w:t>Cantidad</w:t>
            </w:r>
          </w:p>
        </w:tc>
        <w:tc>
          <w:tcPr>
            <w:tcW w:w="4885" w:type="dxa"/>
            <w:tcBorders>
              <w:top w:val="nil"/>
              <w:left w:val="nil"/>
              <w:bottom w:val="nil"/>
              <w:right w:val="nil"/>
            </w:tcBorders>
          </w:tcPr>
          <w:p w14:paraId="0AEA8D4A" w14:textId="77777777" w:rsidR="004E4EB3" w:rsidRDefault="004E4EB3">
            <w:r>
              <w:rPr>
                <w:rFonts w:ascii="Arial" w:eastAsia="Arial" w:hAnsi="Arial" w:cs="Arial"/>
                <w:color w:val="000099"/>
                <w:u w:val="single" w:color="000099"/>
              </w:rPr>
              <w:t>Referencias</w:t>
            </w:r>
          </w:p>
        </w:tc>
        <w:tc>
          <w:tcPr>
            <w:tcW w:w="2556" w:type="dxa"/>
            <w:tcBorders>
              <w:top w:val="nil"/>
              <w:left w:val="nil"/>
              <w:bottom w:val="nil"/>
              <w:right w:val="nil"/>
            </w:tcBorders>
          </w:tcPr>
          <w:p w14:paraId="633B08AD" w14:textId="77777777" w:rsidR="004E4EB3" w:rsidRDefault="004E4EB3">
            <w:r>
              <w:rPr>
                <w:rFonts w:ascii="Arial" w:eastAsia="Arial" w:hAnsi="Arial" w:cs="Arial"/>
                <w:color w:val="000099"/>
                <w:u w:val="single" w:color="000099"/>
              </w:rPr>
              <w:t>Valor</w:t>
            </w:r>
          </w:p>
        </w:tc>
        <w:tc>
          <w:tcPr>
            <w:tcW w:w="1829" w:type="dxa"/>
            <w:tcBorders>
              <w:top w:val="nil"/>
              <w:left w:val="nil"/>
              <w:bottom w:val="nil"/>
              <w:right w:val="nil"/>
            </w:tcBorders>
          </w:tcPr>
          <w:p w14:paraId="6AC8C8E9" w14:textId="77777777" w:rsidR="004E4EB3" w:rsidRDefault="004E4EB3">
            <w:pPr>
              <w:ind w:left="3"/>
            </w:pPr>
            <w:r>
              <w:rPr>
                <w:rFonts w:ascii="Arial" w:eastAsia="Arial" w:hAnsi="Arial" w:cs="Arial"/>
                <w:color w:val="000099"/>
                <w:u w:val="single" w:color="000099"/>
              </w:rPr>
              <w:t>Precio</w:t>
            </w:r>
          </w:p>
        </w:tc>
      </w:tr>
      <w:tr w:rsidR="004E4EB3" w14:paraId="6F2CAD5C" w14:textId="77777777">
        <w:trPr>
          <w:trHeight w:val="270"/>
        </w:trPr>
        <w:tc>
          <w:tcPr>
            <w:tcW w:w="1907" w:type="dxa"/>
            <w:tcBorders>
              <w:top w:val="nil"/>
              <w:left w:val="nil"/>
              <w:bottom w:val="nil"/>
              <w:right w:val="nil"/>
            </w:tcBorders>
          </w:tcPr>
          <w:p w14:paraId="5FF26ACB" w14:textId="77777777" w:rsidR="004E4EB3" w:rsidRDefault="004E4EB3">
            <w:pPr>
              <w:ind w:left="80"/>
            </w:pPr>
            <w:r>
              <w:rPr>
                <w:rFonts w:ascii="Arial" w:eastAsia="Arial" w:hAnsi="Arial" w:cs="Arial"/>
              </w:rPr>
              <w:t>6</w:t>
            </w:r>
          </w:p>
        </w:tc>
        <w:tc>
          <w:tcPr>
            <w:tcW w:w="4885" w:type="dxa"/>
            <w:tcBorders>
              <w:top w:val="nil"/>
              <w:left w:val="nil"/>
              <w:bottom w:val="nil"/>
              <w:right w:val="nil"/>
            </w:tcBorders>
          </w:tcPr>
          <w:p w14:paraId="71F7CC01" w14:textId="77777777" w:rsidR="004E4EB3" w:rsidRDefault="004E4EB3">
            <w:pPr>
              <w:ind w:left="80"/>
            </w:pPr>
            <w:r>
              <w:rPr>
                <w:rFonts w:ascii="Arial" w:eastAsia="Arial" w:hAnsi="Arial" w:cs="Arial"/>
              </w:rPr>
              <w:t>Q7-Q12</w:t>
            </w:r>
          </w:p>
        </w:tc>
        <w:tc>
          <w:tcPr>
            <w:tcW w:w="2556" w:type="dxa"/>
            <w:tcBorders>
              <w:top w:val="nil"/>
              <w:left w:val="nil"/>
              <w:bottom w:val="nil"/>
              <w:right w:val="nil"/>
            </w:tcBorders>
          </w:tcPr>
          <w:p w14:paraId="4A5A2F89" w14:textId="77777777" w:rsidR="004E4EB3" w:rsidRDefault="004E4EB3">
            <w:pPr>
              <w:ind w:left="80"/>
            </w:pPr>
            <w:r>
              <w:rPr>
                <w:rFonts w:ascii="Arial" w:eastAsia="Arial" w:hAnsi="Arial" w:cs="Arial"/>
              </w:rPr>
              <w:t>IRF740</w:t>
            </w:r>
          </w:p>
        </w:tc>
        <w:tc>
          <w:tcPr>
            <w:tcW w:w="1829" w:type="dxa"/>
            <w:tcBorders>
              <w:top w:val="nil"/>
              <w:left w:val="nil"/>
              <w:bottom w:val="nil"/>
              <w:right w:val="nil"/>
            </w:tcBorders>
          </w:tcPr>
          <w:p w14:paraId="00DE6747" w14:textId="77777777" w:rsidR="004E4EB3" w:rsidRDefault="004E4EB3">
            <w:pPr>
              <w:ind w:left="80"/>
            </w:pPr>
            <w:r>
              <w:rPr>
                <w:rFonts w:ascii="Arial" w:eastAsia="Arial" w:hAnsi="Arial" w:cs="Arial"/>
              </w:rPr>
              <w:t>$1.000</w:t>
            </w:r>
          </w:p>
        </w:tc>
      </w:tr>
      <w:tr w:rsidR="004E4EB3" w14:paraId="501E1F6A" w14:textId="77777777">
        <w:trPr>
          <w:trHeight w:val="247"/>
        </w:trPr>
        <w:tc>
          <w:tcPr>
            <w:tcW w:w="1907" w:type="dxa"/>
            <w:tcBorders>
              <w:top w:val="nil"/>
              <w:left w:val="nil"/>
              <w:bottom w:val="nil"/>
              <w:right w:val="nil"/>
            </w:tcBorders>
          </w:tcPr>
          <w:p w14:paraId="2003A6D3" w14:textId="77777777" w:rsidR="004E4EB3" w:rsidRDefault="004E4EB3">
            <w:pPr>
              <w:ind w:left="3"/>
            </w:pPr>
            <w:r>
              <w:rPr>
                <w:rFonts w:ascii="Arial" w:eastAsia="Arial" w:hAnsi="Arial" w:cs="Arial"/>
                <w:color w:val="000099"/>
              </w:rPr>
              <w:t>SubTotal:</w:t>
            </w:r>
          </w:p>
        </w:tc>
        <w:tc>
          <w:tcPr>
            <w:tcW w:w="4885" w:type="dxa"/>
            <w:tcBorders>
              <w:top w:val="nil"/>
              <w:left w:val="nil"/>
              <w:bottom w:val="nil"/>
              <w:right w:val="nil"/>
            </w:tcBorders>
          </w:tcPr>
          <w:p w14:paraId="4723AA2B" w14:textId="77777777" w:rsidR="004E4EB3" w:rsidRDefault="004E4EB3"/>
        </w:tc>
        <w:tc>
          <w:tcPr>
            <w:tcW w:w="2556" w:type="dxa"/>
            <w:tcBorders>
              <w:top w:val="nil"/>
              <w:left w:val="nil"/>
              <w:bottom w:val="nil"/>
              <w:right w:val="nil"/>
            </w:tcBorders>
          </w:tcPr>
          <w:p w14:paraId="3E441255" w14:textId="77777777" w:rsidR="004E4EB3" w:rsidRDefault="004E4EB3"/>
        </w:tc>
        <w:tc>
          <w:tcPr>
            <w:tcW w:w="1829" w:type="dxa"/>
            <w:tcBorders>
              <w:top w:val="nil"/>
              <w:left w:val="nil"/>
              <w:bottom w:val="nil"/>
              <w:right w:val="nil"/>
            </w:tcBorders>
          </w:tcPr>
          <w:p w14:paraId="54801122" w14:textId="77777777" w:rsidR="004E4EB3" w:rsidRDefault="004E4EB3">
            <w:r>
              <w:rPr>
                <w:rFonts w:ascii="Arial" w:eastAsia="Arial" w:hAnsi="Arial" w:cs="Arial"/>
                <w:color w:val="000099"/>
              </w:rPr>
              <w:t>$6.000</w:t>
            </w:r>
          </w:p>
        </w:tc>
      </w:tr>
      <w:tr w:rsidR="004E4EB3" w14:paraId="25AA7A09" w14:textId="77777777">
        <w:trPr>
          <w:trHeight w:val="325"/>
        </w:trPr>
        <w:tc>
          <w:tcPr>
            <w:tcW w:w="1907" w:type="dxa"/>
            <w:tcBorders>
              <w:top w:val="nil"/>
              <w:left w:val="nil"/>
              <w:bottom w:val="nil"/>
              <w:right w:val="nil"/>
            </w:tcBorders>
            <w:shd w:val="clear" w:color="auto" w:fill="EFEFFF"/>
          </w:tcPr>
          <w:p w14:paraId="2EA80C16" w14:textId="77777777" w:rsidR="004E4EB3" w:rsidRDefault="004E4EB3">
            <w:pPr>
              <w:ind w:left="40"/>
            </w:pPr>
            <w:r>
              <w:rPr>
                <w:rFonts w:ascii="Arial" w:eastAsia="Arial" w:hAnsi="Arial" w:cs="Arial"/>
                <w:color w:val="000099"/>
                <w:sz w:val="27"/>
              </w:rPr>
              <w:t>30 Misceláneo</w:t>
            </w:r>
          </w:p>
        </w:tc>
        <w:tc>
          <w:tcPr>
            <w:tcW w:w="4885" w:type="dxa"/>
            <w:tcBorders>
              <w:top w:val="nil"/>
              <w:left w:val="nil"/>
              <w:bottom w:val="nil"/>
              <w:right w:val="nil"/>
            </w:tcBorders>
            <w:shd w:val="clear" w:color="auto" w:fill="EFEFFF"/>
          </w:tcPr>
          <w:p w14:paraId="7FE47504" w14:textId="77777777" w:rsidR="004E4EB3" w:rsidRDefault="004E4EB3"/>
        </w:tc>
        <w:tc>
          <w:tcPr>
            <w:tcW w:w="2556" w:type="dxa"/>
            <w:tcBorders>
              <w:top w:val="nil"/>
              <w:left w:val="nil"/>
              <w:bottom w:val="nil"/>
              <w:right w:val="nil"/>
            </w:tcBorders>
            <w:shd w:val="clear" w:color="auto" w:fill="EFEFFF"/>
          </w:tcPr>
          <w:p w14:paraId="7A6A102A" w14:textId="77777777" w:rsidR="004E4EB3" w:rsidRDefault="004E4EB3"/>
        </w:tc>
        <w:tc>
          <w:tcPr>
            <w:tcW w:w="1829" w:type="dxa"/>
            <w:tcBorders>
              <w:top w:val="nil"/>
              <w:left w:val="nil"/>
              <w:bottom w:val="nil"/>
              <w:right w:val="nil"/>
            </w:tcBorders>
            <w:shd w:val="clear" w:color="auto" w:fill="EFEFFF"/>
          </w:tcPr>
          <w:p w14:paraId="51FB02E2" w14:textId="77777777" w:rsidR="004E4EB3" w:rsidRDefault="004E4EB3"/>
        </w:tc>
      </w:tr>
      <w:tr w:rsidR="004E4EB3" w14:paraId="15C6A704" w14:textId="77777777">
        <w:trPr>
          <w:trHeight w:val="263"/>
        </w:trPr>
        <w:tc>
          <w:tcPr>
            <w:tcW w:w="1907" w:type="dxa"/>
            <w:tcBorders>
              <w:top w:val="nil"/>
              <w:left w:val="nil"/>
              <w:bottom w:val="nil"/>
              <w:right w:val="nil"/>
            </w:tcBorders>
          </w:tcPr>
          <w:p w14:paraId="18186E42" w14:textId="77777777" w:rsidR="004E4EB3" w:rsidRDefault="004E4EB3">
            <w:pPr>
              <w:ind w:left="3"/>
            </w:pPr>
            <w:r>
              <w:rPr>
                <w:rFonts w:ascii="Arial" w:eastAsia="Arial" w:hAnsi="Arial" w:cs="Arial"/>
                <w:color w:val="000099"/>
                <w:u w:val="single" w:color="000099"/>
              </w:rPr>
              <w:t>Cantidad</w:t>
            </w:r>
          </w:p>
        </w:tc>
        <w:tc>
          <w:tcPr>
            <w:tcW w:w="4885" w:type="dxa"/>
            <w:tcBorders>
              <w:top w:val="nil"/>
              <w:left w:val="nil"/>
              <w:bottom w:val="nil"/>
              <w:right w:val="nil"/>
            </w:tcBorders>
          </w:tcPr>
          <w:p w14:paraId="7C4A9C49" w14:textId="77777777" w:rsidR="004E4EB3" w:rsidRDefault="004E4EB3">
            <w:r>
              <w:rPr>
                <w:rFonts w:ascii="Arial" w:eastAsia="Arial" w:hAnsi="Arial" w:cs="Arial"/>
                <w:color w:val="000099"/>
                <w:u w:val="single" w:color="000099"/>
              </w:rPr>
              <w:t>Referencias</w:t>
            </w:r>
          </w:p>
        </w:tc>
        <w:tc>
          <w:tcPr>
            <w:tcW w:w="2556" w:type="dxa"/>
            <w:tcBorders>
              <w:top w:val="nil"/>
              <w:left w:val="nil"/>
              <w:bottom w:val="nil"/>
              <w:right w:val="nil"/>
            </w:tcBorders>
          </w:tcPr>
          <w:p w14:paraId="555A9334" w14:textId="77777777" w:rsidR="004E4EB3" w:rsidRDefault="004E4EB3">
            <w:r>
              <w:rPr>
                <w:rFonts w:ascii="Arial" w:eastAsia="Arial" w:hAnsi="Arial" w:cs="Arial"/>
                <w:color w:val="000099"/>
                <w:u w:val="single" w:color="000099"/>
              </w:rPr>
              <w:t>Valor</w:t>
            </w:r>
          </w:p>
        </w:tc>
        <w:tc>
          <w:tcPr>
            <w:tcW w:w="1829" w:type="dxa"/>
            <w:tcBorders>
              <w:top w:val="nil"/>
              <w:left w:val="nil"/>
              <w:bottom w:val="nil"/>
              <w:right w:val="nil"/>
            </w:tcBorders>
          </w:tcPr>
          <w:p w14:paraId="0ECE274E" w14:textId="77777777" w:rsidR="004E4EB3" w:rsidRDefault="004E4EB3">
            <w:pPr>
              <w:ind w:left="3"/>
            </w:pPr>
            <w:r>
              <w:rPr>
                <w:rFonts w:ascii="Arial" w:eastAsia="Arial" w:hAnsi="Arial" w:cs="Arial"/>
                <w:color w:val="000099"/>
                <w:u w:val="single" w:color="000099"/>
              </w:rPr>
              <w:t>Precio</w:t>
            </w:r>
          </w:p>
        </w:tc>
      </w:tr>
      <w:tr w:rsidR="004E4EB3" w14:paraId="132D2291" w14:textId="77777777">
        <w:trPr>
          <w:trHeight w:val="277"/>
        </w:trPr>
        <w:tc>
          <w:tcPr>
            <w:tcW w:w="1907" w:type="dxa"/>
            <w:tcBorders>
              <w:top w:val="nil"/>
              <w:left w:val="nil"/>
              <w:bottom w:val="nil"/>
              <w:right w:val="nil"/>
            </w:tcBorders>
          </w:tcPr>
          <w:p w14:paraId="01020977" w14:textId="77777777" w:rsidR="004E4EB3" w:rsidRDefault="004E4EB3">
            <w:pPr>
              <w:ind w:left="80"/>
            </w:pPr>
            <w:r>
              <w:rPr>
                <w:rFonts w:ascii="Arial" w:eastAsia="Arial" w:hAnsi="Arial" w:cs="Arial"/>
              </w:rPr>
              <w:t>2</w:t>
            </w:r>
          </w:p>
        </w:tc>
        <w:tc>
          <w:tcPr>
            <w:tcW w:w="4885" w:type="dxa"/>
            <w:tcBorders>
              <w:top w:val="nil"/>
              <w:left w:val="nil"/>
              <w:bottom w:val="nil"/>
              <w:right w:val="nil"/>
            </w:tcBorders>
          </w:tcPr>
          <w:p w14:paraId="4631D8DF" w14:textId="77777777" w:rsidR="004E4EB3" w:rsidRDefault="004E4EB3">
            <w:pPr>
              <w:ind w:left="80"/>
            </w:pPr>
            <w:r>
              <w:rPr>
                <w:rFonts w:ascii="Arial" w:eastAsia="Arial" w:hAnsi="Arial" w:cs="Arial"/>
              </w:rPr>
              <w:t>AC IN,SECUNDARIO</w:t>
            </w:r>
          </w:p>
        </w:tc>
        <w:tc>
          <w:tcPr>
            <w:tcW w:w="2556" w:type="dxa"/>
            <w:tcBorders>
              <w:top w:val="nil"/>
              <w:left w:val="nil"/>
              <w:bottom w:val="nil"/>
              <w:right w:val="nil"/>
            </w:tcBorders>
          </w:tcPr>
          <w:p w14:paraId="0159B729" w14:textId="77777777" w:rsidR="004E4EB3" w:rsidRDefault="004E4EB3">
            <w:pPr>
              <w:ind w:left="80"/>
            </w:pPr>
            <w:r>
              <w:rPr>
                <w:rFonts w:ascii="Arial" w:eastAsia="Arial" w:hAnsi="Arial" w:cs="Arial"/>
              </w:rPr>
              <w:t>TBLOCK-M3</w:t>
            </w:r>
          </w:p>
        </w:tc>
        <w:tc>
          <w:tcPr>
            <w:tcW w:w="1829" w:type="dxa"/>
            <w:tcBorders>
              <w:top w:val="nil"/>
              <w:left w:val="nil"/>
              <w:bottom w:val="nil"/>
              <w:right w:val="nil"/>
            </w:tcBorders>
          </w:tcPr>
          <w:p w14:paraId="69D45E28" w14:textId="77777777" w:rsidR="004E4EB3" w:rsidRDefault="004E4EB3">
            <w:pPr>
              <w:ind w:left="80"/>
            </w:pPr>
            <w:r>
              <w:rPr>
                <w:rFonts w:ascii="Arial" w:eastAsia="Arial" w:hAnsi="Arial" w:cs="Arial"/>
              </w:rPr>
              <w:t>$200</w:t>
            </w:r>
          </w:p>
        </w:tc>
      </w:tr>
      <w:tr w:rsidR="004E4EB3" w14:paraId="3B742A39" w14:textId="77777777">
        <w:trPr>
          <w:trHeight w:val="300"/>
        </w:trPr>
        <w:tc>
          <w:tcPr>
            <w:tcW w:w="1907" w:type="dxa"/>
            <w:tcBorders>
              <w:top w:val="nil"/>
              <w:left w:val="nil"/>
              <w:bottom w:val="nil"/>
              <w:right w:val="nil"/>
            </w:tcBorders>
            <w:shd w:val="clear" w:color="auto" w:fill="F0F0FE"/>
          </w:tcPr>
          <w:p w14:paraId="4593C12F" w14:textId="77777777" w:rsidR="004E4EB3" w:rsidRDefault="004E4EB3">
            <w:pPr>
              <w:ind w:left="80"/>
            </w:pPr>
            <w:r>
              <w:rPr>
                <w:rFonts w:ascii="Arial" w:eastAsia="Arial" w:hAnsi="Arial" w:cs="Arial"/>
              </w:rPr>
              <w:t>1</w:t>
            </w:r>
          </w:p>
        </w:tc>
        <w:tc>
          <w:tcPr>
            <w:tcW w:w="4885" w:type="dxa"/>
            <w:tcBorders>
              <w:top w:val="nil"/>
              <w:left w:val="nil"/>
              <w:bottom w:val="nil"/>
              <w:right w:val="nil"/>
            </w:tcBorders>
            <w:shd w:val="clear" w:color="auto" w:fill="F0F0FE"/>
          </w:tcPr>
          <w:p w14:paraId="5066FDDE" w14:textId="77777777" w:rsidR="004E4EB3" w:rsidRDefault="004E4EB3">
            <w:pPr>
              <w:ind w:left="80"/>
            </w:pPr>
            <w:r>
              <w:rPr>
                <w:rFonts w:ascii="Arial" w:eastAsia="Arial" w:hAnsi="Arial" w:cs="Arial"/>
              </w:rPr>
              <w:t>BR1</w:t>
            </w:r>
          </w:p>
        </w:tc>
        <w:tc>
          <w:tcPr>
            <w:tcW w:w="2556" w:type="dxa"/>
            <w:tcBorders>
              <w:top w:val="nil"/>
              <w:left w:val="nil"/>
              <w:bottom w:val="nil"/>
              <w:right w:val="nil"/>
            </w:tcBorders>
            <w:shd w:val="clear" w:color="auto" w:fill="F0F0FE"/>
          </w:tcPr>
          <w:p w14:paraId="1A2606AA" w14:textId="77777777" w:rsidR="004E4EB3" w:rsidRDefault="004E4EB3">
            <w:pPr>
              <w:ind w:left="80"/>
            </w:pPr>
            <w:r>
              <w:rPr>
                <w:rFonts w:ascii="Arial" w:eastAsia="Arial" w:hAnsi="Arial" w:cs="Arial"/>
              </w:rPr>
              <w:t>KBU4D</w:t>
            </w:r>
          </w:p>
        </w:tc>
        <w:tc>
          <w:tcPr>
            <w:tcW w:w="1829" w:type="dxa"/>
            <w:tcBorders>
              <w:top w:val="nil"/>
              <w:left w:val="nil"/>
              <w:bottom w:val="nil"/>
              <w:right w:val="nil"/>
            </w:tcBorders>
            <w:shd w:val="clear" w:color="auto" w:fill="F0F0FE"/>
          </w:tcPr>
          <w:p w14:paraId="3FDA7981" w14:textId="77777777" w:rsidR="004E4EB3" w:rsidRDefault="004E4EB3">
            <w:pPr>
              <w:ind w:left="80"/>
            </w:pPr>
            <w:r>
              <w:rPr>
                <w:rFonts w:ascii="Arial" w:eastAsia="Arial" w:hAnsi="Arial" w:cs="Arial"/>
              </w:rPr>
              <w:t>$1.000</w:t>
            </w:r>
          </w:p>
        </w:tc>
      </w:tr>
    </w:tbl>
    <w:p w14:paraId="728496CF" w14:textId="77777777" w:rsidR="004E4EB3" w:rsidRDefault="004E4EB3">
      <w:pPr>
        <w:tabs>
          <w:tab w:val="center" w:pos="2180"/>
          <w:tab w:val="center" w:pos="7243"/>
          <w:tab w:val="right" w:pos="10052"/>
        </w:tabs>
        <w:spacing w:after="9"/>
        <w:ind w:right="-2"/>
      </w:pPr>
      <w:r>
        <w:rPr>
          <w:rFonts w:ascii="Arial" w:eastAsia="Arial" w:hAnsi="Arial" w:cs="Arial"/>
        </w:rPr>
        <w:t>1</w:t>
      </w:r>
      <w:r>
        <w:rPr>
          <w:rFonts w:ascii="Arial" w:eastAsia="Arial" w:hAnsi="Arial" w:cs="Arial"/>
        </w:rPr>
        <w:tab/>
        <w:t>BR2</w:t>
      </w:r>
      <w:r>
        <w:rPr>
          <w:rFonts w:ascii="Arial" w:eastAsia="Arial" w:hAnsi="Arial" w:cs="Arial"/>
        </w:rPr>
        <w:tab/>
        <w:t>BRIDGE</w:t>
      </w:r>
      <w:r>
        <w:rPr>
          <w:rFonts w:ascii="Arial" w:eastAsia="Arial" w:hAnsi="Arial" w:cs="Arial"/>
        </w:rPr>
        <w:tab/>
        <w:t>$1.000</w:t>
      </w:r>
    </w:p>
    <w:tbl>
      <w:tblPr>
        <w:tblStyle w:val="TableGrid0"/>
        <w:tblW w:w="11177" w:type="dxa"/>
        <w:tblInd w:w="0" w:type="dxa"/>
        <w:tblCellMar>
          <w:top w:w="40" w:type="dxa"/>
          <w:right w:w="115" w:type="dxa"/>
        </w:tblCellMar>
        <w:tblLook w:val="04A0" w:firstRow="1" w:lastRow="0" w:firstColumn="1" w:lastColumn="0" w:noHBand="0" w:noVBand="1"/>
      </w:tblPr>
      <w:tblGrid>
        <w:gridCol w:w="1987"/>
        <w:gridCol w:w="4882"/>
        <w:gridCol w:w="2479"/>
        <w:gridCol w:w="1829"/>
      </w:tblGrid>
      <w:tr w:rsidR="004E4EB3" w14:paraId="27BE1243" w14:textId="77777777">
        <w:trPr>
          <w:trHeight w:val="300"/>
        </w:trPr>
        <w:tc>
          <w:tcPr>
            <w:tcW w:w="1987" w:type="dxa"/>
            <w:tcBorders>
              <w:top w:val="nil"/>
              <w:left w:val="nil"/>
              <w:bottom w:val="nil"/>
              <w:right w:val="nil"/>
            </w:tcBorders>
            <w:shd w:val="clear" w:color="auto" w:fill="F0F0FE"/>
          </w:tcPr>
          <w:p w14:paraId="639A75B0" w14:textId="77777777" w:rsidR="004E4EB3" w:rsidRDefault="004E4EB3">
            <w:pPr>
              <w:ind w:left="80"/>
            </w:pPr>
            <w:r>
              <w:rPr>
                <w:rFonts w:ascii="Arial" w:eastAsia="Arial" w:hAnsi="Arial" w:cs="Arial"/>
              </w:rPr>
              <w:t>1</w:t>
            </w:r>
          </w:p>
        </w:tc>
        <w:tc>
          <w:tcPr>
            <w:tcW w:w="4882" w:type="dxa"/>
            <w:tcBorders>
              <w:top w:val="nil"/>
              <w:left w:val="nil"/>
              <w:bottom w:val="nil"/>
              <w:right w:val="nil"/>
            </w:tcBorders>
            <w:shd w:val="clear" w:color="auto" w:fill="F0F0FE"/>
          </w:tcPr>
          <w:p w14:paraId="37A1CFC2" w14:textId="77777777" w:rsidR="004E4EB3" w:rsidRDefault="004E4EB3">
            <w:r>
              <w:rPr>
                <w:rFonts w:ascii="Arial" w:eastAsia="Arial" w:hAnsi="Arial" w:cs="Arial"/>
              </w:rPr>
              <w:t>FU1</w:t>
            </w:r>
          </w:p>
        </w:tc>
        <w:tc>
          <w:tcPr>
            <w:tcW w:w="2479" w:type="dxa"/>
            <w:tcBorders>
              <w:top w:val="nil"/>
              <w:left w:val="nil"/>
              <w:bottom w:val="nil"/>
              <w:right w:val="nil"/>
            </w:tcBorders>
            <w:shd w:val="clear" w:color="auto" w:fill="F0F0FE"/>
          </w:tcPr>
          <w:p w14:paraId="55AC11C1" w14:textId="77777777" w:rsidR="004E4EB3" w:rsidRDefault="004E4EB3">
            <w:r>
              <w:rPr>
                <w:rFonts w:ascii="Arial" w:eastAsia="Arial" w:hAnsi="Arial" w:cs="Arial"/>
              </w:rPr>
              <w:t>10mA</w:t>
            </w:r>
          </w:p>
        </w:tc>
        <w:tc>
          <w:tcPr>
            <w:tcW w:w="1829" w:type="dxa"/>
            <w:tcBorders>
              <w:top w:val="nil"/>
              <w:left w:val="nil"/>
              <w:bottom w:val="nil"/>
              <w:right w:val="nil"/>
            </w:tcBorders>
            <w:shd w:val="clear" w:color="auto" w:fill="F0F0FE"/>
          </w:tcPr>
          <w:p w14:paraId="4531EF81" w14:textId="77777777" w:rsidR="004E4EB3" w:rsidRDefault="004E4EB3">
            <w:pPr>
              <w:ind w:left="80"/>
            </w:pPr>
            <w:r>
              <w:rPr>
                <w:rFonts w:ascii="Arial" w:eastAsia="Arial" w:hAnsi="Arial" w:cs="Arial"/>
              </w:rPr>
              <w:t>$150</w:t>
            </w:r>
          </w:p>
        </w:tc>
      </w:tr>
      <w:tr w:rsidR="004E4EB3" w14:paraId="0E237AF9" w14:textId="77777777">
        <w:trPr>
          <w:trHeight w:val="300"/>
        </w:trPr>
        <w:tc>
          <w:tcPr>
            <w:tcW w:w="1987" w:type="dxa"/>
            <w:tcBorders>
              <w:top w:val="nil"/>
              <w:left w:val="nil"/>
              <w:bottom w:val="nil"/>
              <w:right w:val="nil"/>
            </w:tcBorders>
          </w:tcPr>
          <w:p w14:paraId="41CF6B7B" w14:textId="77777777" w:rsidR="004E4EB3" w:rsidRDefault="004E4EB3">
            <w:pPr>
              <w:ind w:left="80"/>
            </w:pPr>
            <w:r>
              <w:rPr>
                <w:rFonts w:ascii="Arial" w:eastAsia="Arial" w:hAnsi="Arial" w:cs="Arial"/>
              </w:rPr>
              <w:t>1</w:t>
            </w:r>
          </w:p>
        </w:tc>
        <w:tc>
          <w:tcPr>
            <w:tcW w:w="4882" w:type="dxa"/>
            <w:tcBorders>
              <w:top w:val="nil"/>
              <w:left w:val="nil"/>
              <w:bottom w:val="nil"/>
              <w:right w:val="nil"/>
            </w:tcBorders>
          </w:tcPr>
          <w:p w14:paraId="4D5B310A" w14:textId="77777777" w:rsidR="004E4EB3" w:rsidRDefault="004E4EB3">
            <w:r>
              <w:rPr>
                <w:rFonts w:ascii="Arial" w:eastAsia="Arial" w:hAnsi="Arial" w:cs="Arial"/>
              </w:rPr>
              <w:t>FU2</w:t>
            </w:r>
          </w:p>
        </w:tc>
        <w:tc>
          <w:tcPr>
            <w:tcW w:w="2479" w:type="dxa"/>
            <w:tcBorders>
              <w:top w:val="nil"/>
              <w:left w:val="nil"/>
              <w:bottom w:val="nil"/>
              <w:right w:val="nil"/>
            </w:tcBorders>
          </w:tcPr>
          <w:p w14:paraId="3E7520ED" w14:textId="77777777" w:rsidR="004E4EB3" w:rsidRDefault="004E4EB3">
            <w:r>
              <w:rPr>
                <w:rFonts w:ascii="Arial" w:eastAsia="Arial" w:hAnsi="Arial" w:cs="Arial"/>
              </w:rPr>
              <w:t>1A</w:t>
            </w:r>
          </w:p>
        </w:tc>
        <w:tc>
          <w:tcPr>
            <w:tcW w:w="1829" w:type="dxa"/>
            <w:tcBorders>
              <w:top w:val="nil"/>
              <w:left w:val="nil"/>
              <w:bottom w:val="nil"/>
              <w:right w:val="nil"/>
            </w:tcBorders>
          </w:tcPr>
          <w:p w14:paraId="2E7D0B33" w14:textId="77777777" w:rsidR="004E4EB3" w:rsidRDefault="004E4EB3">
            <w:pPr>
              <w:ind w:left="80"/>
            </w:pPr>
            <w:r>
              <w:rPr>
                <w:rFonts w:ascii="Arial" w:eastAsia="Arial" w:hAnsi="Arial" w:cs="Arial"/>
              </w:rPr>
              <w:t>$150</w:t>
            </w:r>
          </w:p>
        </w:tc>
      </w:tr>
      <w:tr w:rsidR="004E4EB3" w14:paraId="0ED62852" w14:textId="77777777">
        <w:trPr>
          <w:trHeight w:val="300"/>
        </w:trPr>
        <w:tc>
          <w:tcPr>
            <w:tcW w:w="1987" w:type="dxa"/>
            <w:tcBorders>
              <w:top w:val="nil"/>
              <w:left w:val="nil"/>
              <w:bottom w:val="nil"/>
              <w:right w:val="nil"/>
            </w:tcBorders>
            <w:shd w:val="clear" w:color="auto" w:fill="F0F0FE"/>
          </w:tcPr>
          <w:p w14:paraId="023154F6" w14:textId="77777777" w:rsidR="004E4EB3" w:rsidRDefault="004E4EB3">
            <w:pPr>
              <w:ind w:left="80"/>
            </w:pPr>
            <w:r>
              <w:rPr>
                <w:rFonts w:ascii="Arial" w:eastAsia="Arial" w:hAnsi="Arial" w:cs="Arial"/>
              </w:rPr>
              <w:t>1</w:t>
            </w:r>
          </w:p>
        </w:tc>
        <w:tc>
          <w:tcPr>
            <w:tcW w:w="4882" w:type="dxa"/>
            <w:tcBorders>
              <w:top w:val="nil"/>
              <w:left w:val="nil"/>
              <w:bottom w:val="nil"/>
              <w:right w:val="nil"/>
            </w:tcBorders>
            <w:shd w:val="clear" w:color="auto" w:fill="F0F0FE"/>
          </w:tcPr>
          <w:p w14:paraId="3995252E" w14:textId="77777777" w:rsidR="004E4EB3" w:rsidRDefault="004E4EB3">
            <w:r>
              <w:rPr>
                <w:rFonts w:ascii="Arial" w:eastAsia="Arial" w:hAnsi="Arial" w:cs="Arial"/>
              </w:rPr>
              <w:t>ICSP</w:t>
            </w:r>
          </w:p>
        </w:tc>
        <w:tc>
          <w:tcPr>
            <w:tcW w:w="2479" w:type="dxa"/>
            <w:tcBorders>
              <w:top w:val="nil"/>
              <w:left w:val="nil"/>
              <w:bottom w:val="nil"/>
              <w:right w:val="nil"/>
            </w:tcBorders>
            <w:shd w:val="clear" w:color="auto" w:fill="F0F0FE"/>
          </w:tcPr>
          <w:p w14:paraId="29C017F4" w14:textId="77777777" w:rsidR="004E4EB3" w:rsidRDefault="004E4EB3">
            <w:pPr>
              <w:ind w:left="3"/>
            </w:pPr>
            <w:r>
              <w:rPr>
                <w:rFonts w:ascii="Arial" w:eastAsia="Arial" w:hAnsi="Arial" w:cs="Arial"/>
              </w:rPr>
              <w:t>CONN-H5</w:t>
            </w:r>
          </w:p>
        </w:tc>
        <w:tc>
          <w:tcPr>
            <w:tcW w:w="1829" w:type="dxa"/>
            <w:tcBorders>
              <w:top w:val="nil"/>
              <w:left w:val="nil"/>
              <w:bottom w:val="nil"/>
              <w:right w:val="nil"/>
            </w:tcBorders>
            <w:shd w:val="clear" w:color="auto" w:fill="F0F0FE"/>
          </w:tcPr>
          <w:p w14:paraId="4963A5A3" w14:textId="77777777" w:rsidR="004E4EB3" w:rsidRDefault="004E4EB3">
            <w:pPr>
              <w:ind w:left="80"/>
            </w:pPr>
            <w:r>
              <w:rPr>
                <w:rFonts w:ascii="Arial" w:eastAsia="Arial" w:hAnsi="Arial" w:cs="Arial"/>
              </w:rPr>
              <w:t>$200</w:t>
            </w:r>
          </w:p>
        </w:tc>
      </w:tr>
      <w:tr w:rsidR="004E4EB3" w14:paraId="2E793F9D" w14:textId="77777777">
        <w:trPr>
          <w:trHeight w:val="300"/>
        </w:trPr>
        <w:tc>
          <w:tcPr>
            <w:tcW w:w="1987" w:type="dxa"/>
            <w:tcBorders>
              <w:top w:val="nil"/>
              <w:left w:val="nil"/>
              <w:bottom w:val="nil"/>
              <w:right w:val="nil"/>
            </w:tcBorders>
          </w:tcPr>
          <w:p w14:paraId="48D59DEA" w14:textId="77777777" w:rsidR="004E4EB3" w:rsidRDefault="004E4EB3">
            <w:pPr>
              <w:ind w:left="80"/>
            </w:pPr>
            <w:r>
              <w:rPr>
                <w:rFonts w:ascii="Arial" w:eastAsia="Arial" w:hAnsi="Arial" w:cs="Arial"/>
              </w:rPr>
              <w:t>1</w:t>
            </w:r>
          </w:p>
        </w:tc>
        <w:tc>
          <w:tcPr>
            <w:tcW w:w="4882" w:type="dxa"/>
            <w:tcBorders>
              <w:top w:val="nil"/>
              <w:left w:val="nil"/>
              <w:bottom w:val="nil"/>
              <w:right w:val="nil"/>
            </w:tcBorders>
          </w:tcPr>
          <w:p w14:paraId="461808D4" w14:textId="77777777" w:rsidR="004E4EB3" w:rsidRDefault="004E4EB3">
            <w:r>
              <w:rPr>
                <w:rFonts w:ascii="Arial" w:eastAsia="Arial" w:hAnsi="Arial" w:cs="Arial"/>
              </w:rPr>
              <w:t>J2</w:t>
            </w:r>
          </w:p>
        </w:tc>
        <w:tc>
          <w:tcPr>
            <w:tcW w:w="2479" w:type="dxa"/>
            <w:tcBorders>
              <w:top w:val="nil"/>
              <w:left w:val="nil"/>
              <w:bottom w:val="nil"/>
              <w:right w:val="nil"/>
            </w:tcBorders>
          </w:tcPr>
          <w:p w14:paraId="2317794B" w14:textId="77777777" w:rsidR="004E4EB3" w:rsidRDefault="004E4EB3">
            <w:pPr>
              <w:ind w:left="3"/>
            </w:pPr>
            <w:r>
              <w:rPr>
                <w:rFonts w:ascii="Arial" w:eastAsia="Arial" w:hAnsi="Arial" w:cs="Arial"/>
              </w:rPr>
              <w:t>TBLOCK-M12</w:t>
            </w:r>
          </w:p>
        </w:tc>
        <w:tc>
          <w:tcPr>
            <w:tcW w:w="1829" w:type="dxa"/>
            <w:tcBorders>
              <w:top w:val="nil"/>
              <w:left w:val="nil"/>
              <w:bottom w:val="nil"/>
              <w:right w:val="nil"/>
            </w:tcBorders>
          </w:tcPr>
          <w:p w14:paraId="569508A3" w14:textId="77777777" w:rsidR="004E4EB3" w:rsidRDefault="004E4EB3">
            <w:pPr>
              <w:ind w:left="80"/>
            </w:pPr>
            <w:r>
              <w:rPr>
                <w:rFonts w:ascii="Arial" w:eastAsia="Arial" w:hAnsi="Arial" w:cs="Arial"/>
              </w:rPr>
              <w:t>$200</w:t>
            </w:r>
          </w:p>
        </w:tc>
      </w:tr>
      <w:tr w:rsidR="004E4EB3" w14:paraId="48736312" w14:textId="77777777">
        <w:trPr>
          <w:trHeight w:val="300"/>
        </w:trPr>
        <w:tc>
          <w:tcPr>
            <w:tcW w:w="1987" w:type="dxa"/>
            <w:tcBorders>
              <w:top w:val="nil"/>
              <w:left w:val="nil"/>
              <w:bottom w:val="nil"/>
              <w:right w:val="nil"/>
            </w:tcBorders>
            <w:shd w:val="clear" w:color="auto" w:fill="F0F0FE"/>
          </w:tcPr>
          <w:p w14:paraId="7C8A412C" w14:textId="77777777" w:rsidR="004E4EB3" w:rsidRDefault="004E4EB3">
            <w:pPr>
              <w:ind w:left="80"/>
            </w:pPr>
            <w:r>
              <w:rPr>
                <w:rFonts w:ascii="Arial" w:eastAsia="Arial" w:hAnsi="Arial" w:cs="Arial"/>
              </w:rPr>
              <w:t>2</w:t>
            </w:r>
          </w:p>
        </w:tc>
        <w:tc>
          <w:tcPr>
            <w:tcW w:w="4882" w:type="dxa"/>
            <w:tcBorders>
              <w:top w:val="nil"/>
              <w:left w:val="nil"/>
              <w:bottom w:val="nil"/>
              <w:right w:val="nil"/>
            </w:tcBorders>
            <w:shd w:val="clear" w:color="auto" w:fill="F0F0FE"/>
          </w:tcPr>
          <w:p w14:paraId="5EF33EB3" w14:textId="77777777" w:rsidR="004E4EB3" w:rsidRDefault="004E4EB3">
            <w:r>
              <w:rPr>
                <w:rFonts w:ascii="Arial" w:eastAsia="Arial" w:hAnsi="Arial" w:cs="Arial"/>
              </w:rPr>
              <w:t>J3,LCD</w:t>
            </w:r>
          </w:p>
        </w:tc>
        <w:tc>
          <w:tcPr>
            <w:tcW w:w="2479" w:type="dxa"/>
            <w:tcBorders>
              <w:top w:val="nil"/>
              <w:left w:val="nil"/>
              <w:bottom w:val="nil"/>
              <w:right w:val="nil"/>
            </w:tcBorders>
            <w:shd w:val="clear" w:color="auto" w:fill="F0F0FE"/>
          </w:tcPr>
          <w:p w14:paraId="34B953D6" w14:textId="77777777" w:rsidR="004E4EB3" w:rsidRDefault="004E4EB3">
            <w:pPr>
              <w:ind w:left="3"/>
            </w:pPr>
            <w:r>
              <w:rPr>
                <w:rFonts w:ascii="Arial" w:eastAsia="Arial" w:hAnsi="Arial" w:cs="Arial"/>
              </w:rPr>
              <w:t>CONN-H15</w:t>
            </w:r>
          </w:p>
        </w:tc>
        <w:tc>
          <w:tcPr>
            <w:tcW w:w="1829" w:type="dxa"/>
            <w:tcBorders>
              <w:top w:val="nil"/>
              <w:left w:val="nil"/>
              <w:bottom w:val="nil"/>
              <w:right w:val="nil"/>
            </w:tcBorders>
            <w:shd w:val="clear" w:color="auto" w:fill="F0F0FE"/>
          </w:tcPr>
          <w:p w14:paraId="44D2076B" w14:textId="77777777" w:rsidR="004E4EB3" w:rsidRDefault="004E4EB3">
            <w:pPr>
              <w:ind w:left="80"/>
            </w:pPr>
            <w:r>
              <w:rPr>
                <w:rFonts w:ascii="Arial" w:eastAsia="Arial" w:hAnsi="Arial" w:cs="Arial"/>
              </w:rPr>
              <w:t>$200</w:t>
            </w:r>
          </w:p>
        </w:tc>
      </w:tr>
      <w:tr w:rsidR="004E4EB3" w14:paraId="53C511C8" w14:textId="77777777">
        <w:trPr>
          <w:trHeight w:val="300"/>
        </w:trPr>
        <w:tc>
          <w:tcPr>
            <w:tcW w:w="1987" w:type="dxa"/>
            <w:tcBorders>
              <w:top w:val="nil"/>
              <w:left w:val="nil"/>
              <w:bottom w:val="nil"/>
              <w:right w:val="nil"/>
            </w:tcBorders>
          </w:tcPr>
          <w:p w14:paraId="0DAC8328" w14:textId="77777777" w:rsidR="004E4EB3" w:rsidRDefault="004E4EB3">
            <w:pPr>
              <w:ind w:left="80"/>
            </w:pPr>
            <w:r>
              <w:rPr>
                <w:rFonts w:ascii="Arial" w:eastAsia="Arial" w:hAnsi="Arial" w:cs="Arial"/>
              </w:rPr>
              <w:t>1</w:t>
            </w:r>
          </w:p>
        </w:tc>
        <w:tc>
          <w:tcPr>
            <w:tcW w:w="4882" w:type="dxa"/>
            <w:tcBorders>
              <w:top w:val="nil"/>
              <w:left w:val="nil"/>
              <w:bottom w:val="nil"/>
              <w:right w:val="nil"/>
            </w:tcBorders>
          </w:tcPr>
          <w:p w14:paraId="2E30524D" w14:textId="77777777" w:rsidR="004E4EB3" w:rsidRDefault="004E4EB3">
            <w:r>
              <w:rPr>
                <w:rFonts w:ascii="Arial" w:eastAsia="Arial" w:hAnsi="Arial" w:cs="Arial"/>
              </w:rPr>
              <w:t>J4</w:t>
            </w:r>
          </w:p>
        </w:tc>
        <w:tc>
          <w:tcPr>
            <w:tcW w:w="2479" w:type="dxa"/>
            <w:tcBorders>
              <w:top w:val="nil"/>
              <w:left w:val="nil"/>
              <w:bottom w:val="nil"/>
              <w:right w:val="nil"/>
            </w:tcBorders>
          </w:tcPr>
          <w:p w14:paraId="0ED2135E" w14:textId="77777777" w:rsidR="004E4EB3" w:rsidRDefault="004E4EB3">
            <w:pPr>
              <w:ind w:left="3"/>
            </w:pPr>
            <w:r>
              <w:rPr>
                <w:rFonts w:ascii="Arial" w:eastAsia="Arial" w:hAnsi="Arial" w:cs="Arial"/>
              </w:rPr>
              <w:t>USBCONN</w:t>
            </w:r>
          </w:p>
        </w:tc>
        <w:tc>
          <w:tcPr>
            <w:tcW w:w="1829" w:type="dxa"/>
            <w:tcBorders>
              <w:top w:val="nil"/>
              <w:left w:val="nil"/>
              <w:bottom w:val="nil"/>
              <w:right w:val="nil"/>
            </w:tcBorders>
          </w:tcPr>
          <w:p w14:paraId="2C3DA3E3" w14:textId="77777777" w:rsidR="004E4EB3" w:rsidRDefault="004E4EB3">
            <w:pPr>
              <w:ind w:left="80"/>
            </w:pPr>
            <w:r>
              <w:rPr>
                <w:rFonts w:ascii="Arial" w:eastAsia="Arial" w:hAnsi="Arial" w:cs="Arial"/>
              </w:rPr>
              <w:t>$1.000</w:t>
            </w:r>
          </w:p>
        </w:tc>
      </w:tr>
      <w:tr w:rsidR="004E4EB3" w14:paraId="24B3AD9D" w14:textId="77777777">
        <w:trPr>
          <w:trHeight w:val="300"/>
        </w:trPr>
        <w:tc>
          <w:tcPr>
            <w:tcW w:w="1987" w:type="dxa"/>
            <w:tcBorders>
              <w:top w:val="nil"/>
              <w:left w:val="nil"/>
              <w:bottom w:val="nil"/>
              <w:right w:val="nil"/>
            </w:tcBorders>
            <w:shd w:val="clear" w:color="auto" w:fill="F0F0FE"/>
          </w:tcPr>
          <w:p w14:paraId="4A480916" w14:textId="77777777" w:rsidR="004E4EB3" w:rsidRDefault="004E4EB3">
            <w:pPr>
              <w:ind w:left="80"/>
            </w:pPr>
            <w:r>
              <w:rPr>
                <w:rFonts w:ascii="Arial" w:eastAsia="Arial" w:hAnsi="Arial" w:cs="Arial"/>
              </w:rPr>
              <w:t>1</w:t>
            </w:r>
          </w:p>
        </w:tc>
        <w:tc>
          <w:tcPr>
            <w:tcW w:w="4882" w:type="dxa"/>
            <w:tcBorders>
              <w:top w:val="nil"/>
              <w:left w:val="nil"/>
              <w:bottom w:val="nil"/>
              <w:right w:val="nil"/>
            </w:tcBorders>
            <w:shd w:val="clear" w:color="auto" w:fill="F0F0FE"/>
          </w:tcPr>
          <w:p w14:paraId="48916C41" w14:textId="77777777" w:rsidR="004E4EB3" w:rsidRDefault="004E4EB3">
            <w:r>
              <w:rPr>
                <w:rFonts w:ascii="Arial" w:eastAsia="Arial" w:hAnsi="Arial" w:cs="Arial"/>
              </w:rPr>
              <w:t>LCD1</w:t>
            </w:r>
          </w:p>
        </w:tc>
        <w:tc>
          <w:tcPr>
            <w:tcW w:w="2479" w:type="dxa"/>
            <w:tcBorders>
              <w:top w:val="nil"/>
              <w:left w:val="nil"/>
              <w:bottom w:val="nil"/>
              <w:right w:val="nil"/>
            </w:tcBorders>
            <w:shd w:val="clear" w:color="auto" w:fill="F0F0FE"/>
          </w:tcPr>
          <w:p w14:paraId="0DF2DC99" w14:textId="77777777" w:rsidR="004E4EB3" w:rsidRDefault="004E4EB3">
            <w:pPr>
              <w:ind w:left="3"/>
            </w:pPr>
            <w:r>
              <w:rPr>
                <w:rFonts w:ascii="Arial" w:eastAsia="Arial" w:hAnsi="Arial" w:cs="Arial"/>
              </w:rPr>
              <w:t>LCD 20X4</w:t>
            </w:r>
          </w:p>
        </w:tc>
        <w:tc>
          <w:tcPr>
            <w:tcW w:w="1829" w:type="dxa"/>
            <w:tcBorders>
              <w:top w:val="nil"/>
              <w:left w:val="nil"/>
              <w:bottom w:val="nil"/>
              <w:right w:val="nil"/>
            </w:tcBorders>
            <w:shd w:val="clear" w:color="auto" w:fill="F0F0FE"/>
          </w:tcPr>
          <w:p w14:paraId="39058B09" w14:textId="77777777" w:rsidR="004E4EB3" w:rsidRDefault="004E4EB3">
            <w:pPr>
              <w:ind w:left="80"/>
            </w:pPr>
            <w:r>
              <w:rPr>
                <w:rFonts w:ascii="Arial" w:eastAsia="Arial" w:hAnsi="Arial" w:cs="Arial"/>
              </w:rPr>
              <w:t>$11.400</w:t>
            </w:r>
          </w:p>
        </w:tc>
      </w:tr>
      <w:tr w:rsidR="004E4EB3" w14:paraId="0194BA8B" w14:textId="77777777">
        <w:trPr>
          <w:trHeight w:val="300"/>
        </w:trPr>
        <w:tc>
          <w:tcPr>
            <w:tcW w:w="1987" w:type="dxa"/>
            <w:tcBorders>
              <w:top w:val="nil"/>
              <w:left w:val="nil"/>
              <w:bottom w:val="nil"/>
              <w:right w:val="nil"/>
            </w:tcBorders>
          </w:tcPr>
          <w:p w14:paraId="1C18359B" w14:textId="77777777" w:rsidR="004E4EB3" w:rsidRDefault="004E4EB3">
            <w:pPr>
              <w:ind w:left="80"/>
            </w:pPr>
            <w:r>
              <w:rPr>
                <w:rFonts w:ascii="Arial" w:eastAsia="Arial" w:hAnsi="Arial" w:cs="Arial"/>
              </w:rPr>
              <w:t>3</w:t>
            </w:r>
          </w:p>
        </w:tc>
        <w:tc>
          <w:tcPr>
            <w:tcW w:w="4882" w:type="dxa"/>
            <w:tcBorders>
              <w:top w:val="nil"/>
              <w:left w:val="nil"/>
              <w:bottom w:val="nil"/>
              <w:right w:val="nil"/>
            </w:tcBorders>
          </w:tcPr>
          <w:p w14:paraId="67CD3F6B" w14:textId="77777777" w:rsidR="004E4EB3" w:rsidRDefault="004E4EB3">
            <w:r>
              <w:rPr>
                <w:rFonts w:ascii="Arial" w:eastAsia="Arial" w:hAnsi="Arial" w:cs="Arial"/>
              </w:rPr>
              <w:t>PRIMARIO,SCT-013,VAC</w:t>
            </w:r>
          </w:p>
        </w:tc>
        <w:tc>
          <w:tcPr>
            <w:tcW w:w="2479" w:type="dxa"/>
            <w:tcBorders>
              <w:top w:val="nil"/>
              <w:left w:val="nil"/>
              <w:bottom w:val="nil"/>
              <w:right w:val="nil"/>
            </w:tcBorders>
          </w:tcPr>
          <w:p w14:paraId="4806C9FB" w14:textId="77777777" w:rsidR="004E4EB3" w:rsidRDefault="004E4EB3">
            <w:pPr>
              <w:ind w:left="3"/>
            </w:pPr>
            <w:r>
              <w:rPr>
                <w:rFonts w:ascii="Arial" w:eastAsia="Arial" w:hAnsi="Arial" w:cs="Arial"/>
              </w:rPr>
              <w:t>TBLOCK-M2</w:t>
            </w:r>
          </w:p>
        </w:tc>
        <w:tc>
          <w:tcPr>
            <w:tcW w:w="1829" w:type="dxa"/>
            <w:tcBorders>
              <w:top w:val="nil"/>
              <w:left w:val="nil"/>
              <w:bottom w:val="nil"/>
              <w:right w:val="nil"/>
            </w:tcBorders>
          </w:tcPr>
          <w:p w14:paraId="477F816B" w14:textId="77777777" w:rsidR="004E4EB3" w:rsidRDefault="004E4EB3">
            <w:pPr>
              <w:ind w:left="80"/>
            </w:pPr>
            <w:r>
              <w:rPr>
                <w:rFonts w:ascii="Arial" w:eastAsia="Arial" w:hAnsi="Arial" w:cs="Arial"/>
              </w:rPr>
              <w:t>$200</w:t>
            </w:r>
          </w:p>
        </w:tc>
      </w:tr>
      <w:tr w:rsidR="004E4EB3" w14:paraId="79145939" w14:textId="77777777">
        <w:trPr>
          <w:trHeight w:val="300"/>
        </w:trPr>
        <w:tc>
          <w:tcPr>
            <w:tcW w:w="1987" w:type="dxa"/>
            <w:tcBorders>
              <w:top w:val="nil"/>
              <w:left w:val="nil"/>
              <w:bottom w:val="nil"/>
              <w:right w:val="nil"/>
            </w:tcBorders>
            <w:shd w:val="clear" w:color="auto" w:fill="F0F0FE"/>
          </w:tcPr>
          <w:p w14:paraId="41C523B6" w14:textId="77777777" w:rsidR="004E4EB3" w:rsidRDefault="004E4EB3">
            <w:pPr>
              <w:ind w:left="80"/>
            </w:pPr>
            <w:r>
              <w:rPr>
                <w:rFonts w:ascii="Arial" w:eastAsia="Arial" w:hAnsi="Arial" w:cs="Arial"/>
              </w:rPr>
              <w:t>6</w:t>
            </w:r>
          </w:p>
        </w:tc>
        <w:tc>
          <w:tcPr>
            <w:tcW w:w="4882" w:type="dxa"/>
            <w:tcBorders>
              <w:top w:val="nil"/>
              <w:left w:val="nil"/>
              <w:bottom w:val="nil"/>
              <w:right w:val="nil"/>
            </w:tcBorders>
            <w:shd w:val="clear" w:color="auto" w:fill="F0F0FE"/>
          </w:tcPr>
          <w:p w14:paraId="42F7E651" w14:textId="77777777" w:rsidR="004E4EB3" w:rsidRDefault="004E4EB3">
            <w:r>
              <w:rPr>
                <w:rFonts w:ascii="Arial" w:eastAsia="Arial" w:hAnsi="Arial" w:cs="Arial"/>
              </w:rPr>
              <w:t>RL1,RL5-RL9</w:t>
            </w:r>
          </w:p>
        </w:tc>
        <w:tc>
          <w:tcPr>
            <w:tcW w:w="2479" w:type="dxa"/>
            <w:tcBorders>
              <w:top w:val="nil"/>
              <w:left w:val="nil"/>
              <w:bottom w:val="nil"/>
              <w:right w:val="nil"/>
            </w:tcBorders>
            <w:shd w:val="clear" w:color="auto" w:fill="F0F0FE"/>
          </w:tcPr>
          <w:p w14:paraId="3B4B97A1" w14:textId="77777777" w:rsidR="004E4EB3" w:rsidRDefault="004E4EB3">
            <w:pPr>
              <w:ind w:left="3"/>
            </w:pPr>
            <w:r>
              <w:rPr>
                <w:rFonts w:ascii="Arial" w:eastAsia="Arial" w:hAnsi="Arial" w:cs="Arial"/>
              </w:rPr>
              <w:t>G5CLE-14-DC24</w:t>
            </w:r>
          </w:p>
        </w:tc>
        <w:tc>
          <w:tcPr>
            <w:tcW w:w="1829" w:type="dxa"/>
            <w:tcBorders>
              <w:top w:val="nil"/>
              <w:left w:val="nil"/>
              <w:bottom w:val="nil"/>
              <w:right w:val="nil"/>
            </w:tcBorders>
            <w:shd w:val="clear" w:color="auto" w:fill="F0F0FE"/>
          </w:tcPr>
          <w:p w14:paraId="5E04CC09" w14:textId="77777777" w:rsidR="004E4EB3" w:rsidRDefault="004E4EB3">
            <w:pPr>
              <w:ind w:left="80"/>
            </w:pPr>
            <w:r>
              <w:rPr>
                <w:rFonts w:ascii="Arial" w:eastAsia="Arial" w:hAnsi="Arial" w:cs="Arial"/>
              </w:rPr>
              <w:t>$1.500</w:t>
            </w:r>
          </w:p>
        </w:tc>
      </w:tr>
      <w:tr w:rsidR="004E4EB3" w14:paraId="71835A7F" w14:textId="77777777">
        <w:trPr>
          <w:trHeight w:val="300"/>
        </w:trPr>
        <w:tc>
          <w:tcPr>
            <w:tcW w:w="1987" w:type="dxa"/>
            <w:tcBorders>
              <w:top w:val="nil"/>
              <w:left w:val="nil"/>
              <w:bottom w:val="nil"/>
              <w:right w:val="nil"/>
            </w:tcBorders>
          </w:tcPr>
          <w:p w14:paraId="1CAFC563" w14:textId="77777777" w:rsidR="004E4EB3" w:rsidRDefault="004E4EB3">
            <w:pPr>
              <w:ind w:left="80"/>
            </w:pPr>
            <w:r>
              <w:rPr>
                <w:rFonts w:ascii="Arial" w:eastAsia="Arial" w:hAnsi="Arial" w:cs="Arial"/>
              </w:rPr>
              <w:t>2</w:t>
            </w:r>
          </w:p>
        </w:tc>
        <w:tc>
          <w:tcPr>
            <w:tcW w:w="4882" w:type="dxa"/>
            <w:tcBorders>
              <w:top w:val="nil"/>
              <w:left w:val="nil"/>
              <w:bottom w:val="nil"/>
              <w:right w:val="nil"/>
            </w:tcBorders>
          </w:tcPr>
          <w:p w14:paraId="1E342D2D" w14:textId="77777777" w:rsidR="004E4EB3" w:rsidRDefault="004E4EB3">
            <w:r>
              <w:rPr>
                <w:rFonts w:ascii="Arial" w:eastAsia="Arial" w:hAnsi="Arial" w:cs="Arial"/>
              </w:rPr>
              <w:t>RV1-RV2</w:t>
            </w:r>
          </w:p>
        </w:tc>
        <w:tc>
          <w:tcPr>
            <w:tcW w:w="2479" w:type="dxa"/>
            <w:tcBorders>
              <w:top w:val="nil"/>
              <w:left w:val="nil"/>
              <w:bottom w:val="nil"/>
              <w:right w:val="nil"/>
            </w:tcBorders>
          </w:tcPr>
          <w:p w14:paraId="52B5D264" w14:textId="77777777" w:rsidR="004E4EB3" w:rsidRDefault="004E4EB3">
            <w:r>
              <w:rPr>
                <w:rFonts w:ascii="Arial" w:eastAsia="Arial" w:hAnsi="Arial" w:cs="Arial"/>
              </w:rPr>
              <w:t>1k</w:t>
            </w:r>
          </w:p>
        </w:tc>
        <w:tc>
          <w:tcPr>
            <w:tcW w:w="1829" w:type="dxa"/>
            <w:tcBorders>
              <w:top w:val="nil"/>
              <w:left w:val="nil"/>
              <w:bottom w:val="nil"/>
              <w:right w:val="nil"/>
            </w:tcBorders>
          </w:tcPr>
          <w:p w14:paraId="24552544" w14:textId="77777777" w:rsidR="004E4EB3" w:rsidRDefault="004E4EB3">
            <w:pPr>
              <w:ind w:left="80"/>
            </w:pPr>
            <w:r>
              <w:rPr>
                <w:rFonts w:ascii="Arial" w:eastAsia="Arial" w:hAnsi="Arial" w:cs="Arial"/>
              </w:rPr>
              <w:t>$400</w:t>
            </w:r>
          </w:p>
        </w:tc>
      </w:tr>
      <w:tr w:rsidR="004E4EB3" w14:paraId="116C773B" w14:textId="77777777">
        <w:trPr>
          <w:trHeight w:val="300"/>
        </w:trPr>
        <w:tc>
          <w:tcPr>
            <w:tcW w:w="1987" w:type="dxa"/>
            <w:tcBorders>
              <w:top w:val="nil"/>
              <w:left w:val="nil"/>
              <w:bottom w:val="nil"/>
              <w:right w:val="nil"/>
            </w:tcBorders>
            <w:shd w:val="clear" w:color="auto" w:fill="F0F0FE"/>
          </w:tcPr>
          <w:p w14:paraId="5733AE33" w14:textId="77777777" w:rsidR="004E4EB3" w:rsidRDefault="004E4EB3">
            <w:pPr>
              <w:ind w:left="80"/>
            </w:pPr>
            <w:r>
              <w:rPr>
                <w:rFonts w:ascii="Arial" w:eastAsia="Arial" w:hAnsi="Arial" w:cs="Arial"/>
              </w:rPr>
              <w:t>1</w:t>
            </w:r>
          </w:p>
        </w:tc>
        <w:tc>
          <w:tcPr>
            <w:tcW w:w="4882" w:type="dxa"/>
            <w:tcBorders>
              <w:top w:val="nil"/>
              <w:left w:val="nil"/>
              <w:bottom w:val="nil"/>
              <w:right w:val="nil"/>
            </w:tcBorders>
            <w:shd w:val="clear" w:color="auto" w:fill="F0F0FE"/>
          </w:tcPr>
          <w:p w14:paraId="74AEC24D" w14:textId="77777777" w:rsidR="004E4EB3" w:rsidRDefault="004E4EB3">
            <w:r>
              <w:rPr>
                <w:rFonts w:ascii="Arial" w:eastAsia="Arial" w:hAnsi="Arial" w:cs="Arial"/>
              </w:rPr>
              <w:t>RV3</w:t>
            </w:r>
          </w:p>
        </w:tc>
        <w:tc>
          <w:tcPr>
            <w:tcW w:w="2479" w:type="dxa"/>
            <w:tcBorders>
              <w:top w:val="nil"/>
              <w:left w:val="nil"/>
              <w:bottom w:val="nil"/>
              <w:right w:val="nil"/>
            </w:tcBorders>
            <w:shd w:val="clear" w:color="auto" w:fill="F0F0FE"/>
          </w:tcPr>
          <w:p w14:paraId="6F60F3C3" w14:textId="77777777" w:rsidR="004E4EB3" w:rsidRDefault="004E4EB3">
            <w:r>
              <w:rPr>
                <w:rFonts w:ascii="Arial" w:eastAsia="Arial" w:hAnsi="Arial" w:cs="Arial"/>
              </w:rPr>
              <w:t>2K</w:t>
            </w:r>
          </w:p>
        </w:tc>
        <w:tc>
          <w:tcPr>
            <w:tcW w:w="1829" w:type="dxa"/>
            <w:tcBorders>
              <w:top w:val="nil"/>
              <w:left w:val="nil"/>
              <w:bottom w:val="nil"/>
              <w:right w:val="nil"/>
            </w:tcBorders>
            <w:shd w:val="clear" w:color="auto" w:fill="F0F0FE"/>
          </w:tcPr>
          <w:p w14:paraId="75748057" w14:textId="77777777" w:rsidR="004E4EB3" w:rsidRDefault="004E4EB3">
            <w:pPr>
              <w:ind w:left="80"/>
            </w:pPr>
            <w:r>
              <w:rPr>
                <w:rFonts w:ascii="Arial" w:eastAsia="Arial" w:hAnsi="Arial" w:cs="Arial"/>
              </w:rPr>
              <w:t>$400</w:t>
            </w:r>
          </w:p>
        </w:tc>
      </w:tr>
      <w:tr w:rsidR="004E4EB3" w14:paraId="514D9436" w14:textId="77777777">
        <w:trPr>
          <w:trHeight w:val="300"/>
        </w:trPr>
        <w:tc>
          <w:tcPr>
            <w:tcW w:w="1987" w:type="dxa"/>
            <w:tcBorders>
              <w:top w:val="nil"/>
              <w:left w:val="nil"/>
              <w:bottom w:val="nil"/>
              <w:right w:val="nil"/>
            </w:tcBorders>
          </w:tcPr>
          <w:p w14:paraId="0926BC06" w14:textId="77777777" w:rsidR="004E4EB3" w:rsidRDefault="004E4EB3">
            <w:pPr>
              <w:ind w:left="80"/>
            </w:pPr>
            <w:r>
              <w:rPr>
                <w:rFonts w:ascii="Arial" w:eastAsia="Arial" w:hAnsi="Arial" w:cs="Arial"/>
              </w:rPr>
              <w:t>1</w:t>
            </w:r>
          </w:p>
        </w:tc>
        <w:tc>
          <w:tcPr>
            <w:tcW w:w="4882" w:type="dxa"/>
            <w:tcBorders>
              <w:top w:val="nil"/>
              <w:left w:val="nil"/>
              <w:bottom w:val="nil"/>
              <w:right w:val="nil"/>
            </w:tcBorders>
          </w:tcPr>
          <w:p w14:paraId="2E07DE64" w14:textId="77777777" w:rsidR="004E4EB3" w:rsidRDefault="004E4EB3">
            <w:r>
              <w:rPr>
                <w:rFonts w:ascii="Arial" w:eastAsia="Arial" w:hAnsi="Arial" w:cs="Arial"/>
              </w:rPr>
              <w:t>SENSOR CORRIENTE</w:t>
            </w:r>
          </w:p>
        </w:tc>
        <w:tc>
          <w:tcPr>
            <w:tcW w:w="2479" w:type="dxa"/>
            <w:tcBorders>
              <w:top w:val="nil"/>
              <w:left w:val="nil"/>
              <w:bottom w:val="nil"/>
              <w:right w:val="nil"/>
            </w:tcBorders>
          </w:tcPr>
          <w:p w14:paraId="7EEB5C3F" w14:textId="77777777" w:rsidR="004E4EB3" w:rsidRDefault="004E4EB3">
            <w:pPr>
              <w:ind w:left="3"/>
            </w:pPr>
            <w:r>
              <w:rPr>
                <w:rFonts w:ascii="Arial" w:eastAsia="Arial" w:hAnsi="Arial" w:cs="Arial"/>
              </w:rPr>
              <w:t>SCT-013</w:t>
            </w:r>
          </w:p>
        </w:tc>
        <w:tc>
          <w:tcPr>
            <w:tcW w:w="1829" w:type="dxa"/>
            <w:tcBorders>
              <w:top w:val="nil"/>
              <w:left w:val="nil"/>
              <w:bottom w:val="nil"/>
              <w:right w:val="nil"/>
            </w:tcBorders>
          </w:tcPr>
          <w:p w14:paraId="263EC663" w14:textId="77777777" w:rsidR="004E4EB3" w:rsidRDefault="004E4EB3">
            <w:pPr>
              <w:ind w:left="80"/>
            </w:pPr>
            <w:r>
              <w:rPr>
                <w:rFonts w:ascii="Arial" w:eastAsia="Arial" w:hAnsi="Arial" w:cs="Arial"/>
              </w:rPr>
              <w:t>$9.000</w:t>
            </w:r>
          </w:p>
        </w:tc>
      </w:tr>
      <w:tr w:rsidR="004E4EB3" w14:paraId="7EFCE0B0" w14:textId="77777777">
        <w:trPr>
          <w:trHeight w:val="300"/>
        </w:trPr>
        <w:tc>
          <w:tcPr>
            <w:tcW w:w="1987" w:type="dxa"/>
            <w:tcBorders>
              <w:top w:val="nil"/>
              <w:left w:val="nil"/>
              <w:bottom w:val="nil"/>
              <w:right w:val="nil"/>
            </w:tcBorders>
            <w:shd w:val="clear" w:color="auto" w:fill="F0F0FE"/>
          </w:tcPr>
          <w:p w14:paraId="283BCA10" w14:textId="77777777" w:rsidR="004E4EB3" w:rsidRDefault="004E4EB3">
            <w:pPr>
              <w:ind w:left="80"/>
            </w:pPr>
            <w:r>
              <w:rPr>
                <w:rFonts w:ascii="Arial" w:eastAsia="Arial" w:hAnsi="Arial" w:cs="Arial"/>
              </w:rPr>
              <w:t>1</w:t>
            </w:r>
          </w:p>
        </w:tc>
        <w:tc>
          <w:tcPr>
            <w:tcW w:w="4882" w:type="dxa"/>
            <w:tcBorders>
              <w:top w:val="nil"/>
              <w:left w:val="nil"/>
              <w:bottom w:val="nil"/>
              <w:right w:val="nil"/>
            </w:tcBorders>
            <w:shd w:val="clear" w:color="auto" w:fill="F0F0FE"/>
          </w:tcPr>
          <w:p w14:paraId="18C3979D" w14:textId="77777777" w:rsidR="004E4EB3" w:rsidRDefault="004E4EB3">
            <w:r>
              <w:rPr>
                <w:rFonts w:ascii="Arial" w:eastAsia="Arial" w:hAnsi="Arial" w:cs="Arial"/>
              </w:rPr>
              <w:t>SENSOR DE VOLTAJE</w:t>
            </w:r>
          </w:p>
        </w:tc>
        <w:tc>
          <w:tcPr>
            <w:tcW w:w="2479" w:type="dxa"/>
            <w:tcBorders>
              <w:top w:val="nil"/>
              <w:left w:val="nil"/>
              <w:bottom w:val="nil"/>
              <w:right w:val="nil"/>
            </w:tcBorders>
            <w:shd w:val="clear" w:color="auto" w:fill="F0F0FE"/>
          </w:tcPr>
          <w:p w14:paraId="229C26AC" w14:textId="77777777" w:rsidR="004E4EB3" w:rsidRDefault="004E4EB3"/>
        </w:tc>
        <w:tc>
          <w:tcPr>
            <w:tcW w:w="1829" w:type="dxa"/>
            <w:tcBorders>
              <w:top w:val="nil"/>
              <w:left w:val="nil"/>
              <w:bottom w:val="nil"/>
              <w:right w:val="nil"/>
            </w:tcBorders>
            <w:shd w:val="clear" w:color="auto" w:fill="F0F0FE"/>
          </w:tcPr>
          <w:p w14:paraId="5B8456A5" w14:textId="77777777" w:rsidR="004E4EB3" w:rsidRDefault="004E4EB3">
            <w:pPr>
              <w:ind w:left="80"/>
            </w:pPr>
            <w:r>
              <w:rPr>
                <w:rFonts w:ascii="Arial" w:eastAsia="Arial" w:hAnsi="Arial" w:cs="Arial"/>
              </w:rPr>
              <w:t>$3.000</w:t>
            </w:r>
          </w:p>
        </w:tc>
      </w:tr>
      <w:tr w:rsidR="004E4EB3" w14:paraId="40335DBF" w14:textId="77777777">
        <w:trPr>
          <w:trHeight w:val="300"/>
        </w:trPr>
        <w:tc>
          <w:tcPr>
            <w:tcW w:w="1987" w:type="dxa"/>
            <w:tcBorders>
              <w:top w:val="nil"/>
              <w:left w:val="nil"/>
              <w:bottom w:val="nil"/>
              <w:right w:val="nil"/>
            </w:tcBorders>
          </w:tcPr>
          <w:p w14:paraId="4644BD98" w14:textId="77777777" w:rsidR="004E4EB3" w:rsidRDefault="004E4EB3">
            <w:pPr>
              <w:ind w:left="80"/>
            </w:pPr>
            <w:r>
              <w:rPr>
                <w:rFonts w:ascii="Arial" w:eastAsia="Arial" w:hAnsi="Arial" w:cs="Arial"/>
              </w:rPr>
              <w:t>1</w:t>
            </w:r>
          </w:p>
        </w:tc>
        <w:tc>
          <w:tcPr>
            <w:tcW w:w="4882" w:type="dxa"/>
            <w:tcBorders>
              <w:top w:val="nil"/>
              <w:left w:val="nil"/>
              <w:bottom w:val="nil"/>
              <w:right w:val="nil"/>
            </w:tcBorders>
          </w:tcPr>
          <w:p w14:paraId="562A3B39" w14:textId="77777777" w:rsidR="004E4EB3" w:rsidRDefault="004E4EB3">
            <w:r>
              <w:rPr>
                <w:rFonts w:ascii="Arial" w:eastAsia="Arial" w:hAnsi="Arial" w:cs="Arial"/>
              </w:rPr>
              <w:t>SENSORES</w:t>
            </w:r>
          </w:p>
        </w:tc>
        <w:tc>
          <w:tcPr>
            <w:tcW w:w="2479" w:type="dxa"/>
            <w:tcBorders>
              <w:top w:val="nil"/>
              <w:left w:val="nil"/>
              <w:bottom w:val="nil"/>
              <w:right w:val="nil"/>
            </w:tcBorders>
          </w:tcPr>
          <w:p w14:paraId="2D2ECCBB" w14:textId="77777777" w:rsidR="004E4EB3" w:rsidRDefault="004E4EB3">
            <w:pPr>
              <w:ind w:left="3"/>
            </w:pPr>
            <w:r>
              <w:rPr>
                <w:rFonts w:ascii="Arial" w:eastAsia="Arial" w:hAnsi="Arial" w:cs="Arial"/>
              </w:rPr>
              <w:t>TBLOCK-I3</w:t>
            </w:r>
          </w:p>
        </w:tc>
        <w:tc>
          <w:tcPr>
            <w:tcW w:w="1829" w:type="dxa"/>
            <w:tcBorders>
              <w:top w:val="nil"/>
              <w:left w:val="nil"/>
              <w:bottom w:val="nil"/>
              <w:right w:val="nil"/>
            </w:tcBorders>
          </w:tcPr>
          <w:p w14:paraId="7770DF4C" w14:textId="77777777" w:rsidR="004E4EB3" w:rsidRDefault="004E4EB3">
            <w:pPr>
              <w:ind w:left="80"/>
            </w:pPr>
            <w:r>
              <w:rPr>
                <w:rFonts w:ascii="Arial" w:eastAsia="Arial" w:hAnsi="Arial" w:cs="Arial"/>
              </w:rPr>
              <w:t>$200</w:t>
            </w:r>
          </w:p>
        </w:tc>
      </w:tr>
      <w:tr w:rsidR="004E4EB3" w14:paraId="12BEF2A1" w14:textId="77777777">
        <w:trPr>
          <w:trHeight w:val="300"/>
        </w:trPr>
        <w:tc>
          <w:tcPr>
            <w:tcW w:w="1987" w:type="dxa"/>
            <w:tcBorders>
              <w:top w:val="nil"/>
              <w:left w:val="nil"/>
              <w:bottom w:val="nil"/>
              <w:right w:val="nil"/>
            </w:tcBorders>
            <w:shd w:val="clear" w:color="auto" w:fill="F0F0FE"/>
          </w:tcPr>
          <w:p w14:paraId="0DA03B09" w14:textId="77777777" w:rsidR="004E4EB3" w:rsidRDefault="004E4EB3">
            <w:pPr>
              <w:ind w:left="80"/>
            </w:pPr>
            <w:r>
              <w:rPr>
                <w:rFonts w:ascii="Arial" w:eastAsia="Arial" w:hAnsi="Arial" w:cs="Arial"/>
              </w:rPr>
              <w:t>1</w:t>
            </w:r>
          </w:p>
        </w:tc>
        <w:tc>
          <w:tcPr>
            <w:tcW w:w="4882" w:type="dxa"/>
            <w:tcBorders>
              <w:top w:val="nil"/>
              <w:left w:val="nil"/>
              <w:bottom w:val="nil"/>
              <w:right w:val="nil"/>
            </w:tcBorders>
            <w:shd w:val="clear" w:color="auto" w:fill="F0F0FE"/>
          </w:tcPr>
          <w:p w14:paraId="57058928" w14:textId="77777777" w:rsidR="004E4EB3" w:rsidRDefault="004E4EB3">
            <w:r>
              <w:rPr>
                <w:rFonts w:ascii="Arial" w:eastAsia="Arial" w:hAnsi="Arial" w:cs="Arial"/>
              </w:rPr>
              <w:t>SERIAL TTL</w:t>
            </w:r>
          </w:p>
        </w:tc>
        <w:tc>
          <w:tcPr>
            <w:tcW w:w="2479" w:type="dxa"/>
            <w:tcBorders>
              <w:top w:val="nil"/>
              <w:left w:val="nil"/>
              <w:bottom w:val="nil"/>
              <w:right w:val="nil"/>
            </w:tcBorders>
            <w:shd w:val="clear" w:color="auto" w:fill="F0F0FE"/>
          </w:tcPr>
          <w:p w14:paraId="0A6BA8EA" w14:textId="77777777" w:rsidR="004E4EB3" w:rsidRDefault="004E4EB3">
            <w:pPr>
              <w:ind w:left="3"/>
            </w:pPr>
            <w:r>
              <w:rPr>
                <w:rFonts w:ascii="Arial" w:eastAsia="Arial" w:hAnsi="Arial" w:cs="Arial"/>
              </w:rPr>
              <w:t>CONN-H4</w:t>
            </w:r>
          </w:p>
        </w:tc>
        <w:tc>
          <w:tcPr>
            <w:tcW w:w="1829" w:type="dxa"/>
            <w:tcBorders>
              <w:top w:val="nil"/>
              <w:left w:val="nil"/>
              <w:bottom w:val="nil"/>
              <w:right w:val="nil"/>
            </w:tcBorders>
            <w:shd w:val="clear" w:color="auto" w:fill="F0F0FE"/>
          </w:tcPr>
          <w:p w14:paraId="5F3BC344" w14:textId="77777777" w:rsidR="004E4EB3" w:rsidRDefault="004E4EB3">
            <w:pPr>
              <w:ind w:left="80"/>
            </w:pPr>
            <w:r>
              <w:rPr>
                <w:rFonts w:ascii="Arial" w:eastAsia="Arial" w:hAnsi="Arial" w:cs="Arial"/>
              </w:rPr>
              <w:t>$200</w:t>
            </w:r>
          </w:p>
        </w:tc>
      </w:tr>
      <w:tr w:rsidR="004E4EB3" w14:paraId="78426D5B" w14:textId="77777777">
        <w:trPr>
          <w:trHeight w:val="300"/>
        </w:trPr>
        <w:tc>
          <w:tcPr>
            <w:tcW w:w="1987" w:type="dxa"/>
            <w:tcBorders>
              <w:top w:val="nil"/>
              <w:left w:val="nil"/>
              <w:bottom w:val="nil"/>
              <w:right w:val="nil"/>
            </w:tcBorders>
          </w:tcPr>
          <w:p w14:paraId="426EC5AF" w14:textId="77777777" w:rsidR="004E4EB3" w:rsidRDefault="004E4EB3">
            <w:pPr>
              <w:ind w:left="80"/>
            </w:pPr>
            <w:r>
              <w:rPr>
                <w:rFonts w:ascii="Arial" w:eastAsia="Arial" w:hAnsi="Arial" w:cs="Arial"/>
              </w:rPr>
              <w:t>1</w:t>
            </w:r>
          </w:p>
        </w:tc>
        <w:tc>
          <w:tcPr>
            <w:tcW w:w="4882" w:type="dxa"/>
            <w:tcBorders>
              <w:top w:val="nil"/>
              <w:left w:val="nil"/>
              <w:bottom w:val="nil"/>
              <w:right w:val="nil"/>
            </w:tcBorders>
          </w:tcPr>
          <w:p w14:paraId="2EA29115" w14:textId="77777777" w:rsidR="004E4EB3" w:rsidRDefault="004E4EB3">
            <w:r>
              <w:rPr>
                <w:rFonts w:ascii="Arial" w:eastAsia="Arial" w:hAnsi="Arial" w:cs="Arial"/>
              </w:rPr>
              <w:t>TR1</w:t>
            </w:r>
          </w:p>
        </w:tc>
        <w:tc>
          <w:tcPr>
            <w:tcW w:w="2479" w:type="dxa"/>
            <w:tcBorders>
              <w:top w:val="nil"/>
              <w:left w:val="nil"/>
              <w:bottom w:val="nil"/>
              <w:right w:val="nil"/>
            </w:tcBorders>
          </w:tcPr>
          <w:p w14:paraId="2DA4A98C" w14:textId="77777777" w:rsidR="004E4EB3" w:rsidRDefault="004E4EB3">
            <w:pPr>
              <w:ind w:left="3"/>
            </w:pPr>
            <w:r>
              <w:rPr>
                <w:rFonts w:ascii="Arial" w:eastAsia="Arial" w:hAnsi="Arial" w:cs="Arial"/>
              </w:rPr>
              <w:t>TRAN-2P3S</w:t>
            </w:r>
          </w:p>
        </w:tc>
        <w:tc>
          <w:tcPr>
            <w:tcW w:w="1829" w:type="dxa"/>
            <w:tcBorders>
              <w:top w:val="nil"/>
              <w:left w:val="nil"/>
              <w:bottom w:val="nil"/>
              <w:right w:val="nil"/>
            </w:tcBorders>
          </w:tcPr>
          <w:p w14:paraId="21092E50" w14:textId="77777777" w:rsidR="004E4EB3" w:rsidRDefault="004E4EB3">
            <w:pPr>
              <w:ind w:left="80"/>
            </w:pPr>
            <w:r>
              <w:rPr>
                <w:rFonts w:ascii="Arial" w:eastAsia="Arial" w:hAnsi="Arial" w:cs="Arial"/>
              </w:rPr>
              <w:t>$12.000</w:t>
            </w:r>
          </w:p>
        </w:tc>
      </w:tr>
      <w:tr w:rsidR="004E4EB3" w14:paraId="71945373" w14:textId="77777777">
        <w:trPr>
          <w:trHeight w:val="300"/>
        </w:trPr>
        <w:tc>
          <w:tcPr>
            <w:tcW w:w="1987" w:type="dxa"/>
            <w:tcBorders>
              <w:top w:val="nil"/>
              <w:left w:val="nil"/>
              <w:bottom w:val="nil"/>
              <w:right w:val="nil"/>
            </w:tcBorders>
            <w:shd w:val="clear" w:color="auto" w:fill="F0F0FE"/>
          </w:tcPr>
          <w:p w14:paraId="75643028" w14:textId="77777777" w:rsidR="004E4EB3" w:rsidRDefault="004E4EB3">
            <w:pPr>
              <w:ind w:left="80"/>
              <w:rPr>
                <w:rFonts w:ascii="Arial" w:eastAsia="Arial" w:hAnsi="Arial" w:cs="Arial"/>
              </w:rPr>
            </w:pPr>
            <w:r>
              <w:rPr>
                <w:rFonts w:ascii="Arial" w:eastAsia="Arial" w:hAnsi="Arial" w:cs="Arial"/>
              </w:rPr>
              <w:t>1</w:t>
            </w:r>
          </w:p>
          <w:p w14:paraId="3316F3EA" w14:textId="77777777" w:rsidR="004E4EB3" w:rsidRDefault="004E4EB3">
            <w:pPr>
              <w:ind w:left="80"/>
              <w:rPr>
                <w:rFonts w:ascii="Arial" w:eastAsia="Arial" w:hAnsi="Arial" w:cs="Arial"/>
              </w:rPr>
            </w:pPr>
          </w:p>
          <w:p w14:paraId="276A220A" w14:textId="77777777" w:rsidR="004E4EB3" w:rsidRDefault="004E4EB3">
            <w:pPr>
              <w:ind w:left="80"/>
            </w:pPr>
          </w:p>
        </w:tc>
        <w:tc>
          <w:tcPr>
            <w:tcW w:w="4882" w:type="dxa"/>
            <w:tcBorders>
              <w:top w:val="nil"/>
              <w:left w:val="nil"/>
              <w:bottom w:val="nil"/>
              <w:right w:val="nil"/>
            </w:tcBorders>
            <w:shd w:val="clear" w:color="auto" w:fill="F0F0FE"/>
          </w:tcPr>
          <w:p w14:paraId="2DA8955A" w14:textId="77777777" w:rsidR="004E4EB3" w:rsidRDefault="004E4EB3">
            <w:r>
              <w:rPr>
                <w:rFonts w:ascii="Arial" w:eastAsia="Arial" w:hAnsi="Arial" w:cs="Arial"/>
              </w:rPr>
              <w:lastRenderedPageBreak/>
              <w:t>X1</w:t>
            </w:r>
          </w:p>
        </w:tc>
        <w:tc>
          <w:tcPr>
            <w:tcW w:w="2479" w:type="dxa"/>
            <w:tcBorders>
              <w:top w:val="nil"/>
              <w:left w:val="nil"/>
              <w:bottom w:val="nil"/>
              <w:right w:val="nil"/>
            </w:tcBorders>
            <w:shd w:val="clear" w:color="auto" w:fill="F0F0FE"/>
          </w:tcPr>
          <w:p w14:paraId="37766E9E" w14:textId="77777777" w:rsidR="004E4EB3" w:rsidRDefault="004E4EB3">
            <w:pPr>
              <w:ind w:left="3"/>
            </w:pPr>
            <w:r>
              <w:rPr>
                <w:rFonts w:ascii="Arial" w:eastAsia="Arial" w:hAnsi="Arial" w:cs="Arial"/>
              </w:rPr>
              <w:t>CRYSTAL</w:t>
            </w:r>
          </w:p>
        </w:tc>
        <w:tc>
          <w:tcPr>
            <w:tcW w:w="1829" w:type="dxa"/>
            <w:tcBorders>
              <w:top w:val="nil"/>
              <w:left w:val="nil"/>
              <w:bottom w:val="nil"/>
              <w:right w:val="nil"/>
            </w:tcBorders>
            <w:shd w:val="clear" w:color="auto" w:fill="F0F0FE"/>
          </w:tcPr>
          <w:p w14:paraId="557E83D5" w14:textId="77777777" w:rsidR="004E4EB3" w:rsidRDefault="004E4EB3">
            <w:pPr>
              <w:ind w:left="80"/>
            </w:pPr>
            <w:r>
              <w:rPr>
                <w:rFonts w:ascii="Arial" w:eastAsia="Arial" w:hAnsi="Arial" w:cs="Arial"/>
              </w:rPr>
              <w:t>$300</w:t>
            </w:r>
          </w:p>
        </w:tc>
      </w:tr>
    </w:tbl>
    <w:p w14:paraId="62525125" w14:textId="77777777" w:rsidR="004E4EB3" w:rsidRDefault="004E4EB3">
      <w:pPr>
        <w:tabs>
          <w:tab w:val="right" w:pos="10052"/>
        </w:tabs>
        <w:ind w:left="-12" w:right="-15"/>
      </w:pPr>
      <w:r>
        <w:rPr>
          <w:rFonts w:ascii="Arial" w:eastAsia="Arial" w:hAnsi="Arial" w:cs="Arial"/>
          <w:color w:val="000099"/>
        </w:rPr>
        <w:t>SubTotal:</w:t>
      </w:r>
      <w:r>
        <w:rPr>
          <w:rFonts w:ascii="Arial" w:eastAsia="Arial" w:hAnsi="Arial" w:cs="Arial"/>
          <w:color w:val="000099"/>
        </w:rPr>
        <w:tab/>
        <w:t>$51.400</w:t>
      </w:r>
    </w:p>
    <w:p w14:paraId="0AFFE7B7" w14:textId="77777777" w:rsidR="004E4EB3" w:rsidRDefault="004E4EB3">
      <w:r>
        <w:rPr>
          <w:rFonts w:ascii="Arial" w:eastAsia="Arial" w:hAnsi="Arial" w:cs="Arial"/>
          <w:sz w:val="27"/>
        </w:rPr>
        <w:t xml:space="preserve"> </w:t>
      </w:r>
    </w:p>
    <w:p w14:paraId="166900D8" w14:textId="580CD608" w:rsidR="004E4EB3" w:rsidRDefault="004E4EB3">
      <w:pPr>
        <w:spacing w:after="30"/>
        <w:ind w:left="10" w:right="-1115"/>
      </w:pPr>
      <w:r>
        <w:rPr>
          <w:noProof/>
        </w:rPr>
        <mc:AlternateContent>
          <mc:Choice Requires="wpg">
            <w:drawing>
              <wp:inline distT="0" distB="0" distL="0" distR="0" wp14:anchorId="3A3FBD74" wp14:editId="3A53D553">
                <wp:extent cx="7084701" cy="12696"/>
                <wp:effectExtent l="0" t="0" r="0" b="0"/>
                <wp:docPr id="8276" name="Grupo 8276"/>
                <wp:cNvGraphicFramePr/>
                <a:graphic xmlns:a="http://schemas.openxmlformats.org/drawingml/2006/main">
                  <a:graphicData uri="http://schemas.microsoft.com/office/word/2010/wordprocessingGroup">
                    <wpg:wgp>
                      <wpg:cNvGrpSpPr/>
                      <wpg:grpSpPr>
                        <a:xfrm>
                          <a:off x="0" y="0"/>
                          <a:ext cx="7084701" cy="12696"/>
                          <a:chOff x="0" y="0"/>
                          <a:chExt cx="7084701" cy="12696"/>
                        </a:xfrm>
                      </wpg:grpSpPr>
                      <wps:wsp>
                        <wps:cNvPr id="517" name="Shape 517"/>
                        <wps:cNvSpPr/>
                        <wps:spPr>
                          <a:xfrm>
                            <a:off x="0" y="0"/>
                            <a:ext cx="7084701" cy="0"/>
                          </a:xfrm>
                          <a:custGeom>
                            <a:avLst/>
                            <a:gdLst/>
                            <a:ahLst/>
                            <a:cxnLst/>
                            <a:rect l="0" t="0" r="0" b="0"/>
                            <a:pathLst>
                              <a:path w="7084701">
                                <a:moveTo>
                                  <a:pt x="0" y="0"/>
                                </a:moveTo>
                                <a:lnTo>
                                  <a:pt x="7084701" y="0"/>
                                </a:lnTo>
                              </a:path>
                            </a:pathLst>
                          </a:custGeom>
                          <a:ln w="12696" cap="sq">
                            <a:miter lim="127000"/>
                          </a:ln>
                        </wps:spPr>
                        <wps:style>
                          <a:lnRef idx="1">
                            <a:srgbClr val="000099"/>
                          </a:lnRef>
                          <a:fillRef idx="0">
                            <a:srgbClr val="000000">
                              <a:alpha val="0"/>
                            </a:srgbClr>
                          </a:fillRef>
                          <a:effectRef idx="0">
                            <a:scrgbClr r="0" g="0" b="0"/>
                          </a:effectRef>
                          <a:fontRef idx="none"/>
                        </wps:style>
                        <wps:bodyPr/>
                      </wps:wsp>
                    </wpg:wgp>
                  </a:graphicData>
                </a:graphic>
              </wp:inline>
            </w:drawing>
          </mc:Choice>
          <mc:Fallback>
            <w:pict>
              <v:group w14:anchorId="177ECACC" id="Grupo 8276" o:spid="_x0000_s1026" style="width:557.85pt;height:1pt;mso-position-horizontal-relative:char;mso-position-vertical-relative:line" coordsize="70847,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">
                <v:shape id="Shape 517" o:spid="_x0000_s1027" style="position:absolute;width:70847;height:0;visibility:visible;mso-wrap-style:square;v-text-anchor:top" coordsize="7084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" path="m,l7084701,e" filled="f" strokecolor="#009" strokeweight=".35267mm">
                  <v:stroke miterlimit="83231f" joinstyle="miter" endcap="square"/>
                  <v:path arrowok="t" textboxrect="0,0,7084701,0"/>
                </v:shape>
                <w10:anchorlock/>
              </v:group>
            </w:pict>
          </mc:Fallback>
        </mc:AlternateContent>
      </w:r>
    </w:p>
    <w:p w14:paraId="55521C22" w14:textId="644DAA13" w:rsidR="004E4EB3" w:rsidRDefault="004E4EB3">
      <w:pPr>
        <w:tabs>
          <w:tab w:val="right" w:pos="10052"/>
        </w:tabs>
        <w:spacing w:after="44"/>
        <w:ind w:left="-12" w:right="-15"/>
      </w:pPr>
      <w:r>
        <w:rPr>
          <w:rFonts w:ascii="Arial" w:eastAsia="Arial" w:hAnsi="Arial" w:cs="Arial"/>
          <w:color w:val="000099"/>
        </w:rPr>
        <w:t>Total:</w:t>
      </w:r>
      <w:r>
        <w:rPr>
          <w:rFonts w:ascii="Arial" w:eastAsia="Arial" w:hAnsi="Arial" w:cs="Arial"/>
          <w:color w:val="000099"/>
        </w:rPr>
        <w:tab/>
        <w:t>$75.555</w:t>
      </w:r>
    </w:p>
    <w:p w14:paraId="4A0E30FF" w14:textId="2616DB3B" w:rsidR="004E4EB3" w:rsidRDefault="004E4EB3">
      <w:pPr>
        <w:ind w:left="4"/>
      </w:pPr>
      <w:r>
        <w:rPr>
          <w:rFonts w:ascii="Arial" w:eastAsia="Arial" w:hAnsi="Arial" w:cs="Arial"/>
          <w:sz w:val="27"/>
          <w:u w:val="single" w:color="000000"/>
        </w:rPr>
        <w:t>Notas:</w:t>
      </w:r>
    </w:p>
    <w:p w14:paraId="1D7A8F04" w14:textId="0413299E" w:rsidR="004E4EB3" w:rsidRDefault="004E4EB3">
      <w:r>
        <w:rPr>
          <w:rFonts w:ascii="Arial" w:eastAsia="Arial" w:hAnsi="Arial" w:cs="Arial"/>
          <w:sz w:val="25"/>
        </w:rPr>
        <w:t xml:space="preserve"> </w:t>
      </w:r>
    </w:p>
    <w:p w14:paraId="01CD40E8" w14:textId="1F1ADF4A" w:rsidR="004E4EB3" w:rsidRDefault="004E4EB3">
      <w:pPr>
        <w:spacing w:after="9" w:line="383" w:lineRule="auto"/>
        <w:ind w:left="-9" w:right="5788" w:hanging="6"/>
      </w:pPr>
      <w:r>
        <w:rPr>
          <w:rFonts w:ascii="Arial" w:eastAsia="Arial" w:hAnsi="Arial" w:cs="Arial"/>
          <w:sz w:val="25"/>
        </w:rPr>
        <w:t xml:space="preserve">No se consideran costos de envió </w:t>
      </w:r>
      <w:r>
        <w:rPr>
          <w:rFonts w:ascii="Arial" w:eastAsia="Arial" w:hAnsi="Arial" w:cs="Arial"/>
        </w:rPr>
        <w:t>miércoles, 18 de octubre de 2023 22:42:28</w:t>
      </w:r>
    </w:p>
    <w:p w14:paraId="67AE5E94" w14:textId="7ABACE64" w:rsidR="007F4565" w:rsidRDefault="007F4565" w:rsidP="00353C45">
      <w:pPr>
        <w:pStyle w:val="Prrafodelista"/>
        <w:rPr>
          <w:rFonts w:ascii="Arial" w:hAnsi="Arial" w:cs="Arial"/>
          <w:b/>
          <w:bCs/>
          <w:sz w:val="28"/>
          <w:szCs w:val="22"/>
        </w:rPr>
      </w:pPr>
    </w:p>
    <w:p w14:paraId="3B9B3C8E" w14:textId="77777777" w:rsidR="005F6789" w:rsidRDefault="005F6789" w:rsidP="00353C45">
      <w:pPr>
        <w:pStyle w:val="Prrafodelista"/>
        <w:rPr>
          <w:rFonts w:ascii="Arial" w:hAnsi="Arial" w:cs="Arial"/>
          <w:b/>
          <w:bCs/>
          <w:sz w:val="28"/>
          <w:szCs w:val="22"/>
        </w:rPr>
      </w:pPr>
    </w:p>
    <w:p w14:paraId="183AEB31" w14:textId="77777777" w:rsidR="005F6789" w:rsidRDefault="005F6789" w:rsidP="00353C45">
      <w:pPr>
        <w:pStyle w:val="Prrafodelista"/>
        <w:rPr>
          <w:rFonts w:ascii="Arial" w:hAnsi="Arial" w:cs="Arial"/>
          <w:b/>
          <w:bCs/>
          <w:sz w:val="28"/>
          <w:szCs w:val="22"/>
        </w:rPr>
      </w:pPr>
    </w:p>
    <w:p w14:paraId="49498EDB" w14:textId="77777777" w:rsidR="005F6789" w:rsidRDefault="005F6789" w:rsidP="00353C45">
      <w:pPr>
        <w:pStyle w:val="Prrafodelista"/>
        <w:rPr>
          <w:rFonts w:ascii="Arial" w:hAnsi="Arial" w:cs="Arial"/>
          <w:b/>
          <w:bCs/>
          <w:sz w:val="28"/>
          <w:szCs w:val="22"/>
        </w:rPr>
      </w:pPr>
    </w:p>
    <w:p w14:paraId="0E2726A9" w14:textId="77777777" w:rsidR="005F6789" w:rsidRDefault="005F6789" w:rsidP="00353C45">
      <w:pPr>
        <w:pStyle w:val="Prrafodelista"/>
        <w:rPr>
          <w:rFonts w:ascii="Arial" w:hAnsi="Arial" w:cs="Arial"/>
          <w:b/>
          <w:bCs/>
          <w:sz w:val="28"/>
          <w:szCs w:val="22"/>
        </w:rPr>
      </w:pPr>
    </w:p>
    <w:p w14:paraId="52C73D13" w14:textId="77777777" w:rsidR="00431CFC" w:rsidRDefault="00431CFC" w:rsidP="00353C45">
      <w:pPr>
        <w:pStyle w:val="Prrafodelista"/>
        <w:rPr>
          <w:rFonts w:ascii="Arial" w:hAnsi="Arial" w:cs="Arial"/>
          <w:b/>
          <w:bCs/>
          <w:sz w:val="28"/>
          <w:szCs w:val="22"/>
        </w:rPr>
      </w:pPr>
    </w:p>
    <w:p w14:paraId="5CC10534" w14:textId="77777777" w:rsidR="00431CFC" w:rsidRDefault="00431CFC" w:rsidP="00353C45">
      <w:pPr>
        <w:pStyle w:val="Prrafodelista"/>
        <w:rPr>
          <w:rFonts w:ascii="Arial" w:hAnsi="Arial" w:cs="Arial"/>
          <w:b/>
          <w:bCs/>
          <w:sz w:val="28"/>
          <w:szCs w:val="22"/>
        </w:rPr>
      </w:pPr>
    </w:p>
    <w:p w14:paraId="14661445" w14:textId="77777777" w:rsidR="00431CFC" w:rsidRDefault="00431CFC" w:rsidP="00353C45">
      <w:pPr>
        <w:pStyle w:val="Prrafodelista"/>
        <w:rPr>
          <w:rFonts w:ascii="Arial" w:hAnsi="Arial" w:cs="Arial"/>
          <w:b/>
          <w:bCs/>
          <w:sz w:val="28"/>
          <w:szCs w:val="22"/>
        </w:rPr>
      </w:pPr>
    </w:p>
    <w:p w14:paraId="29C6891A" w14:textId="77777777" w:rsidR="00431CFC" w:rsidRDefault="00431CFC" w:rsidP="00353C45">
      <w:pPr>
        <w:pStyle w:val="Prrafodelista"/>
        <w:rPr>
          <w:rFonts w:ascii="Arial" w:hAnsi="Arial" w:cs="Arial"/>
          <w:b/>
          <w:bCs/>
          <w:sz w:val="28"/>
          <w:szCs w:val="22"/>
        </w:rPr>
      </w:pPr>
    </w:p>
    <w:p w14:paraId="0201080B" w14:textId="77777777" w:rsidR="00431CFC" w:rsidRDefault="00431CFC" w:rsidP="00353C45">
      <w:pPr>
        <w:pStyle w:val="Prrafodelista"/>
        <w:rPr>
          <w:rFonts w:ascii="Arial" w:hAnsi="Arial" w:cs="Arial"/>
          <w:b/>
          <w:bCs/>
          <w:sz w:val="28"/>
          <w:szCs w:val="22"/>
        </w:rPr>
      </w:pPr>
    </w:p>
    <w:p w14:paraId="5D2E9D0C" w14:textId="77777777" w:rsidR="00431CFC" w:rsidRDefault="00431CFC" w:rsidP="00353C45">
      <w:pPr>
        <w:pStyle w:val="Prrafodelista"/>
        <w:rPr>
          <w:rFonts w:ascii="Arial" w:hAnsi="Arial" w:cs="Arial"/>
          <w:b/>
          <w:bCs/>
          <w:sz w:val="28"/>
          <w:szCs w:val="22"/>
        </w:rPr>
      </w:pPr>
    </w:p>
    <w:p w14:paraId="51FD4FAA" w14:textId="77777777" w:rsidR="00431CFC" w:rsidRDefault="00431CFC" w:rsidP="00353C45">
      <w:pPr>
        <w:pStyle w:val="Prrafodelista"/>
        <w:rPr>
          <w:rFonts w:ascii="Arial" w:hAnsi="Arial" w:cs="Arial"/>
          <w:b/>
          <w:bCs/>
          <w:sz w:val="28"/>
          <w:szCs w:val="22"/>
        </w:rPr>
      </w:pPr>
    </w:p>
    <w:p w14:paraId="7EA8D574" w14:textId="77777777" w:rsidR="00431CFC" w:rsidRDefault="00431CFC" w:rsidP="00353C45">
      <w:pPr>
        <w:pStyle w:val="Prrafodelista"/>
        <w:rPr>
          <w:rFonts w:ascii="Arial" w:hAnsi="Arial" w:cs="Arial"/>
          <w:b/>
          <w:bCs/>
          <w:sz w:val="28"/>
          <w:szCs w:val="22"/>
        </w:rPr>
      </w:pPr>
    </w:p>
    <w:p w14:paraId="7BCD49B6" w14:textId="77777777" w:rsidR="00431CFC" w:rsidRDefault="00431CFC" w:rsidP="00353C45">
      <w:pPr>
        <w:pStyle w:val="Prrafodelista"/>
        <w:rPr>
          <w:rFonts w:ascii="Arial" w:hAnsi="Arial" w:cs="Arial"/>
          <w:b/>
          <w:bCs/>
          <w:sz w:val="28"/>
          <w:szCs w:val="22"/>
        </w:rPr>
      </w:pPr>
    </w:p>
    <w:p w14:paraId="2B858DE2" w14:textId="77777777" w:rsidR="00431CFC" w:rsidRDefault="00431CFC" w:rsidP="00353C45">
      <w:pPr>
        <w:pStyle w:val="Prrafodelista"/>
        <w:rPr>
          <w:rFonts w:ascii="Arial" w:hAnsi="Arial" w:cs="Arial"/>
          <w:b/>
          <w:bCs/>
          <w:sz w:val="28"/>
          <w:szCs w:val="22"/>
        </w:rPr>
      </w:pPr>
    </w:p>
    <w:p w14:paraId="5E9669C5" w14:textId="77777777" w:rsidR="00431CFC" w:rsidRDefault="00431CFC" w:rsidP="00353C45">
      <w:pPr>
        <w:pStyle w:val="Prrafodelista"/>
        <w:rPr>
          <w:rFonts w:ascii="Arial" w:hAnsi="Arial" w:cs="Arial"/>
          <w:b/>
          <w:bCs/>
          <w:sz w:val="28"/>
          <w:szCs w:val="22"/>
        </w:rPr>
      </w:pPr>
    </w:p>
    <w:p w14:paraId="6C1E2598" w14:textId="77777777" w:rsidR="00431CFC" w:rsidRDefault="00431CFC" w:rsidP="00353C45">
      <w:pPr>
        <w:pStyle w:val="Prrafodelista"/>
        <w:rPr>
          <w:rFonts w:ascii="Arial" w:hAnsi="Arial" w:cs="Arial"/>
          <w:b/>
          <w:bCs/>
          <w:sz w:val="28"/>
          <w:szCs w:val="22"/>
        </w:rPr>
      </w:pPr>
    </w:p>
    <w:p w14:paraId="05AE040D" w14:textId="77777777" w:rsidR="00431CFC" w:rsidRDefault="00431CFC" w:rsidP="00353C45">
      <w:pPr>
        <w:pStyle w:val="Prrafodelista"/>
        <w:rPr>
          <w:rFonts w:ascii="Arial" w:hAnsi="Arial" w:cs="Arial"/>
          <w:b/>
          <w:bCs/>
          <w:sz w:val="28"/>
          <w:szCs w:val="22"/>
        </w:rPr>
      </w:pPr>
    </w:p>
    <w:p w14:paraId="0965E842" w14:textId="77777777" w:rsidR="00431CFC" w:rsidRDefault="00431CFC" w:rsidP="00353C45">
      <w:pPr>
        <w:pStyle w:val="Prrafodelista"/>
        <w:rPr>
          <w:rFonts w:ascii="Arial" w:hAnsi="Arial" w:cs="Arial"/>
          <w:b/>
          <w:bCs/>
          <w:sz w:val="28"/>
          <w:szCs w:val="22"/>
        </w:rPr>
      </w:pPr>
    </w:p>
    <w:p w14:paraId="04A8D88E" w14:textId="77777777" w:rsidR="00431CFC" w:rsidRDefault="00431CFC" w:rsidP="00353C45">
      <w:pPr>
        <w:pStyle w:val="Prrafodelista"/>
        <w:rPr>
          <w:rFonts w:ascii="Arial" w:hAnsi="Arial" w:cs="Arial"/>
          <w:b/>
          <w:bCs/>
          <w:sz w:val="28"/>
          <w:szCs w:val="22"/>
        </w:rPr>
      </w:pPr>
    </w:p>
    <w:p w14:paraId="78D8884F" w14:textId="77777777" w:rsidR="00431CFC" w:rsidRDefault="00431CFC" w:rsidP="00353C45">
      <w:pPr>
        <w:pStyle w:val="Prrafodelista"/>
        <w:rPr>
          <w:rFonts w:ascii="Arial" w:hAnsi="Arial" w:cs="Arial"/>
          <w:b/>
          <w:bCs/>
          <w:sz w:val="28"/>
          <w:szCs w:val="22"/>
        </w:rPr>
      </w:pPr>
    </w:p>
    <w:p w14:paraId="5A442B93" w14:textId="77777777" w:rsidR="00431CFC" w:rsidRDefault="00431CFC" w:rsidP="00353C45">
      <w:pPr>
        <w:pStyle w:val="Prrafodelista"/>
        <w:rPr>
          <w:rFonts w:ascii="Arial" w:hAnsi="Arial" w:cs="Arial"/>
          <w:b/>
          <w:bCs/>
          <w:sz w:val="28"/>
          <w:szCs w:val="22"/>
        </w:rPr>
      </w:pPr>
    </w:p>
    <w:p w14:paraId="70F8C7D1" w14:textId="77777777" w:rsidR="00431CFC" w:rsidRDefault="00431CFC" w:rsidP="00353C45">
      <w:pPr>
        <w:pStyle w:val="Prrafodelista"/>
        <w:rPr>
          <w:rFonts w:ascii="Arial" w:hAnsi="Arial" w:cs="Arial"/>
          <w:b/>
          <w:bCs/>
          <w:sz w:val="28"/>
          <w:szCs w:val="22"/>
        </w:rPr>
      </w:pPr>
    </w:p>
    <w:p w14:paraId="629D0F14" w14:textId="77777777" w:rsidR="00431CFC" w:rsidRDefault="00431CFC" w:rsidP="00353C45">
      <w:pPr>
        <w:pStyle w:val="Prrafodelista"/>
        <w:rPr>
          <w:rFonts w:ascii="Arial" w:hAnsi="Arial" w:cs="Arial"/>
          <w:b/>
          <w:bCs/>
          <w:sz w:val="28"/>
          <w:szCs w:val="22"/>
        </w:rPr>
      </w:pPr>
    </w:p>
    <w:p w14:paraId="6120E34B" w14:textId="77777777" w:rsidR="00431CFC" w:rsidRDefault="00431CFC" w:rsidP="00353C45">
      <w:pPr>
        <w:pStyle w:val="Prrafodelista"/>
        <w:rPr>
          <w:rFonts w:ascii="Arial" w:hAnsi="Arial" w:cs="Arial"/>
          <w:b/>
          <w:bCs/>
          <w:sz w:val="28"/>
          <w:szCs w:val="22"/>
        </w:rPr>
      </w:pPr>
    </w:p>
    <w:p w14:paraId="6D841516" w14:textId="77777777" w:rsidR="00431CFC" w:rsidRDefault="00431CFC" w:rsidP="00353C45">
      <w:pPr>
        <w:pStyle w:val="Prrafodelista"/>
        <w:rPr>
          <w:rFonts w:ascii="Arial" w:hAnsi="Arial" w:cs="Arial"/>
          <w:b/>
          <w:bCs/>
          <w:sz w:val="28"/>
          <w:szCs w:val="22"/>
        </w:rPr>
      </w:pPr>
    </w:p>
    <w:p w14:paraId="01B7BFF4" w14:textId="77777777" w:rsidR="00431CFC" w:rsidRDefault="00431CFC" w:rsidP="00353C45">
      <w:pPr>
        <w:pStyle w:val="Prrafodelista"/>
        <w:rPr>
          <w:rFonts w:ascii="Arial" w:hAnsi="Arial" w:cs="Arial"/>
          <w:b/>
          <w:bCs/>
          <w:sz w:val="28"/>
          <w:szCs w:val="22"/>
        </w:rPr>
      </w:pPr>
    </w:p>
    <w:p w14:paraId="4C340C09" w14:textId="77777777" w:rsidR="001C69FC" w:rsidRDefault="001C69FC" w:rsidP="00353C45">
      <w:pPr>
        <w:pStyle w:val="Prrafodelista"/>
        <w:rPr>
          <w:rFonts w:ascii="Arial" w:hAnsi="Arial" w:cs="Arial"/>
          <w:b/>
          <w:bCs/>
          <w:sz w:val="28"/>
          <w:szCs w:val="22"/>
        </w:rPr>
      </w:pPr>
    </w:p>
    <w:p w14:paraId="4E627B0E" w14:textId="77777777" w:rsidR="00431CFC" w:rsidRDefault="00431CFC" w:rsidP="00353C45">
      <w:pPr>
        <w:pStyle w:val="Prrafodelista"/>
        <w:rPr>
          <w:rFonts w:ascii="Arial" w:hAnsi="Arial" w:cs="Arial"/>
          <w:b/>
          <w:bCs/>
          <w:sz w:val="28"/>
          <w:szCs w:val="22"/>
        </w:rPr>
      </w:pPr>
    </w:p>
    <w:p w14:paraId="2D946ED3" w14:textId="77777777" w:rsidR="00431CFC" w:rsidRDefault="00431CFC" w:rsidP="00353C45">
      <w:pPr>
        <w:pStyle w:val="Prrafodelista"/>
        <w:rPr>
          <w:rFonts w:ascii="Arial" w:hAnsi="Arial" w:cs="Arial"/>
          <w:b/>
          <w:bCs/>
          <w:sz w:val="28"/>
          <w:szCs w:val="22"/>
        </w:rPr>
      </w:pPr>
    </w:p>
    <w:p w14:paraId="04A9AB85" w14:textId="77777777" w:rsidR="00431CFC" w:rsidRDefault="00431CFC" w:rsidP="00353C45">
      <w:pPr>
        <w:pStyle w:val="Prrafodelista"/>
        <w:rPr>
          <w:rFonts w:ascii="Arial" w:hAnsi="Arial" w:cs="Arial"/>
          <w:b/>
          <w:bCs/>
          <w:sz w:val="28"/>
          <w:szCs w:val="22"/>
        </w:rPr>
      </w:pPr>
    </w:p>
    <w:p w14:paraId="68C7457D" w14:textId="77777777" w:rsidR="00431CFC" w:rsidRDefault="00431CFC" w:rsidP="00353C45">
      <w:pPr>
        <w:pStyle w:val="Prrafodelista"/>
        <w:rPr>
          <w:rFonts w:ascii="Arial" w:hAnsi="Arial" w:cs="Arial"/>
          <w:b/>
          <w:bCs/>
          <w:sz w:val="28"/>
          <w:szCs w:val="22"/>
        </w:rPr>
      </w:pPr>
    </w:p>
    <w:p w14:paraId="3EF00585" w14:textId="5C0BF4D8" w:rsidR="00431CFC" w:rsidRDefault="00431CFC" w:rsidP="00353C45">
      <w:pPr>
        <w:pStyle w:val="Prrafodelista"/>
        <w:rPr>
          <w:rFonts w:ascii="Arial" w:hAnsi="Arial" w:cs="Arial"/>
          <w:b/>
          <w:bCs/>
          <w:sz w:val="28"/>
          <w:szCs w:val="22"/>
        </w:rPr>
      </w:pPr>
      <w:r w:rsidRPr="001C69FC">
        <w:rPr>
          <w:rFonts w:ascii="Arial" w:hAnsi="Arial" w:cs="Arial"/>
          <w:b/>
          <w:bCs/>
          <w:szCs w:val="20"/>
        </w:rPr>
        <w:t>Anexo</w:t>
      </w:r>
      <w:r w:rsidR="00BD3076">
        <w:rPr>
          <w:rFonts w:ascii="Arial" w:hAnsi="Arial" w:cs="Arial"/>
          <w:b/>
          <w:bCs/>
          <w:szCs w:val="20"/>
        </w:rPr>
        <w:t xml:space="preserve"> 9</w:t>
      </w:r>
      <w:r w:rsidR="00AE0AB5" w:rsidRPr="001C69FC">
        <w:rPr>
          <w:rFonts w:ascii="Arial" w:hAnsi="Arial" w:cs="Arial"/>
          <w:b/>
          <w:bCs/>
          <w:szCs w:val="20"/>
        </w:rPr>
        <w:t xml:space="preserve"> </w:t>
      </w:r>
      <w:r w:rsidRPr="001C69FC">
        <w:rPr>
          <w:rFonts w:ascii="Arial" w:hAnsi="Arial" w:cs="Arial"/>
          <w:b/>
          <w:bCs/>
          <w:szCs w:val="20"/>
        </w:rPr>
        <w:t>(Carta Gantt)</w:t>
      </w:r>
      <w:r w:rsidR="00AE0AB5" w:rsidRPr="001C69FC">
        <w:rPr>
          <w:rFonts w:ascii="Arial" w:hAnsi="Arial" w:cs="Arial"/>
          <w:b/>
          <w:bCs/>
          <w:szCs w:val="20"/>
        </w:rPr>
        <w:t>:</w:t>
      </w:r>
      <w:r w:rsidR="001C69FC" w:rsidRPr="001C69FC">
        <w:rPr>
          <w:rFonts w:ascii="Arial" w:hAnsi="Arial" w:cs="Arial"/>
          <w:b/>
          <w:bCs/>
          <w:sz w:val="28"/>
          <w:szCs w:val="22"/>
        </w:rPr>
        <w:t xml:space="preserve"> </w:t>
      </w:r>
    </w:p>
    <w:p w14:paraId="2FB16033" w14:textId="77777777" w:rsidR="001C69FC" w:rsidRPr="001C69FC" w:rsidRDefault="001C69FC" w:rsidP="00353C45">
      <w:pPr>
        <w:pStyle w:val="Prrafodelista"/>
        <w:rPr>
          <w:rFonts w:ascii="Arial" w:hAnsi="Arial" w:cs="Arial"/>
          <w:b/>
          <w:bCs/>
          <w:szCs w:val="20"/>
        </w:rPr>
      </w:pPr>
    </w:p>
    <w:p w14:paraId="339AA6B1" w14:textId="0CA4C2B5" w:rsidR="00431CFC" w:rsidRDefault="001C69FC" w:rsidP="00431CFC">
      <w:pPr>
        <w:pStyle w:val="Prrafodelista"/>
        <w:jc w:val="center"/>
        <w:rPr>
          <w:rFonts w:ascii="Arial" w:hAnsi="Arial" w:cs="Arial"/>
          <w:b/>
          <w:bCs/>
          <w:sz w:val="28"/>
          <w:szCs w:val="22"/>
        </w:rPr>
      </w:pPr>
      <w:r w:rsidRPr="00431CFC">
        <w:rPr>
          <w:rFonts w:ascii="Arial" w:hAnsi="Arial" w:cs="Arial"/>
          <w:b/>
          <w:bCs/>
          <w:noProof/>
          <w:sz w:val="28"/>
          <w:szCs w:val="22"/>
        </w:rPr>
        <w:drawing>
          <wp:inline distT="0" distB="0" distL="0" distR="0" wp14:anchorId="27CE5B65" wp14:editId="5273199B">
            <wp:extent cx="6692900" cy="4362450"/>
            <wp:effectExtent l="3175" t="0" r="0" b="0"/>
            <wp:docPr id="2084167502" name="Imagen 208416750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7502" name="Imagen 1" descr="Imagen que contiene Escala de tiempo&#10;&#10;Descripción generada automáticamente"/>
                    <pic:cNvPicPr/>
                  </pic:nvPicPr>
                  <pic:blipFill>
                    <a:blip r:embed="rId71"/>
                    <a:stretch>
                      <a:fillRect/>
                    </a:stretch>
                  </pic:blipFill>
                  <pic:spPr>
                    <a:xfrm rot="5400000">
                      <a:off x="0" y="0"/>
                      <a:ext cx="6692900" cy="4362450"/>
                    </a:xfrm>
                    <a:prstGeom prst="rect">
                      <a:avLst/>
                    </a:prstGeom>
                  </pic:spPr>
                </pic:pic>
              </a:graphicData>
            </a:graphic>
          </wp:inline>
        </w:drawing>
      </w:r>
    </w:p>
    <w:p w14:paraId="428CCD41" w14:textId="77777777" w:rsidR="005F6789" w:rsidRDefault="005F6789" w:rsidP="00353C45">
      <w:pPr>
        <w:pStyle w:val="Prrafodelista"/>
        <w:rPr>
          <w:rFonts w:ascii="Arial" w:hAnsi="Arial" w:cs="Arial"/>
          <w:b/>
          <w:bCs/>
          <w:sz w:val="28"/>
          <w:szCs w:val="22"/>
        </w:rPr>
      </w:pPr>
    </w:p>
    <w:p w14:paraId="76382611" w14:textId="77777777" w:rsidR="005F6789" w:rsidRDefault="005F6789" w:rsidP="00353C45">
      <w:pPr>
        <w:pStyle w:val="Prrafodelista"/>
        <w:rPr>
          <w:rFonts w:ascii="Arial" w:hAnsi="Arial" w:cs="Arial"/>
          <w:b/>
          <w:bCs/>
          <w:sz w:val="28"/>
          <w:szCs w:val="22"/>
        </w:rPr>
      </w:pPr>
    </w:p>
    <w:p w14:paraId="5A8B3C93" w14:textId="65AA3013" w:rsidR="005F6789" w:rsidRDefault="00AE0AB5" w:rsidP="00AE0AB5">
      <w:pPr>
        <w:pStyle w:val="Prrafodelista"/>
        <w:jc w:val="center"/>
        <w:rPr>
          <w:rFonts w:ascii="Arial" w:hAnsi="Arial" w:cs="Arial"/>
          <w:b/>
          <w:bCs/>
          <w:sz w:val="28"/>
          <w:szCs w:val="22"/>
        </w:rPr>
      </w:pPr>
      <w:r w:rsidRPr="00AE0AB5">
        <w:rPr>
          <w:rFonts w:ascii="Arial" w:hAnsi="Arial" w:cs="Arial"/>
          <w:b/>
          <w:bCs/>
          <w:noProof/>
          <w:sz w:val="28"/>
          <w:szCs w:val="22"/>
        </w:rPr>
        <w:lastRenderedPageBreak/>
        <w:drawing>
          <wp:inline distT="0" distB="0" distL="0" distR="0" wp14:anchorId="4D033CE4" wp14:editId="22250738">
            <wp:extent cx="4992022" cy="5119370"/>
            <wp:effectExtent l="0" t="6667" r="0" b="0"/>
            <wp:docPr id="2120339005" name="Imagen 212033900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39005" name="Imagen 1" descr="Gráfico&#10;&#10;Descripción generada automáticamente"/>
                    <pic:cNvPicPr/>
                  </pic:nvPicPr>
                  <pic:blipFill>
                    <a:blip r:embed="rId72"/>
                    <a:stretch>
                      <a:fillRect/>
                    </a:stretch>
                  </pic:blipFill>
                  <pic:spPr>
                    <a:xfrm rot="5400000">
                      <a:off x="0" y="0"/>
                      <a:ext cx="5002325" cy="5129935"/>
                    </a:xfrm>
                    <a:prstGeom prst="rect">
                      <a:avLst/>
                    </a:prstGeom>
                  </pic:spPr>
                </pic:pic>
              </a:graphicData>
            </a:graphic>
          </wp:inline>
        </w:drawing>
      </w:r>
    </w:p>
    <w:p w14:paraId="4ECDE6C4" w14:textId="77777777" w:rsidR="005F6789" w:rsidRDefault="005F6789" w:rsidP="00353C45">
      <w:pPr>
        <w:pStyle w:val="Prrafodelista"/>
        <w:rPr>
          <w:rFonts w:ascii="Arial" w:hAnsi="Arial" w:cs="Arial"/>
          <w:b/>
          <w:bCs/>
          <w:sz w:val="28"/>
          <w:szCs w:val="22"/>
        </w:rPr>
      </w:pPr>
    </w:p>
    <w:p w14:paraId="3CC2869B" w14:textId="77777777" w:rsidR="005F6789" w:rsidRDefault="005F6789" w:rsidP="00353C45">
      <w:pPr>
        <w:pStyle w:val="Prrafodelista"/>
        <w:rPr>
          <w:rFonts w:ascii="Arial" w:hAnsi="Arial" w:cs="Arial"/>
          <w:b/>
          <w:bCs/>
          <w:sz w:val="28"/>
          <w:szCs w:val="22"/>
        </w:rPr>
      </w:pPr>
    </w:p>
    <w:p w14:paraId="1BF4B2D1" w14:textId="77777777" w:rsidR="005F6789" w:rsidRDefault="005F6789" w:rsidP="00353C45">
      <w:pPr>
        <w:pStyle w:val="Prrafodelista"/>
        <w:rPr>
          <w:rFonts w:ascii="Arial" w:hAnsi="Arial" w:cs="Arial"/>
          <w:b/>
          <w:bCs/>
          <w:sz w:val="28"/>
          <w:szCs w:val="22"/>
        </w:rPr>
      </w:pPr>
    </w:p>
    <w:p w14:paraId="6F7B04E2" w14:textId="77777777" w:rsidR="005F6789" w:rsidRDefault="005F6789" w:rsidP="00353C45">
      <w:pPr>
        <w:pStyle w:val="Prrafodelista"/>
        <w:rPr>
          <w:rFonts w:ascii="Arial" w:hAnsi="Arial" w:cs="Arial"/>
          <w:b/>
          <w:bCs/>
          <w:sz w:val="28"/>
          <w:szCs w:val="22"/>
        </w:rPr>
      </w:pPr>
    </w:p>
    <w:p w14:paraId="44587AC6" w14:textId="77777777" w:rsidR="005F6789" w:rsidRDefault="005F6789" w:rsidP="00353C45">
      <w:pPr>
        <w:pStyle w:val="Prrafodelista"/>
        <w:rPr>
          <w:rFonts w:ascii="Arial" w:hAnsi="Arial" w:cs="Arial"/>
          <w:b/>
          <w:bCs/>
          <w:sz w:val="28"/>
          <w:szCs w:val="22"/>
        </w:rPr>
      </w:pPr>
    </w:p>
    <w:p w14:paraId="47F633FE" w14:textId="77777777" w:rsidR="005F6789" w:rsidRDefault="005F6789" w:rsidP="00353C45">
      <w:pPr>
        <w:pStyle w:val="Prrafodelista"/>
        <w:rPr>
          <w:rFonts w:ascii="Arial" w:hAnsi="Arial" w:cs="Arial"/>
          <w:b/>
          <w:bCs/>
          <w:sz w:val="28"/>
          <w:szCs w:val="22"/>
        </w:rPr>
      </w:pPr>
    </w:p>
    <w:p w14:paraId="5C669586" w14:textId="77777777" w:rsidR="005F6789" w:rsidRDefault="005F6789" w:rsidP="00353C45">
      <w:pPr>
        <w:pStyle w:val="Prrafodelista"/>
        <w:rPr>
          <w:rFonts w:ascii="Arial" w:hAnsi="Arial" w:cs="Arial"/>
          <w:b/>
          <w:bCs/>
          <w:sz w:val="28"/>
          <w:szCs w:val="22"/>
        </w:rPr>
      </w:pPr>
    </w:p>
    <w:p w14:paraId="505E2BCD" w14:textId="77777777" w:rsidR="005F6789" w:rsidRDefault="005F6789" w:rsidP="00353C45">
      <w:pPr>
        <w:pStyle w:val="Prrafodelista"/>
        <w:rPr>
          <w:rFonts w:ascii="Arial" w:hAnsi="Arial" w:cs="Arial"/>
          <w:b/>
          <w:bCs/>
          <w:sz w:val="28"/>
          <w:szCs w:val="22"/>
        </w:rPr>
      </w:pPr>
    </w:p>
    <w:p w14:paraId="28CE5EA3" w14:textId="77777777" w:rsidR="005F6789" w:rsidRDefault="005F6789" w:rsidP="00353C45">
      <w:pPr>
        <w:pStyle w:val="Prrafodelista"/>
        <w:rPr>
          <w:rFonts w:ascii="Arial" w:hAnsi="Arial" w:cs="Arial"/>
          <w:b/>
          <w:bCs/>
          <w:sz w:val="28"/>
          <w:szCs w:val="22"/>
        </w:rPr>
      </w:pPr>
    </w:p>
    <w:p w14:paraId="06862FCA" w14:textId="77777777" w:rsidR="005F6789" w:rsidRDefault="005F6789" w:rsidP="00353C45">
      <w:pPr>
        <w:pStyle w:val="Prrafodelista"/>
        <w:rPr>
          <w:rFonts w:ascii="Arial" w:hAnsi="Arial" w:cs="Arial"/>
          <w:b/>
          <w:bCs/>
          <w:sz w:val="28"/>
          <w:szCs w:val="22"/>
        </w:rPr>
      </w:pPr>
    </w:p>
    <w:p w14:paraId="1B882A05" w14:textId="77777777" w:rsidR="005F6789" w:rsidRDefault="005F6789" w:rsidP="00353C45">
      <w:pPr>
        <w:pStyle w:val="Prrafodelista"/>
        <w:rPr>
          <w:rFonts w:ascii="Arial" w:hAnsi="Arial" w:cs="Arial"/>
          <w:b/>
          <w:bCs/>
          <w:sz w:val="28"/>
          <w:szCs w:val="22"/>
        </w:rPr>
      </w:pPr>
    </w:p>
    <w:p w14:paraId="69F1E4AA" w14:textId="77777777" w:rsidR="005F6789" w:rsidRDefault="005F6789" w:rsidP="00353C45">
      <w:pPr>
        <w:pStyle w:val="Prrafodelista"/>
        <w:rPr>
          <w:rFonts w:ascii="Arial" w:hAnsi="Arial" w:cs="Arial"/>
          <w:b/>
          <w:bCs/>
          <w:sz w:val="28"/>
          <w:szCs w:val="22"/>
        </w:rPr>
      </w:pPr>
    </w:p>
    <w:p w14:paraId="26B7D601" w14:textId="77777777" w:rsidR="00EE1F77" w:rsidRDefault="00EE1F77" w:rsidP="00EE1F77">
      <w:pPr>
        <w:pStyle w:val="Prrafodelista"/>
        <w:rPr>
          <w:rFonts w:ascii="Arial" w:hAnsi="Arial" w:cs="Arial"/>
          <w:szCs w:val="20"/>
        </w:rPr>
      </w:pPr>
    </w:p>
    <w:p w14:paraId="6E77128A" w14:textId="55D82ECF" w:rsidR="00353C45" w:rsidRPr="00890910" w:rsidRDefault="00EE1F77" w:rsidP="00353C45">
      <w:pPr>
        <w:pStyle w:val="Prrafodelista"/>
        <w:rPr>
          <w:rFonts w:ascii="Arial" w:hAnsi="Arial" w:cs="Arial"/>
          <w:b/>
          <w:bCs/>
          <w:sz w:val="28"/>
          <w:szCs w:val="22"/>
        </w:rPr>
      </w:pPr>
      <w:r w:rsidRPr="001C69FC">
        <w:rPr>
          <w:rFonts w:ascii="Arial" w:hAnsi="Arial" w:cs="Arial"/>
          <w:b/>
          <w:bCs/>
          <w:noProof/>
          <w:szCs w:val="20"/>
        </w:rPr>
        <w:lastRenderedPageBreak/>
        <w:drawing>
          <wp:anchor distT="0" distB="0" distL="114300" distR="114300" simplePos="0" relativeHeight="251658258" behindDoc="0" locked="0" layoutInCell="1" allowOverlap="1" wp14:anchorId="1920296C" wp14:editId="7FCB329C">
            <wp:simplePos x="0" y="0"/>
            <wp:positionH relativeFrom="column">
              <wp:posOffset>1341755</wp:posOffset>
            </wp:positionH>
            <wp:positionV relativeFrom="paragraph">
              <wp:posOffset>314325</wp:posOffset>
            </wp:positionV>
            <wp:extent cx="4372585" cy="6782747"/>
            <wp:effectExtent l="0" t="0" r="9525" b="0"/>
            <wp:wrapTopAndBottom/>
            <wp:docPr id="589987984" name="Imagen 58998798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87984" name="Imagen 1" descr="Un dibujo de una persona&#10;&#10;Descripción generada automáticamente con confianza media"/>
                    <pic:cNvPicPr/>
                  </pic:nvPicPr>
                  <pic:blipFill>
                    <a:blip r:embed="rId73">
                      <a:extLst>
                        <a:ext uri="{28A0092B-C50C-407E-A947-70E740481C1C}">
                          <a14:useLocalDpi xmlns:a14="http://schemas.microsoft.com/office/drawing/2010/main" val="0"/>
                        </a:ext>
                      </a:extLst>
                    </a:blip>
                    <a:stretch>
                      <a:fillRect/>
                    </a:stretch>
                  </pic:blipFill>
                  <pic:spPr>
                    <a:xfrm>
                      <a:off x="0" y="0"/>
                      <a:ext cx="4372585" cy="6782747"/>
                    </a:xfrm>
                    <a:prstGeom prst="rect">
                      <a:avLst/>
                    </a:prstGeom>
                  </pic:spPr>
                </pic:pic>
              </a:graphicData>
            </a:graphic>
          </wp:anchor>
        </w:drawing>
      </w:r>
      <w:r w:rsidR="009D04F1" w:rsidRPr="001C69FC">
        <w:rPr>
          <w:rFonts w:ascii="Arial" w:hAnsi="Arial" w:cs="Arial"/>
          <w:b/>
          <w:bCs/>
          <w:szCs w:val="20"/>
        </w:rPr>
        <w:t>Anexo 1</w:t>
      </w:r>
      <w:r w:rsidR="00BD3076">
        <w:rPr>
          <w:rFonts w:ascii="Arial" w:hAnsi="Arial" w:cs="Arial"/>
          <w:b/>
          <w:bCs/>
          <w:szCs w:val="20"/>
        </w:rPr>
        <w:t>0</w:t>
      </w:r>
      <w:r w:rsidR="009D04F1" w:rsidRPr="001C69FC">
        <w:rPr>
          <w:rFonts w:ascii="Arial" w:hAnsi="Arial" w:cs="Arial"/>
          <w:b/>
          <w:bCs/>
          <w:szCs w:val="20"/>
        </w:rPr>
        <w:t xml:space="preserve"> </w:t>
      </w:r>
      <w:r w:rsidRPr="001C69FC">
        <w:rPr>
          <w:rFonts w:ascii="Arial" w:hAnsi="Arial" w:cs="Arial"/>
          <w:b/>
          <w:bCs/>
          <w:szCs w:val="20"/>
        </w:rPr>
        <w:t>(</w:t>
      </w:r>
      <w:r w:rsidR="009D04F1" w:rsidRPr="001C69FC">
        <w:rPr>
          <w:rFonts w:ascii="Arial" w:hAnsi="Arial" w:cs="Arial"/>
          <w:b/>
          <w:bCs/>
          <w:szCs w:val="20"/>
        </w:rPr>
        <w:t xml:space="preserve">PCB </w:t>
      </w:r>
      <w:r w:rsidRPr="001C69FC">
        <w:rPr>
          <w:rFonts w:ascii="Arial" w:hAnsi="Arial" w:cs="Arial"/>
          <w:b/>
          <w:bCs/>
          <w:szCs w:val="20"/>
        </w:rPr>
        <w:t>PIC) :</w:t>
      </w:r>
    </w:p>
    <w:p w14:paraId="6569C019" w14:textId="77777777" w:rsidR="00EE1F77" w:rsidRDefault="00EE1F77" w:rsidP="00EE1F77">
      <w:pPr>
        <w:pStyle w:val="Ttulo3"/>
        <w:numPr>
          <w:ilvl w:val="0"/>
          <w:numId w:val="0"/>
        </w:numPr>
        <w:ind w:left="720"/>
      </w:pPr>
    </w:p>
    <w:p w14:paraId="5EBF2BA8" w14:textId="2FCC029A" w:rsidR="00EE1F77" w:rsidRPr="001C69FC" w:rsidRDefault="00CE5CB1" w:rsidP="001C69FC">
      <w:pPr>
        <w:rPr>
          <w:rFonts w:ascii="Arial" w:hAnsi="Arial" w:cs="Arial"/>
          <w:b/>
          <w:bCs/>
        </w:rPr>
      </w:pPr>
      <w:r w:rsidRPr="001C69FC">
        <w:rPr>
          <w:rFonts w:ascii="Arial" w:hAnsi="Arial" w:cs="Arial"/>
          <w:b/>
          <w:bCs/>
          <w:noProof/>
        </w:rPr>
        <w:drawing>
          <wp:anchor distT="0" distB="0" distL="114300" distR="114300" simplePos="0" relativeHeight="251658259" behindDoc="0" locked="0" layoutInCell="1" allowOverlap="1" wp14:anchorId="441E2FF1" wp14:editId="7D592C7A">
            <wp:simplePos x="0" y="0"/>
            <wp:positionH relativeFrom="column">
              <wp:posOffset>671195</wp:posOffset>
            </wp:positionH>
            <wp:positionV relativeFrom="paragraph">
              <wp:posOffset>245745</wp:posOffset>
            </wp:positionV>
            <wp:extent cx="5287113" cy="3496163"/>
            <wp:effectExtent l="0" t="0" r="8890" b="9525"/>
            <wp:wrapTopAndBottom/>
            <wp:docPr id="1265127967" name="Imagen 1265127967"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27967" name="Imagen 1" descr="Un dibujo de una persona&#10;&#10;Descripción generada automáticamente con confianza media"/>
                    <pic:cNvPicPr/>
                  </pic:nvPicPr>
                  <pic:blipFill>
                    <a:blip r:embed="rId74">
                      <a:extLst>
                        <a:ext uri="{28A0092B-C50C-407E-A947-70E740481C1C}">
                          <a14:useLocalDpi xmlns:a14="http://schemas.microsoft.com/office/drawing/2010/main" val="0"/>
                        </a:ext>
                      </a:extLst>
                    </a:blip>
                    <a:stretch>
                      <a:fillRect/>
                    </a:stretch>
                  </pic:blipFill>
                  <pic:spPr>
                    <a:xfrm>
                      <a:off x="0" y="0"/>
                      <a:ext cx="5287113" cy="3496163"/>
                    </a:xfrm>
                    <a:prstGeom prst="rect">
                      <a:avLst/>
                    </a:prstGeom>
                  </pic:spPr>
                </pic:pic>
              </a:graphicData>
            </a:graphic>
          </wp:anchor>
        </w:drawing>
      </w:r>
      <w:r w:rsidRPr="001C69FC">
        <w:rPr>
          <w:rFonts w:ascii="Arial" w:hAnsi="Arial" w:cs="Arial"/>
          <w:b/>
          <w:bCs/>
        </w:rPr>
        <w:t>Anexo 1</w:t>
      </w:r>
      <w:r w:rsidR="00BD3076">
        <w:rPr>
          <w:rFonts w:ascii="Arial" w:hAnsi="Arial" w:cs="Arial"/>
          <w:b/>
          <w:bCs/>
        </w:rPr>
        <w:t>1</w:t>
      </w:r>
      <w:r w:rsidRPr="001C69FC">
        <w:rPr>
          <w:rFonts w:ascii="Arial" w:hAnsi="Arial" w:cs="Arial"/>
          <w:b/>
          <w:bCs/>
        </w:rPr>
        <w:t xml:space="preserve"> ( PCB </w:t>
      </w:r>
      <w:r w:rsidR="00BD3076" w:rsidRPr="001C69FC">
        <w:rPr>
          <w:rFonts w:ascii="Arial" w:hAnsi="Arial" w:cs="Arial"/>
          <w:b/>
          <w:bCs/>
        </w:rPr>
        <w:t>medición</w:t>
      </w:r>
      <w:r w:rsidR="0076031B" w:rsidRPr="001C69FC">
        <w:rPr>
          <w:rFonts w:ascii="Arial" w:hAnsi="Arial" w:cs="Arial"/>
          <w:b/>
          <w:bCs/>
        </w:rPr>
        <w:t xml:space="preserve"> )</w:t>
      </w:r>
    </w:p>
    <w:p w14:paraId="19D4D749" w14:textId="77777777" w:rsidR="0076031B" w:rsidRDefault="0076031B" w:rsidP="0076031B"/>
    <w:p w14:paraId="49E9E1C3" w14:textId="77777777" w:rsidR="0076031B" w:rsidRDefault="0076031B" w:rsidP="0076031B"/>
    <w:p w14:paraId="4E1E9240" w14:textId="77777777" w:rsidR="0076031B" w:rsidRDefault="0076031B" w:rsidP="0076031B"/>
    <w:p w14:paraId="1B386502" w14:textId="77777777" w:rsidR="0076031B" w:rsidRDefault="0076031B" w:rsidP="0076031B"/>
    <w:p w14:paraId="39300EDE" w14:textId="77777777" w:rsidR="0076031B" w:rsidRDefault="0076031B" w:rsidP="0076031B"/>
    <w:p w14:paraId="22E7794E" w14:textId="77777777" w:rsidR="0076031B" w:rsidRDefault="0076031B" w:rsidP="0076031B"/>
    <w:p w14:paraId="27147AFC" w14:textId="77777777" w:rsidR="0076031B" w:rsidRDefault="0076031B" w:rsidP="0076031B"/>
    <w:p w14:paraId="4E3E10D3" w14:textId="77777777" w:rsidR="0076031B" w:rsidRDefault="0076031B" w:rsidP="0076031B"/>
    <w:p w14:paraId="449EFB93" w14:textId="77777777" w:rsidR="0076031B" w:rsidRDefault="0076031B" w:rsidP="0076031B"/>
    <w:p w14:paraId="29D6C5DC" w14:textId="77777777" w:rsidR="0076031B" w:rsidRDefault="0076031B" w:rsidP="0076031B"/>
    <w:p w14:paraId="2A5156C0" w14:textId="77777777" w:rsidR="0076031B" w:rsidRDefault="0076031B" w:rsidP="0076031B"/>
    <w:p w14:paraId="123D54D2" w14:textId="77777777" w:rsidR="0076031B" w:rsidRDefault="0076031B" w:rsidP="0076031B"/>
    <w:p w14:paraId="5112BDB9" w14:textId="77777777" w:rsidR="0076031B" w:rsidRDefault="0076031B" w:rsidP="0076031B"/>
    <w:p w14:paraId="00953640" w14:textId="77777777" w:rsidR="0076031B" w:rsidRDefault="0076031B" w:rsidP="0076031B"/>
    <w:p w14:paraId="26B0B6DC" w14:textId="77777777" w:rsidR="0076031B" w:rsidRDefault="0076031B" w:rsidP="0076031B"/>
    <w:p w14:paraId="6850E4C0" w14:textId="77777777" w:rsidR="0076031B" w:rsidRDefault="0076031B" w:rsidP="0076031B"/>
    <w:p w14:paraId="6878B70D" w14:textId="77777777" w:rsidR="0076031B" w:rsidRDefault="0076031B" w:rsidP="0076031B"/>
    <w:p w14:paraId="551F94C6" w14:textId="77777777" w:rsidR="0076031B" w:rsidRDefault="0076031B" w:rsidP="0076031B"/>
    <w:p w14:paraId="5CA60E03" w14:textId="77777777" w:rsidR="0076031B" w:rsidRDefault="0076031B" w:rsidP="0076031B"/>
    <w:p w14:paraId="32010AC1" w14:textId="77777777" w:rsidR="0076031B" w:rsidRDefault="0076031B" w:rsidP="0076031B"/>
    <w:p w14:paraId="2722AC18" w14:textId="77777777" w:rsidR="0076031B" w:rsidRDefault="0076031B" w:rsidP="0076031B"/>
    <w:p w14:paraId="05AD531C" w14:textId="77777777" w:rsidR="0076031B" w:rsidRDefault="0076031B" w:rsidP="0076031B"/>
    <w:p w14:paraId="4D6CEDE7" w14:textId="77777777" w:rsidR="0076031B" w:rsidRDefault="0076031B" w:rsidP="0076031B"/>
    <w:p w14:paraId="20B10A32" w14:textId="77777777" w:rsidR="005E3777" w:rsidRDefault="005E3777" w:rsidP="0076031B"/>
    <w:p w14:paraId="47E19834" w14:textId="6FC59369" w:rsidR="005E3777" w:rsidRDefault="005E3777" w:rsidP="0076031B">
      <w:pPr>
        <w:rPr>
          <w:rFonts w:ascii="Arial" w:hAnsi="Arial" w:cs="Arial"/>
          <w:b/>
          <w:bCs/>
        </w:rPr>
      </w:pPr>
      <w:r w:rsidRPr="001C69FC">
        <w:rPr>
          <w:rFonts w:ascii="Arial" w:hAnsi="Arial" w:cs="Arial"/>
          <w:b/>
          <w:bCs/>
        </w:rPr>
        <w:t>Anexo 1</w:t>
      </w:r>
      <w:r w:rsidR="00BD3076">
        <w:rPr>
          <w:rFonts w:ascii="Arial" w:hAnsi="Arial" w:cs="Arial"/>
          <w:b/>
          <w:bCs/>
        </w:rPr>
        <w:t>2</w:t>
      </w:r>
      <w:r w:rsidRPr="001C69FC">
        <w:rPr>
          <w:rFonts w:ascii="Arial" w:hAnsi="Arial" w:cs="Arial"/>
          <w:b/>
          <w:bCs/>
        </w:rPr>
        <w:t xml:space="preserve"> (PCB Alimentación)</w:t>
      </w:r>
      <w:r w:rsidR="001C69FC" w:rsidRPr="001C69FC">
        <w:rPr>
          <w:rFonts w:ascii="Arial" w:hAnsi="Arial" w:cs="Arial"/>
          <w:b/>
          <w:bCs/>
        </w:rPr>
        <w:t>:</w:t>
      </w:r>
    </w:p>
    <w:p w14:paraId="1B6F7A0E" w14:textId="77777777" w:rsidR="001E27C7" w:rsidRPr="001C69FC" w:rsidRDefault="001E27C7" w:rsidP="0076031B">
      <w:pPr>
        <w:rPr>
          <w:rFonts w:ascii="Arial" w:hAnsi="Arial" w:cs="Arial"/>
          <w:b/>
          <w:bCs/>
        </w:rPr>
      </w:pPr>
    </w:p>
    <w:p w14:paraId="1190DD22" w14:textId="3438F509" w:rsidR="0076031B" w:rsidRDefault="005E3777" w:rsidP="005E3777">
      <w:pPr>
        <w:jc w:val="center"/>
      </w:pPr>
      <w:r w:rsidRPr="005E3777">
        <w:rPr>
          <w:noProof/>
        </w:rPr>
        <w:drawing>
          <wp:inline distT="0" distB="0" distL="0" distR="0" wp14:anchorId="081D1A43" wp14:editId="5F853476">
            <wp:extent cx="3839111" cy="3743847"/>
            <wp:effectExtent l="0" t="0" r="9525" b="0"/>
            <wp:docPr id="1447572764" name="Imagen 144757276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72764" name="Imagen 1" descr="Un dibujo de una persona&#10;&#10;Descripción generada automáticamente con confianza media"/>
                    <pic:cNvPicPr/>
                  </pic:nvPicPr>
                  <pic:blipFill>
                    <a:blip r:embed="rId75"/>
                    <a:stretch>
                      <a:fillRect/>
                    </a:stretch>
                  </pic:blipFill>
                  <pic:spPr>
                    <a:xfrm>
                      <a:off x="0" y="0"/>
                      <a:ext cx="3839111" cy="3743847"/>
                    </a:xfrm>
                    <a:prstGeom prst="rect">
                      <a:avLst/>
                    </a:prstGeom>
                  </pic:spPr>
                </pic:pic>
              </a:graphicData>
            </a:graphic>
          </wp:inline>
        </w:drawing>
      </w:r>
    </w:p>
    <w:p w14:paraId="34E8637C" w14:textId="77777777" w:rsidR="0076031B" w:rsidRDefault="0076031B" w:rsidP="0076031B"/>
    <w:p w14:paraId="146FB5B2" w14:textId="77777777" w:rsidR="0076031B" w:rsidRDefault="0076031B" w:rsidP="0076031B"/>
    <w:p w14:paraId="63C1C809" w14:textId="77777777" w:rsidR="0076031B" w:rsidRDefault="0076031B" w:rsidP="0076031B"/>
    <w:p w14:paraId="2A81E5D7" w14:textId="77777777" w:rsidR="0076031B" w:rsidRDefault="0076031B" w:rsidP="0076031B"/>
    <w:p w14:paraId="49DF69B6" w14:textId="77777777" w:rsidR="0076031B" w:rsidRDefault="0076031B" w:rsidP="0076031B"/>
    <w:p w14:paraId="3381515E" w14:textId="77777777" w:rsidR="0076031B" w:rsidRDefault="0076031B" w:rsidP="0076031B"/>
    <w:p w14:paraId="4CCDDBF1" w14:textId="77777777" w:rsidR="0076031B" w:rsidRDefault="0076031B" w:rsidP="0076031B"/>
    <w:p w14:paraId="6FB6FDCA" w14:textId="77777777" w:rsidR="0076031B" w:rsidRDefault="0076031B" w:rsidP="0076031B"/>
    <w:p w14:paraId="7955593D" w14:textId="77777777" w:rsidR="0076031B" w:rsidRDefault="0076031B" w:rsidP="0076031B"/>
    <w:p w14:paraId="66C5F2AB" w14:textId="77777777" w:rsidR="0076031B" w:rsidRDefault="0076031B" w:rsidP="0076031B"/>
    <w:p w14:paraId="15051A33" w14:textId="77777777" w:rsidR="0076031B" w:rsidRDefault="0076031B" w:rsidP="0076031B"/>
    <w:p w14:paraId="24FE9425" w14:textId="77777777" w:rsidR="0076031B" w:rsidRDefault="0076031B" w:rsidP="0076031B"/>
    <w:p w14:paraId="1421A0E7" w14:textId="77777777" w:rsidR="0076031B" w:rsidRDefault="0076031B" w:rsidP="0076031B"/>
    <w:p w14:paraId="067697B9" w14:textId="77777777" w:rsidR="0076031B" w:rsidRDefault="0076031B" w:rsidP="0076031B"/>
    <w:p w14:paraId="44C03BDD" w14:textId="77777777" w:rsidR="0076031B" w:rsidRDefault="0076031B" w:rsidP="0076031B"/>
    <w:p w14:paraId="397F4362" w14:textId="77777777" w:rsidR="0076031B" w:rsidRDefault="0076031B" w:rsidP="0076031B"/>
    <w:p w14:paraId="204D26EF" w14:textId="77777777" w:rsidR="0076031B" w:rsidRDefault="0076031B" w:rsidP="0076031B"/>
    <w:p w14:paraId="5BC5DC13" w14:textId="77777777" w:rsidR="0076031B" w:rsidRDefault="0076031B" w:rsidP="0076031B"/>
    <w:p w14:paraId="0A482E1D" w14:textId="77777777" w:rsidR="0076031B" w:rsidRDefault="0076031B" w:rsidP="0076031B"/>
    <w:p w14:paraId="25BD095E" w14:textId="77777777" w:rsidR="0076031B" w:rsidRDefault="0076031B" w:rsidP="0076031B"/>
    <w:p w14:paraId="5A5BAD08" w14:textId="77777777" w:rsidR="0076031B" w:rsidRDefault="0076031B" w:rsidP="0076031B"/>
    <w:p w14:paraId="39AB5774" w14:textId="77777777" w:rsidR="0076031B" w:rsidRDefault="0076031B" w:rsidP="0076031B"/>
    <w:p w14:paraId="0CC75A9B" w14:textId="7B773B49" w:rsidR="001C69FC" w:rsidRPr="001C69FC" w:rsidRDefault="001C69FC" w:rsidP="0076031B">
      <w:pPr>
        <w:rPr>
          <w:rFonts w:ascii="Arial" w:hAnsi="Arial" w:cs="Arial"/>
          <w:b/>
          <w:bCs/>
        </w:rPr>
      </w:pPr>
      <w:r w:rsidRPr="001C69FC">
        <w:rPr>
          <w:rFonts w:ascii="Arial" w:hAnsi="Arial" w:cs="Arial"/>
          <w:b/>
          <w:bCs/>
        </w:rPr>
        <w:t xml:space="preserve">Anexo 13 (PCB </w:t>
      </w:r>
      <w:r w:rsidR="001E27C7" w:rsidRPr="001C69FC">
        <w:rPr>
          <w:rFonts w:ascii="Arial" w:hAnsi="Arial" w:cs="Arial"/>
          <w:b/>
          <w:bCs/>
        </w:rPr>
        <w:t>Relés</w:t>
      </w:r>
      <w:r w:rsidRPr="001C69FC">
        <w:rPr>
          <w:rFonts w:ascii="Arial" w:hAnsi="Arial" w:cs="Arial"/>
          <w:b/>
          <w:bCs/>
        </w:rPr>
        <w:t>):</w:t>
      </w:r>
    </w:p>
    <w:p w14:paraId="32B43074" w14:textId="497A7E90" w:rsidR="005E3777" w:rsidRDefault="001C69FC" w:rsidP="0076031B">
      <w:r w:rsidRPr="001C69FC">
        <w:rPr>
          <w:noProof/>
        </w:rPr>
        <w:drawing>
          <wp:inline distT="0" distB="0" distL="0" distR="0" wp14:anchorId="7B562DEE" wp14:editId="093129CE">
            <wp:extent cx="6692900" cy="4992370"/>
            <wp:effectExtent l="0" t="0" r="0" b="0"/>
            <wp:docPr id="1309122145" name="Imagen 1309122145"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22145" name="Imagen 1" descr="Un dibujo de una persona&#10;&#10;Descripción generada automáticamente con confianza media"/>
                    <pic:cNvPicPr/>
                  </pic:nvPicPr>
                  <pic:blipFill>
                    <a:blip r:embed="rId76"/>
                    <a:stretch>
                      <a:fillRect/>
                    </a:stretch>
                  </pic:blipFill>
                  <pic:spPr>
                    <a:xfrm>
                      <a:off x="0" y="0"/>
                      <a:ext cx="6692900" cy="4992370"/>
                    </a:xfrm>
                    <a:prstGeom prst="rect">
                      <a:avLst/>
                    </a:prstGeom>
                  </pic:spPr>
                </pic:pic>
              </a:graphicData>
            </a:graphic>
          </wp:inline>
        </w:drawing>
      </w:r>
    </w:p>
    <w:p w14:paraId="14674112" w14:textId="77777777" w:rsidR="005E3777" w:rsidRDefault="005E3777" w:rsidP="0076031B"/>
    <w:p w14:paraId="7AE09F34" w14:textId="77777777" w:rsidR="005E3777" w:rsidRDefault="005E3777" w:rsidP="0076031B"/>
    <w:p w14:paraId="7869017F" w14:textId="77777777" w:rsidR="005E3777" w:rsidRDefault="005E3777" w:rsidP="0076031B"/>
    <w:p w14:paraId="0646AA7E" w14:textId="77777777" w:rsidR="005E3777" w:rsidRDefault="005E3777" w:rsidP="0076031B"/>
    <w:p w14:paraId="132F94FF" w14:textId="77777777" w:rsidR="005E3777" w:rsidRDefault="005E3777" w:rsidP="0076031B"/>
    <w:p w14:paraId="28E29516" w14:textId="77777777" w:rsidR="005E3777" w:rsidRDefault="005E3777" w:rsidP="0076031B"/>
    <w:p w14:paraId="61003B9A" w14:textId="77777777" w:rsidR="005E3777" w:rsidRDefault="005E3777" w:rsidP="0076031B"/>
    <w:p w14:paraId="2A61EBCF" w14:textId="77777777" w:rsidR="005E3777" w:rsidRDefault="005E3777" w:rsidP="0076031B"/>
    <w:p w14:paraId="5FEC802C" w14:textId="77777777" w:rsidR="005E3777" w:rsidRDefault="005E3777" w:rsidP="0076031B"/>
    <w:p w14:paraId="3ED141B9" w14:textId="77777777" w:rsidR="005E3777" w:rsidRDefault="005E3777" w:rsidP="0076031B"/>
    <w:p w14:paraId="4AD625D4" w14:textId="77777777" w:rsidR="005E3777" w:rsidRDefault="005E3777" w:rsidP="0076031B"/>
    <w:p w14:paraId="0EE6A645" w14:textId="77777777" w:rsidR="005E3777" w:rsidRDefault="005E3777" w:rsidP="0076031B"/>
    <w:p w14:paraId="3568C9BC" w14:textId="77777777" w:rsidR="005E3777" w:rsidRDefault="005E3777" w:rsidP="0076031B"/>
    <w:p w14:paraId="42C9BAEA" w14:textId="77777777" w:rsidR="0076031B" w:rsidRDefault="0076031B" w:rsidP="0076031B"/>
    <w:p w14:paraId="3E9E9024" w14:textId="77777777" w:rsidR="0076031B" w:rsidRPr="0076031B" w:rsidRDefault="0076031B" w:rsidP="0076031B"/>
    <w:p w14:paraId="0FA94A14" w14:textId="6A098021" w:rsidR="00353C45" w:rsidRDefault="5CCC90DE" w:rsidP="00120992">
      <w:pPr>
        <w:pStyle w:val="Ttulo3"/>
      </w:pPr>
      <w:bookmarkStart w:id="100" w:name="_Toc154578543"/>
      <w:r>
        <w:lastRenderedPageBreak/>
        <w:t>Referencias</w:t>
      </w:r>
      <w:bookmarkStart w:id="101" w:name="_Toc460929667"/>
      <w:bookmarkEnd w:id="100"/>
    </w:p>
    <w:bookmarkEnd w:id="101" w:displacedByCustomXml="next"/>
    <w:sdt>
      <w:sdtPr>
        <w:rPr>
          <w:b w:val="0"/>
          <w:color w:val="000000"/>
          <w:sz w:val="24"/>
          <w:szCs w:val="24"/>
          <w:lang w:val="es-ES"/>
        </w:rPr>
        <w:id w:val="477044571"/>
        <w:docPartObj>
          <w:docPartGallery w:val="Bibliographies"/>
          <w:docPartUnique/>
        </w:docPartObj>
      </w:sdtPr>
      <w:sdtEndPr>
        <w:rPr>
          <w:lang w:val="es-CL"/>
        </w:rPr>
      </w:sdtEndPr>
      <w:sdtContent>
        <w:p w14:paraId="4FAE6869" w14:textId="6B05DD34" w:rsidR="00C57D92" w:rsidRDefault="00C57D92" w:rsidP="00C57D92">
          <w:pPr>
            <w:pStyle w:val="Ttulo10"/>
            <w:jc w:val="both"/>
            <w:rPr>
              <w:rFonts w:eastAsiaTheme="majorEastAsia"/>
            </w:rPr>
          </w:pPr>
        </w:p>
        <w:sdt>
          <w:sdtPr>
            <w:rPr>
              <w:rFonts w:cs="Century Gothic"/>
              <w:szCs w:val="24"/>
            </w:rPr>
            <w:id w:val="-573587230"/>
            <w:bibliography/>
          </w:sdtPr>
          <w:sdtEndPr/>
          <w:sdtContent>
            <w:p w14:paraId="2149D1F9" w14:textId="77777777" w:rsidR="003A56E2" w:rsidRDefault="00C57D92" w:rsidP="003A56E2">
              <w:pPr>
                <w:pStyle w:val="Bibliografa"/>
                <w:ind w:left="720" w:hanging="720"/>
                <w:rPr>
                  <w:noProof/>
                  <w:szCs w:val="24"/>
                </w:rPr>
              </w:pPr>
              <w:r>
                <w:fldChar w:fldCharType="begin"/>
              </w:r>
              <w:r>
                <w:instrText>BIBLIOGRAPHY</w:instrText>
              </w:r>
              <w:r>
                <w:fldChar w:fldCharType="separate"/>
              </w:r>
              <w:r w:rsidR="003A56E2">
                <w:rPr>
                  <w:noProof/>
                </w:rPr>
                <w:t xml:space="preserve">(SEC), S. d. (30 de septiembre 2016). </w:t>
              </w:r>
              <w:r w:rsidR="003A56E2">
                <w:rPr>
                  <w:i/>
                  <w:iCs/>
                  <w:noProof/>
                </w:rPr>
                <w:t>Articulo 13190.</w:t>
              </w:r>
              <w:r w:rsidR="003A56E2">
                <w:rPr>
                  <w:noProof/>
                </w:rPr>
                <w:t xml:space="preserve"> Santiago.</w:t>
              </w:r>
            </w:p>
            <w:p w14:paraId="2809131A" w14:textId="77777777" w:rsidR="003A56E2" w:rsidRDefault="003A56E2" w:rsidP="003A56E2">
              <w:pPr>
                <w:pStyle w:val="Bibliografa"/>
                <w:ind w:left="720" w:hanging="720"/>
                <w:rPr>
                  <w:noProof/>
                </w:rPr>
              </w:pPr>
              <w:r>
                <w:rPr>
                  <w:noProof/>
                </w:rPr>
                <w:t xml:space="preserve">Atatecnologia. (s.f.). </w:t>
              </w:r>
              <w:r>
                <w:rPr>
                  <w:i/>
                  <w:iCs/>
                  <w:noProof/>
                </w:rPr>
                <w:t>Atatecnologia</w:t>
              </w:r>
              <w:r>
                <w:rPr>
                  <w:noProof/>
                </w:rPr>
                <w:t>. Obtenido de https://altatecnologia.com.mx/funcionamiento-de-un-banco-de-capacitores/</w:t>
              </w:r>
            </w:p>
            <w:p w14:paraId="7F2E9785" w14:textId="77777777" w:rsidR="003A56E2" w:rsidRDefault="003A56E2" w:rsidP="003A56E2">
              <w:pPr>
                <w:pStyle w:val="Bibliografa"/>
                <w:ind w:left="720" w:hanging="720"/>
                <w:rPr>
                  <w:noProof/>
                </w:rPr>
              </w:pPr>
              <w:r>
                <w:rPr>
                  <w:noProof/>
                </w:rPr>
                <w:t xml:space="preserve">Barcón, S., Rafael, G., &amp; Iv'an, M. (2011). </w:t>
              </w:r>
              <w:r>
                <w:rPr>
                  <w:i/>
                  <w:iCs/>
                  <w:noProof/>
                </w:rPr>
                <w:t>Calidad de la Energía (Factor de potencia y filtrado de armonicas).</w:t>
              </w:r>
              <w:r>
                <w:rPr>
                  <w:noProof/>
                </w:rPr>
                <w:t xml:space="preserve"> Apolo.</w:t>
              </w:r>
            </w:p>
            <w:p w14:paraId="3977C9AB" w14:textId="77777777" w:rsidR="003A56E2" w:rsidRDefault="003A56E2" w:rsidP="003A56E2">
              <w:pPr>
                <w:pStyle w:val="Bibliografa"/>
                <w:ind w:left="720" w:hanging="720"/>
                <w:rPr>
                  <w:noProof/>
                </w:rPr>
              </w:pPr>
              <w:r>
                <w:rPr>
                  <w:noProof/>
                </w:rPr>
                <w:t xml:space="preserve">DIARIO OFICIAL DE LA REPUBLICA DE CHILE. (28 de Mayo de 2021). </w:t>
              </w:r>
              <w:r>
                <w:rPr>
                  <w:i/>
                  <w:iCs/>
                  <w:noProof/>
                </w:rPr>
                <w:t>economiacircular.mma.gob.c.</w:t>
              </w:r>
              <w:r>
                <w:rPr>
                  <w:noProof/>
                </w:rPr>
                <w:t xml:space="preserve"> Obtenido de https://economiacircular.mma.gob.cl/wp-content/uploads/2021/06/16-Publicacion-DO-Res-Exenta-No310-cierra-pilas-abre-PRAEE.pdf</w:t>
              </w:r>
            </w:p>
            <w:p w14:paraId="438084CE" w14:textId="77777777" w:rsidR="003A56E2" w:rsidRDefault="003A56E2" w:rsidP="003A56E2">
              <w:pPr>
                <w:pStyle w:val="Bibliografa"/>
                <w:ind w:left="720" w:hanging="720"/>
                <w:rPr>
                  <w:noProof/>
                </w:rPr>
              </w:pPr>
              <w:r>
                <w:rPr>
                  <w:noProof/>
                </w:rPr>
                <w:t xml:space="preserve">Electricidad, S. -D. (2020). </w:t>
              </w:r>
              <w:r>
                <w:rPr>
                  <w:i/>
                  <w:iCs/>
                  <w:noProof/>
                </w:rPr>
                <w:t>RIC-N07-Instalaciones-de-Equipos.</w:t>
              </w:r>
              <w:r>
                <w:rPr>
                  <w:noProof/>
                </w:rPr>
                <w:t xml:space="preserve"> SEC, División de Ingeniería de Electricidad. Obtenido de https://www.seital.cl/data/documents/RIC-N07-Instalaciones-de-Equipos-V1.1-1.pdf</w:t>
              </w:r>
            </w:p>
            <w:p w14:paraId="3473AAF4" w14:textId="77777777" w:rsidR="003A56E2" w:rsidRDefault="003A56E2" w:rsidP="003A56E2">
              <w:pPr>
                <w:pStyle w:val="Bibliografa"/>
                <w:ind w:left="720" w:hanging="720"/>
                <w:rPr>
                  <w:noProof/>
                </w:rPr>
              </w:pPr>
              <w:r>
                <w:rPr>
                  <w:noProof/>
                </w:rPr>
                <w:t xml:space="preserve">Euna, M. G. (2000). </w:t>
              </w:r>
              <w:r>
                <w:rPr>
                  <w:i/>
                  <w:iCs/>
                  <w:noProof/>
                </w:rPr>
                <w:t>Correccíon del factor de potencia.</w:t>
              </w:r>
              <w:r>
                <w:rPr>
                  <w:noProof/>
                </w:rPr>
                <w:t xml:space="preserve"> </w:t>
              </w:r>
            </w:p>
            <w:p w14:paraId="54721D7E" w14:textId="77777777" w:rsidR="003A56E2" w:rsidRDefault="003A56E2" w:rsidP="003A56E2">
              <w:pPr>
                <w:pStyle w:val="Bibliografa"/>
                <w:ind w:left="720" w:hanging="720"/>
                <w:rPr>
                  <w:noProof/>
                </w:rPr>
              </w:pPr>
              <w:r>
                <w:rPr>
                  <w:noProof/>
                </w:rPr>
                <w:t xml:space="preserve">jhon j . Grainger, w. D. (1994). </w:t>
              </w:r>
              <w:r>
                <w:rPr>
                  <w:i/>
                  <w:iCs/>
                  <w:noProof/>
                </w:rPr>
                <w:t>Analisis de sistemas depotencia.</w:t>
              </w:r>
              <w:r>
                <w:rPr>
                  <w:noProof/>
                </w:rPr>
                <w:t xml:space="preserve"> Mc Grow Hill.</w:t>
              </w:r>
            </w:p>
            <w:p w14:paraId="38E25639" w14:textId="77777777" w:rsidR="001242E2" w:rsidRDefault="001242E2" w:rsidP="001242E2">
              <w:pPr>
                <w:pStyle w:val="Bibliografa"/>
                <w:ind w:left="720" w:hanging="720"/>
                <w:rPr>
                  <w:noProof/>
                </w:rPr>
              </w:pPr>
              <w:r>
                <w:rPr>
                  <w:noProof/>
                </w:rPr>
                <w:t xml:space="preserve">MINISTERIO DE ECONOMÍA; FOMENTO Y RECONSTRUCCION; SUBSECRETARIA DE ECONOMIA; FOMENTO Y RECONSTRUCCION. (10 de Noviembre de 2005). </w:t>
              </w:r>
              <w:r>
                <w:rPr>
                  <w:i/>
                  <w:iCs/>
                  <w:noProof/>
                </w:rPr>
                <w:t>www.bcn.cl.</w:t>
              </w:r>
              <w:r>
                <w:rPr>
                  <w:noProof/>
                </w:rPr>
                <w:t xml:space="preserve"> Obtenido de https://www.bcn.cl/leychile/navegar?idNorma=246921</w:t>
              </w:r>
            </w:p>
            <w:p w14:paraId="5E128E50" w14:textId="77777777" w:rsidR="003A56E2" w:rsidRDefault="003A56E2" w:rsidP="003A56E2">
              <w:pPr>
                <w:pStyle w:val="Bibliografa"/>
                <w:ind w:left="720" w:hanging="720"/>
                <w:rPr>
                  <w:noProof/>
                </w:rPr>
              </w:pPr>
              <w:r>
                <w:rPr>
                  <w:noProof/>
                </w:rPr>
                <w:t xml:space="preserve">Ministerio de medio ambiente. (01 de 10 de 2023). </w:t>
              </w:r>
              <w:r>
                <w:rPr>
                  <w:i/>
                  <w:iCs/>
                  <w:noProof/>
                </w:rPr>
                <w:t>economiacircular</w:t>
              </w:r>
              <w:r>
                <w:rPr>
                  <w:noProof/>
                </w:rPr>
                <w:t>. Obtenido de https://economiacircular.mma.gob.cl/ley-rep/</w:t>
              </w:r>
            </w:p>
            <w:p w14:paraId="08EA8974" w14:textId="77777777" w:rsidR="003A56E2" w:rsidRDefault="003A56E2" w:rsidP="003A56E2">
              <w:pPr>
                <w:pStyle w:val="Bibliografa"/>
                <w:ind w:left="720" w:hanging="720"/>
                <w:rPr>
                  <w:noProof/>
                </w:rPr>
              </w:pPr>
              <w:r>
                <w:rPr>
                  <w:noProof/>
                </w:rPr>
                <w:t xml:space="preserve">Zodo. (s.f.). </w:t>
              </w:r>
              <w:r>
                <w:rPr>
                  <w:i/>
                  <w:iCs/>
                  <w:noProof/>
                </w:rPr>
                <w:t>ZODO</w:t>
              </w:r>
              <w:r>
                <w:rPr>
                  <w:noProof/>
                </w:rPr>
                <w:t>. Obtenido de https://es.zddqelectric.com/svg-dynamic-reactive-power-compensator-drpc_p98.html#:~:text=generador%20de%20var%20est%C3%A1tica%20Actualmente%20es%20la%20mejor,la%20funci%C3%B3n%20de%20filtraci%C3%B3n%20activa%20de%20corriente%20arm%C3%B3nica.</w:t>
              </w:r>
            </w:p>
            <w:p w14:paraId="70E855AA" w14:textId="07B5A76E" w:rsidR="00C57D92" w:rsidRDefault="00C57D92" w:rsidP="003A56E2">
              <w:pPr>
                <w:jc w:val="both"/>
              </w:pPr>
              <w:r>
                <w:rPr>
                  <w:b/>
                  <w:bCs/>
                </w:rPr>
                <w:fldChar w:fldCharType="end"/>
              </w:r>
            </w:p>
          </w:sdtContent>
        </w:sdt>
      </w:sdtContent>
    </w:sdt>
    <w:p w14:paraId="741BB825" w14:textId="77777777" w:rsidR="00C57D92" w:rsidRPr="00C57D92" w:rsidRDefault="00C57D92" w:rsidP="00C57D92">
      <w:pPr>
        <w:pStyle w:val="Estilo4"/>
      </w:pPr>
    </w:p>
    <w:sectPr w:rsidR="00C57D92" w:rsidRPr="00C57D92" w:rsidSect="0069798B">
      <w:headerReference w:type="default" r:id="rId77"/>
      <w:footerReference w:type="default" r:id="rId78"/>
      <w:headerReference w:type="first" r:id="rId79"/>
      <w:footerReference w:type="first" r:id="rId80"/>
      <w:type w:val="continuous"/>
      <w:pgSz w:w="12242" w:h="15842" w:code="1"/>
      <w:pgMar w:top="1701" w:right="851" w:bottom="1134" w:left="851"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BCAF8" w14:textId="77777777" w:rsidR="00857390" w:rsidRDefault="00857390">
      <w:pPr>
        <w:rPr>
          <w:lang w:val="es-ES"/>
        </w:rPr>
      </w:pPr>
      <w:r>
        <w:rPr>
          <w:lang w:val="es-ES"/>
        </w:rPr>
        <w:separator/>
      </w:r>
    </w:p>
  </w:endnote>
  <w:endnote w:type="continuationSeparator" w:id="0">
    <w:p w14:paraId="723BAEB5" w14:textId="77777777" w:rsidR="00857390" w:rsidRDefault="00857390">
      <w:pPr>
        <w:rPr>
          <w:lang w:val="es-ES"/>
        </w:rPr>
      </w:pPr>
      <w:r>
        <w:rPr>
          <w:lang w:val="es-ES"/>
        </w:rPr>
        <w:continuationSeparator/>
      </w:r>
    </w:p>
  </w:endnote>
  <w:endnote w:type="continuationNotice" w:id="1">
    <w:p w14:paraId="7FC488EB" w14:textId="77777777" w:rsidR="00857390" w:rsidRDefault="008573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w:altName w:val="Palatino Linotype"/>
    <w:panose1 w:val="00000000000000000000"/>
    <w:charset w:val="00"/>
    <w:family w:val="roman"/>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571131"/>
      <w:docPartObj>
        <w:docPartGallery w:val="Page Numbers (Bottom of Page)"/>
        <w:docPartUnique/>
      </w:docPartObj>
    </w:sdtPr>
    <w:sdtEndPr/>
    <w:sdtContent>
      <w:p w14:paraId="4794CEE3" w14:textId="173AAD60" w:rsidR="00234409" w:rsidRDefault="00234409">
        <w:pPr>
          <w:pStyle w:val="Piedepgina"/>
          <w:jc w:val="right"/>
        </w:pPr>
        <w:r>
          <w:fldChar w:fldCharType="begin"/>
        </w:r>
        <w:r>
          <w:instrText>PAGE   \* MERGEFORMAT</w:instrText>
        </w:r>
        <w:r>
          <w:fldChar w:fldCharType="separate"/>
        </w:r>
        <w:r>
          <w:rPr>
            <w:lang w:val="es-ES"/>
          </w:rPr>
          <w:t>2</w:t>
        </w:r>
        <w:r>
          <w:fldChar w:fldCharType="end"/>
        </w:r>
      </w:p>
    </w:sdtContent>
  </w:sdt>
  <w:p w14:paraId="14E5EDBC" w14:textId="458983DF" w:rsidR="00234409" w:rsidRPr="00E84964" w:rsidRDefault="00234409" w:rsidP="0043691E">
    <w:pPr>
      <w:pStyle w:val="Piedepgina"/>
      <w:tabs>
        <w:tab w:val="clear" w:pos="4320"/>
        <w:tab w:val="left" w:pos="86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EF278" w14:textId="77777777" w:rsidR="00234409" w:rsidRDefault="00AF0335">
    <w:pPr>
      <w:pStyle w:val="Piedepgina"/>
      <w:jc w:val="right"/>
    </w:pPr>
    <w:sdt>
      <w:sdtPr>
        <w:id w:val="-474523368"/>
        <w:docPartObj>
          <w:docPartGallery w:val="Page Numbers (Bottom of Page)"/>
          <w:docPartUnique/>
        </w:docPartObj>
      </w:sdtPr>
      <w:sdtEndPr/>
      <w:sdtContent/>
    </w:sdt>
  </w:p>
  <w:p w14:paraId="7C38E2B8" w14:textId="77777777" w:rsidR="00234409" w:rsidRPr="005E6B7B" w:rsidRDefault="002344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79131" w14:textId="77777777" w:rsidR="00857390" w:rsidRDefault="00857390">
      <w:pPr>
        <w:rPr>
          <w:lang w:val="es-ES"/>
        </w:rPr>
      </w:pPr>
      <w:r>
        <w:rPr>
          <w:lang w:val="es-ES"/>
        </w:rPr>
        <w:separator/>
      </w:r>
    </w:p>
  </w:footnote>
  <w:footnote w:type="continuationSeparator" w:id="0">
    <w:p w14:paraId="28500E69" w14:textId="77777777" w:rsidR="00857390" w:rsidRDefault="00857390">
      <w:pPr>
        <w:rPr>
          <w:lang w:val="es-ES"/>
        </w:rPr>
      </w:pPr>
      <w:r>
        <w:rPr>
          <w:lang w:val="es-ES"/>
        </w:rPr>
        <w:continuationSeparator/>
      </w:r>
    </w:p>
  </w:footnote>
  <w:footnote w:type="continuationNotice" w:id="1">
    <w:p w14:paraId="66149205" w14:textId="77777777" w:rsidR="00857390" w:rsidRDefault="008573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A0E04" w14:textId="77777777" w:rsidR="00234409" w:rsidRDefault="00234409" w:rsidP="00203253">
    <w:pPr>
      <w:tabs>
        <w:tab w:val="center" w:pos="5401"/>
      </w:tabs>
      <w:rPr>
        <w:rFonts w:ascii="Arial" w:hAnsi="Arial" w:cs="Arial"/>
        <w:b/>
        <w:spacing w:val="20"/>
        <w:sz w:val="18"/>
        <w:szCs w:val="16"/>
        <w:lang w:val="es-ES"/>
      </w:rPr>
    </w:pPr>
    <w:r>
      <w:rPr>
        <w:rFonts w:ascii="Arial" w:hAnsi="Arial" w:cs="Arial"/>
        <w:b/>
        <w:noProof/>
        <w:spacing w:val="20"/>
        <w:sz w:val="18"/>
        <w:szCs w:val="16"/>
        <w:lang w:val="es-ES" w:bidi="ar-SA"/>
      </w:rPr>
      <w:drawing>
        <wp:anchor distT="0" distB="0" distL="0" distR="0" simplePos="0" relativeHeight="251658241" behindDoc="1" locked="0" layoutInCell="0" allowOverlap="1" wp14:anchorId="034BF3ED" wp14:editId="13D98A6A">
          <wp:simplePos x="0" y="0"/>
          <wp:positionH relativeFrom="column">
            <wp:posOffset>2687320</wp:posOffset>
          </wp:positionH>
          <wp:positionV relativeFrom="page">
            <wp:posOffset>363855</wp:posOffset>
          </wp:positionV>
          <wp:extent cx="1421130" cy="44640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 Imagen"/>
                  <pic:cNvPicPr>
                    <a:picLocks noChangeAspect="1" noChangeArrowheads="1"/>
                  </pic:cNvPicPr>
                </pic:nvPicPr>
                <pic:blipFill>
                  <a:blip r:embed="rId1"/>
                  <a:srcRect l="52514" t="-11903"/>
                  <a:stretch>
                    <a:fillRect/>
                  </a:stretch>
                </pic:blipFill>
                <pic:spPr bwMode="auto">
                  <a:xfrm>
                    <a:off x="0" y="0"/>
                    <a:ext cx="1421130" cy="446405"/>
                  </a:xfrm>
                  <a:prstGeom prst="rect">
                    <a:avLst/>
                  </a:prstGeom>
                </pic:spPr>
              </pic:pic>
            </a:graphicData>
          </a:graphic>
        </wp:anchor>
      </w:drawing>
    </w:r>
  </w:p>
  <w:p w14:paraId="5938700A" w14:textId="77777777" w:rsidR="00234409" w:rsidRDefault="00234409" w:rsidP="00203253">
    <w:pPr>
      <w:tabs>
        <w:tab w:val="center" w:pos="5401"/>
      </w:tabs>
      <w:rPr>
        <w:rFonts w:ascii="Arial" w:hAnsi="Arial" w:cs="Arial"/>
        <w:b/>
        <w:spacing w:val="20"/>
        <w:sz w:val="18"/>
        <w:szCs w:val="16"/>
        <w:lang w:val="es-ES"/>
      </w:rPr>
    </w:pPr>
  </w:p>
  <w:p w14:paraId="652F1F80" w14:textId="77777777" w:rsidR="00234409" w:rsidRDefault="0023440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20FF9" w14:textId="77777777" w:rsidR="00234409" w:rsidRDefault="00234409">
    <w:pPr>
      <w:pStyle w:val="Encabezado"/>
    </w:pPr>
    <w:r w:rsidRPr="00CB78DC">
      <w:rPr>
        <w:rFonts w:eastAsiaTheme="minorHAnsi"/>
        <w:noProof/>
        <w:lang w:val="es-ES" w:bidi="ar-SA"/>
      </w:rPr>
      <mc:AlternateContent>
        <mc:Choice Requires="wps">
          <w:drawing>
            <wp:anchor distT="0" distB="0" distL="114300" distR="114300" simplePos="0" relativeHeight="251658240" behindDoc="1" locked="0" layoutInCell="1" allowOverlap="1" wp14:anchorId="680484CE" wp14:editId="1067B273">
              <wp:simplePos x="0" y="0"/>
              <wp:positionH relativeFrom="margin">
                <wp:posOffset>133350</wp:posOffset>
              </wp:positionH>
              <wp:positionV relativeFrom="bottomMargin">
                <wp:posOffset>-7628255</wp:posOffset>
              </wp:positionV>
              <wp:extent cx="3133725" cy="377190"/>
              <wp:effectExtent l="0" t="0" r="0" b="0"/>
              <wp:wrapThrough wrapText="bothSides">
                <wp:wrapPolygon edited="0">
                  <wp:start x="394" y="0"/>
                  <wp:lineTo x="394" y="20062"/>
                  <wp:lineTo x="21140" y="20062"/>
                  <wp:lineTo x="21140" y="0"/>
                  <wp:lineTo x="394" y="0"/>
                </wp:wrapPolygon>
              </wp:wrapThrough>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377190"/>
                      </a:xfrm>
                      <a:prstGeom prst="rect">
                        <a:avLst/>
                      </a:prstGeom>
                      <a:noFill/>
                      <a:ln w="9525">
                        <a:noFill/>
                        <a:miter lim="800000"/>
                        <a:headEnd/>
                        <a:tailEnd/>
                      </a:ln>
                    </wps:spPr>
                    <wps:txbx>
                      <w:txbxContent>
                        <w:p w14:paraId="1FF6E171" w14:textId="77777777" w:rsidR="00234409" w:rsidRPr="000929F8" w:rsidRDefault="00234409" w:rsidP="00CB78DC">
                          <w:pPr>
                            <w:ind w:right="2"/>
                            <w:jc w:val="center"/>
                            <w:rPr>
                              <w:rFonts w:ascii="Calibri" w:hAnsi="Calibri"/>
                              <w:color w:val="000000" w:themeColor="text1"/>
                              <w:sz w:val="20"/>
                              <w:szCs w:val="20"/>
                            </w:rPr>
                          </w:pPr>
                          <w:r w:rsidRPr="000929F8">
                            <w:rPr>
                              <w:rFonts w:ascii="Calibri" w:hAnsi="Calibri"/>
                              <w:color w:val="000000" w:themeColor="text1"/>
                              <w:sz w:val="20"/>
                              <w:szCs w:val="20"/>
                            </w:rPr>
                            <w:t>Nombre del Área académica</w:t>
                          </w:r>
                        </w:p>
                        <w:p w14:paraId="5D336C6A" w14:textId="77777777" w:rsidR="00234409" w:rsidRPr="000929F8" w:rsidRDefault="00234409" w:rsidP="00CB78DC">
                          <w:pPr>
                            <w:ind w:right="2"/>
                            <w:jc w:val="center"/>
                            <w:rPr>
                              <w:rFonts w:ascii="Calibri" w:hAnsi="Calibri"/>
                              <w:color w:val="000000" w:themeColor="text1"/>
                              <w:sz w:val="20"/>
                              <w:szCs w:val="20"/>
                            </w:rPr>
                          </w:pPr>
                          <w:r>
                            <w:rPr>
                              <w:rFonts w:ascii="Calibri" w:hAnsi="Calibri"/>
                              <w:color w:val="000000" w:themeColor="text1"/>
                              <w:sz w:val="20"/>
                              <w:szCs w:val="20"/>
                            </w:rPr>
                            <w:t>Nombre de</w:t>
                          </w:r>
                          <w:r w:rsidRPr="000929F8">
                            <w:rPr>
                              <w:rFonts w:ascii="Calibri" w:hAnsi="Calibri"/>
                              <w:color w:val="000000" w:themeColor="text1"/>
                              <w:sz w:val="20"/>
                              <w:szCs w:val="20"/>
                            </w:rPr>
                            <w:t xml:space="preserve"> Carrera</w:t>
                          </w:r>
                          <w:r>
                            <w:rPr>
                              <w:rFonts w:ascii="Calibri" w:hAnsi="Calibri"/>
                              <w:color w:val="000000" w:themeColor="text1"/>
                              <w:sz w:val="20"/>
                              <w:szCs w:val="20"/>
                            </w:rPr>
                            <w:t>(s)</w:t>
                          </w:r>
                          <w:r w:rsidRPr="000929F8">
                            <w:rPr>
                              <w:rFonts w:ascii="Calibri" w:hAnsi="Calibri"/>
                              <w:color w:val="000000" w:themeColor="text1"/>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0484CE" id="_x0000_t202" coordsize="21600,21600" o:spt="202" path="m,l,21600r21600,l21600,xe">
              <v:stroke joinstyle="miter"/>
              <v:path gradientshapeok="t" o:connecttype="rect"/>
            </v:shapetype>
            <v:shape id="Cuadro de texto 2" o:spid="_x0000_s1034" type="#_x0000_t202" style="position:absolute;margin-left:10.5pt;margin-top:-600.65pt;width:246.75pt;height:29.7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bottom-margin-area;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" filled="f" stroked="f">
              <v:textbox style="mso-fit-shape-to-text:t">
                <w:txbxContent>
                  <w:p w14:paraId="1FF6E171" w14:textId="77777777" w:rsidR="00234409" w:rsidRPr="000929F8" w:rsidRDefault="00234409" w:rsidP="00CB78DC">
                    <w:pPr>
                      <w:ind w:right="2"/>
                      <w:jc w:val="center"/>
                      <w:rPr>
                        <w:rFonts w:ascii="Calibri" w:hAnsi="Calibri"/>
                        <w:color w:val="000000" w:themeColor="text1"/>
                        <w:sz w:val="20"/>
                        <w:szCs w:val="20"/>
                      </w:rPr>
                    </w:pPr>
                    <w:r w:rsidRPr="000929F8">
                      <w:rPr>
                        <w:rFonts w:ascii="Calibri" w:hAnsi="Calibri"/>
                        <w:color w:val="000000" w:themeColor="text1"/>
                        <w:sz w:val="20"/>
                        <w:szCs w:val="20"/>
                      </w:rPr>
                      <w:t>Nombre del Área académica</w:t>
                    </w:r>
                  </w:p>
                  <w:p w14:paraId="5D336C6A" w14:textId="77777777" w:rsidR="00234409" w:rsidRPr="000929F8" w:rsidRDefault="00234409" w:rsidP="00CB78DC">
                    <w:pPr>
                      <w:ind w:right="2"/>
                      <w:jc w:val="center"/>
                      <w:rPr>
                        <w:rFonts w:ascii="Calibri" w:hAnsi="Calibri"/>
                        <w:color w:val="000000" w:themeColor="text1"/>
                        <w:sz w:val="20"/>
                        <w:szCs w:val="20"/>
                      </w:rPr>
                    </w:pPr>
                    <w:r>
                      <w:rPr>
                        <w:rFonts w:ascii="Calibri" w:hAnsi="Calibri"/>
                        <w:color w:val="000000" w:themeColor="text1"/>
                        <w:sz w:val="20"/>
                        <w:szCs w:val="20"/>
                      </w:rPr>
                      <w:t>Nombre de</w:t>
                    </w:r>
                    <w:r w:rsidRPr="000929F8">
                      <w:rPr>
                        <w:rFonts w:ascii="Calibri" w:hAnsi="Calibri"/>
                        <w:color w:val="000000" w:themeColor="text1"/>
                        <w:sz w:val="20"/>
                        <w:szCs w:val="20"/>
                      </w:rPr>
                      <w:t xml:space="preserve"> Carrera</w:t>
                    </w:r>
                    <w:r>
                      <w:rPr>
                        <w:rFonts w:ascii="Calibri" w:hAnsi="Calibri"/>
                        <w:color w:val="000000" w:themeColor="text1"/>
                        <w:sz w:val="20"/>
                        <w:szCs w:val="20"/>
                      </w:rPr>
                      <w:t>(s)</w:t>
                    </w:r>
                    <w:r w:rsidRPr="000929F8">
                      <w:rPr>
                        <w:rFonts w:ascii="Calibri" w:hAnsi="Calibri"/>
                        <w:color w:val="000000" w:themeColor="text1"/>
                        <w:sz w:val="20"/>
                        <w:szCs w:val="20"/>
                      </w:rPr>
                      <w:t xml:space="preserve"> </w:t>
                    </w:r>
                  </w:p>
                </w:txbxContent>
              </v:textbox>
              <w10:wrap type="through" anchorx="margin" anchory="margin"/>
            </v:shape>
          </w:pict>
        </mc:Fallback>
      </mc:AlternateContent>
    </w:r>
    <w:r w:rsidRPr="00CB78DC">
      <w:rPr>
        <w:noProof/>
        <w:lang w:val="es-ES" w:bidi="ar-SA"/>
      </w:rPr>
      <w:drawing>
        <wp:anchor distT="0" distB="0" distL="114300" distR="114300" simplePos="0" relativeHeight="251658242" behindDoc="0" locked="0" layoutInCell="1" allowOverlap="1" wp14:anchorId="7535908F" wp14:editId="22F7B34A">
          <wp:simplePos x="0" y="0"/>
          <wp:positionH relativeFrom="column">
            <wp:posOffset>3601720</wp:posOffset>
          </wp:positionH>
          <wp:positionV relativeFrom="page">
            <wp:posOffset>619760</wp:posOffset>
          </wp:positionV>
          <wp:extent cx="2992755" cy="398780"/>
          <wp:effectExtent l="0" t="0" r="0" b="127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MPehbFGjV0HSNf" int2:id="ID8sY2on">
      <int2:state int2:value="Rejected" int2:type="AugLoop_Text_Critique"/>
    </int2:textHash>
    <int2:textHash int2:hashCode="yzrILqw7xtpYuS" int2:id="lfQfkfO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0F9"/>
    <w:multiLevelType w:val="multilevel"/>
    <w:tmpl w:val="CCC2A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23883"/>
    <w:multiLevelType w:val="multilevel"/>
    <w:tmpl w:val="38DA7406"/>
    <w:lvl w:ilvl="0">
      <w:start w:val="1"/>
      <w:numFmt w:val="bullet"/>
      <w:lvlText w:val=""/>
      <w:lvlJc w:val="left"/>
      <w:pPr>
        <w:tabs>
          <w:tab w:val="num" w:pos="720"/>
        </w:tabs>
        <w:ind w:left="720" w:hanging="360"/>
      </w:pPr>
      <w:rPr>
        <w:rFonts w:ascii="Symbol" w:eastAsiaTheme="minorHAnsi" w:hAnsi="Symbol" w:cs="Symbol" w:hint="default"/>
        <w:color w:val="0D0D0D" w:themeColor="text1" w:themeTint="F2"/>
        <w:kern w:val="0"/>
        <w:sz w:val="22"/>
        <w:szCs w:val="22"/>
        <w:lang w:val="es-CL" w:eastAsia="en-US" w:bidi="ar-SA"/>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15:restartNumberingAfterBreak="0">
    <w:nsid w:val="07335837"/>
    <w:multiLevelType w:val="hybridMultilevel"/>
    <w:tmpl w:val="DC648FA8"/>
    <w:lvl w:ilvl="0" w:tplc="340A0001">
      <w:start w:val="1"/>
      <w:numFmt w:val="bullet"/>
      <w:lvlText w:val=""/>
      <w:lvlJc w:val="left"/>
      <w:pPr>
        <w:ind w:left="861" w:hanging="360"/>
      </w:pPr>
      <w:rPr>
        <w:rFonts w:ascii="Symbol" w:hAnsi="Symbol" w:hint="default"/>
      </w:rPr>
    </w:lvl>
    <w:lvl w:ilvl="1" w:tplc="340A0003" w:tentative="1">
      <w:start w:val="1"/>
      <w:numFmt w:val="bullet"/>
      <w:lvlText w:val="o"/>
      <w:lvlJc w:val="left"/>
      <w:pPr>
        <w:ind w:left="1581" w:hanging="360"/>
      </w:pPr>
      <w:rPr>
        <w:rFonts w:ascii="Courier New" w:hAnsi="Courier New" w:cs="Courier New" w:hint="default"/>
      </w:rPr>
    </w:lvl>
    <w:lvl w:ilvl="2" w:tplc="340A0005" w:tentative="1">
      <w:start w:val="1"/>
      <w:numFmt w:val="bullet"/>
      <w:lvlText w:val=""/>
      <w:lvlJc w:val="left"/>
      <w:pPr>
        <w:ind w:left="2301" w:hanging="360"/>
      </w:pPr>
      <w:rPr>
        <w:rFonts w:ascii="Wingdings" w:hAnsi="Wingdings" w:hint="default"/>
      </w:rPr>
    </w:lvl>
    <w:lvl w:ilvl="3" w:tplc="340A0001" w:tentative="1">
      <w:start w:val="1"/>
      <w:numFmt w:val="bullet"/>
      <w:lvlText w:val=""/>
      <w:lvlJc w:val="left"/>
      <w:pPr>
        <w:ind w:left="3021" w:hanging="360"/>
      </w:pPr>
      <w:rPr>
        <w:rFonts w:ascii="Symbol" w:hAnsi="Symbol" w:hint="default"/>
      </w:rPr>
    </w:lvl>
    <w:lvl w:ilvl="4" w:tplc="340A0003" w:tentative="1">
      <w:start w:val="1"/>
      <w:numFmt w:val="bullet"/>
      <w:lvlText w:val="o"/>
      <w:lvlJc w:val="left"/>
      <w:pPr>
        <w:ind w:left="3741" w:hanging="360"/>
      </w:pPr>
      <w:rPr>
        <w:rFonts w:ascii="Courier New" w:hAnsi="Courier New" w:cs="Courier New" w:hint="default"/>
      </w:rPr>
    </w:lvl>
    <w:lvl w:ilvl="5" w:tplc="340A0005" w:tentative="1">
      <w:start w:val="1"/>
      <w:numFmt w:val="bullet"/>
      <w:lvlText w:val=""/>
      <w:lvlJc w:val="left"/>
      <w:pPr>
        <w:ind w:left="4461" w:hanging="360"/>
      </w:pPr>
      <w:rPr>
        <w:rFonts w:ascii="Wingdings" w:hAnsi="Wingdings" w:hint="default"/>
      </w:rPr>
    </w:lvl>
    <w:lvl w:ilvl="6" w:tplc="340A0001" w:tentative="1">
      <w:start w:val="1"/>
      <w:numFmt w:val="bullet"/>
      <w:lvlText w:val=""/>
      <w:lvlJc w:val="left"/>
      <w:pPr>
        <w:ind w:left="5181" w:hanging="360"/>
      </w:pPr>
      <w:rPr>
        <w:rFonts w:ascii="Symbol" w:hAnsi="Symbol" w:hint="default"/>
      </w:rPr>
    </w:lvl>
    <w:lvl w:ilvl="7" w:tplc="340A0003" w:tentative="1">
      <w:start w:val="1"/>
      <w:numFmt w:val="bullet"/>
      <w:lvlText w:val="o"/>
      <w:lvlJc w:val="left"/>
      <w:pPr>
        <w:ind w:left="5901" w:hanging="360"/>
      </w:pPr>
      <w:rPr>
        <w:rFonts w:ascii="Courier New" w:hAnsi="Courier New" w:cs="Courier New" w:hint="default"/>
      </w:rPr>
    </w:lvl>
    <w:lvl w:ilvl="8" w:tplc="340A0005" w:tentative="1">
      <w:start w:val="1"/>
      <w:numFmt w:val="bullet"/>
      <w:lvlText w:val=""/>
      <w:lvlJc w:val="left"/>
      <w:pPr>
        <w:ind w:left="6621" w:hanging="360"/>
      </w:pPr>
      <w:rPr>
        <w:rFonts w:ascii="Wingdings" w:hAnsi="Wingdings" w:hint="default"/>
      </w:rPr>
    </w:lvl>
  </w:abstractNum>
  <w:abstractNum w:abstractNumId="3" w15:restartNumberingAfterBreak="0">
    <w:nsid w:val="0A9C3312"/>
    <w:multiLevelType w:val="hybridMultilevel"/>
    <w:tmpl w:val="02DE37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B9C0932"/>
    <w:multiLevelType w:val="hybridMultilevel"/>
    <w:tmpl w:val="A1B6692E"/>
    <w:lvl w:ilvl="0" w:tplc="A99AFB4E">
      <w:start w:val="1"/>
      <w:numFmt w:val="upperRoman"/>
      <w:pStyle w:val="Ttulo1"/>
      <w:lvlText w:val="%1."/>
      <w:lvlJc w:val="left"/>
      <w:pPr>
        <w:ind w:left="360" w:hanging="360"/>
      </w:pPr>
      <w:rPr>
        <w:rFonts w:ascii="Calibri" w:hAnsi="Calibri" w:hint="default"/>
        <w:b/>
        <w:i w:val="0"/>
        <w:color w:val="404040" w:themeColor="text1" w:themeTint="BF"/>
        <w:sz w:val="28"/>
        <w:u w:color="FFFFFF" w:themeColor="background1"/>
      </w:r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5" w15:restartNumberingAfterBreak="0">
    <w:nsid w:val="12C3071E"/>
    <w:multiLevelType w:val="hybridMultilevel"/>
    <w:tmpl w:val="9A1459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3FD0CF7"/>
    <w:multiLevelType w:val="hybridMultilevel"/>
    <w:tmpl w:val="3216E1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574397F"/>
    <w:multiLevelType w:val="hybridMultilevel"/>
    <w:tmpl w:val="FB8263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EEC02CD"/>
    <w:multiLevelType w:val="multilevel"/>
    <w:tmpl w:val="38DA7406"/>
    <w:lvl w:ilvl="0">
      <w:start w:val="1"/>
      <w:numFmt w:val="bullet"/>
      <w:lvlText w:val=""/>
      <w:lvlJc w:val="left"/>
      <w:pPr>
        <w:tabs>
          <w:tab w:val="num" w:pos="720"/>
        </w:tabs>
        <w:ind w:left="720" w:hanging="360"/>
      </w:pPr>
      <w:rPr>
        <w:rFonts w:ascii="Symbol" w:eastAsiaTheme="minorHAnsi" w:hAnsi="Symbol" w:cs="Symbol" w:hint="default"/>
        <w:color w:val="0D0D0D" w:themeColor="text1" w:themeTint="F2"/>
        <w:kern w:val="0"/>
        <w:sz w:val="22"/>
        <w:szCs w:val="22"/>
        <w:lang w:val="es-CL" w:eastAsia="en-US" w:bidi="ar-SA"/>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28033294"/>
    <w:multiLevelType w:val="hybridMultilevel"/>
    <w:tmpl w:val="32B48A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28EE630D"/>
    <w:multiLevelType w:val="hybridMultilevel"/>
    <w:tmpl w:val="5540F3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039472E"/>
    <w:multiLevelType w:val="hybridMultilevel"/>
    <w:tmpl w:val="CAE6525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7283A14"/>
    <w:multiLevelType w:val="hybridMultilevel"/>
    <w:tmpl w:val="8B328B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8AC6E40"/>
    <w:multiLevelType w:val="hybridMultilevel"/>
    <w:tmpl w:val="DBE45D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CC76C02"/>
    <w:multiLevelType w:val="multilevel"/>
    <w:tmpl w:val="8BA48F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770D59"/>
    <w:multiLevelType w:val="hybridMultilevel"/>
    <w:tmpl w:val="9E720D38"/>
    <w:lvl w:ilvl="0" w:tplc="4C54C2A8">
      <w:start w:val="1"/>
      <w:numFmt w:val="upperRoman"/>
      <w:pStyle w:val="Ttulo3"/>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4CD67263"/>
    <w:multiLevelType w:val="hybridMultilevel"/>
    <w:tmpl w:val="9B4C5C7A"/>
    <w:lvl w:ilvl="0" w:tplc="00E6D1BC">
      <w:start w:val="1"/>
      <w:numFmt w:val="bullet"/>
      <w:pStyle w:val="Listaconvietas"/>
      <w:lvlText w:val=""/>
      <w:lvlJc w:val="left"/>
      <w:pPr>
        <w:tabs>
          <w:tab w:val="num" w:pos="840"/>
        </w:tabs>
        <w:ind w:left="8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4E5A1D9F"/>
    <w:multiLevelType w:val="multilevel"/>
    <w:tmpl w:val="49B64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7059C1"/>
    <w:multiLevelType w:val="hybridMultilevel"/>
    <w:tmpl w:val="F21A86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6DE52D21"/>
    <w:multiLevelType w:val="hybridMultilevel"/>
    <w:tmpl w:val="F1F626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6F624BF0"/>
    <w:multiLevelType w:val="hybridMultilevel"/>
    <w:tmpl w:val="F3BE53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B122936"/>
    <w:multiLevelType w:val="hybridMultilevel"/>
    <w:tmpl w:val="25AEEC52"/>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7CF52167"/>
    <w:multiLevelType w:val="hybridMultilevel"/>
    <w:tmpl w:val="0BAE5E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34756494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88899946">
    <w:abstractNumId w:val="10"/>
  </w:num>
  <w:num w:numId="3" w16cid:durableId="821315382">
    <w:abstractNumId w:val="4"/>
  </w:num>
  <w:num w:numId="4" w16cid:durableId="809712798">
    <w:abstractNumId w:val="12"/>
  </w:num>
  <w:num w:numId="5" w16cid:durableId="1232161261">
    <w:abstractNumId w:val="16"/>
  </w:num>
  <w:num w:numId="6" w16cid:durableId="1564557206">
    <w:abstractNumId w:val="5"/>
  </w:num>
  <w:num w:numId="7" w16cid:durableId="560946395">
    <w:abstractNumId w:val="14"/>
  </w:num>
  <w:num w:numId="8" w16cid:durableId="122693863">
    <w:abstractNumId w:val="21"/>
  </w:num>
  <w:num w:numId="9" w16cid:durableId="1718898269">
    <w:abstractNumId w:val="9"/>
  </w:num>
  <w:num w:numId="10" w16cid:durableId="323167361">
    <w:abstractNumId w:val="2"/>
  </w:num>
  <w:num w:numId="11" w16cid:durableId="567230884">
    <w:abstractNumId w:val="11"/>
  </w:num>
  <w:num w:numId="12" w16cid:durableId="1789078193">
    <w:abstractNumId w:val="8"/>
  </w:num>
  <w:num w:numId="13" w16cid:durableId="52314643">
    <w:abstractNumId w:val="7"/>
  </w:num>
  <w:num w:numId="14" w16cid:durableId="613249670">
    <w:abstractNumId w:val="19"/>
  </w:num>
  <w:num w:numId="15" w16cid:durableId="1107506226">
    <w:abstractNumId w:val="6"/>
  </w:num>
  <w:num w:numId="16" w16cid:durableId="704453815">
    <w:abstractNumId w:val="20"/>
  </w:num>
  <w:num w:numId="17" w16cid:durableId="1569877972">
    <w:abstractNumId w:val="22"/>
  </w:num>
  <w:num w:numId="18" w16cid:durableId="1759862150">
    <w:abstractNumId w:val="3"/>
  </w:num>
  <w:num w:numId="19" w16cid:durableId="628168992">
    <w:abstractNumId w:val="23"/>
  </w:num>
  <w:num w:numId="20" w16cid:durableId="342321983">
    <w:abstractNumId w:val="16"/>
    <w:lvlOverride w:ilvl="0">
      <w:startOverride w:val="1"/>
    </w:lvlOverride>
  </w:num>
  <w:num w:numId="21" w16cid:durableId="703821960">
    <w:abstractNumId w:val="1"/>
  </w:num>
  <w:num w:numId="22" w16cid:durableId="1352872599">
    <w:abstractNumId w:val="0"/>
  </w:num>
  <w:num w:numId="23" w16cid:durableId="122236591">
    <w:abstractNumId w:val="13"/>
  </w:num>
  <w:num w:numId="24" w16cid:durableId="514809039">
    <w:abstractNumId w:val="18"/>
  </w:num>
  <w:num w:numId="25" w16cid:durableId="1147555294">
    <w:abstractNumId w:val="15"/>
  </w:num>
  <w:num w:numId="26" w16cid:durableId="225192753">
    <w:abstractNumId w:val="16"/>
    <w:lvlOverride w:ilvl="0">
      <w:startOverride w:val="1"/>
    </w:lvlOverride>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IAS ANDRES OLIVARES ARANGUIZ">
    <w15:presenceInfo w15:providerId="AD" w15:userId="S::matias.olivares15@inacapmail.cl::786a276f-2dc6-432e-a51c-a88d6064c0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characterSpacingControl w:val="doNotCompress"/>
  <w:hdrShapeDefaults>
    <o:shapedefaults v:ext="edit" spidmax="2050" style="mso-position-horizontal-relative:page;mso-position-vertical-relative:page" fill="f" fillcolor="white" stroke="f">
      <v:fill color="white" on="f"/>
      <v:stroke on="f"/>
      <v:textbox style="mso-fit-shape-to-text:t" inset="0,0,0,0"/>
      <o:colormru v:ext="edit" colors="#135da1,#c2c2ad,#663,#628002,#e6e6de,#f3f3e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27"/>
    <w:rsid w:val="000001BD"/>
    <w:rsid w:val="00000942"/>
    <w:rsid w:val="00001316"/>
    <w:rsid w:val="0000239B"/>
    <w:rsid w:val="0000286D"/>
    <w:rsid w:val="00002A90"/>
    <w:rsid w:val="00003742"/>
    <w:rsid w:val="00003AB5"/>
    <w:rsid w:val="00004593"/>
    <w:rsid w:val="00007101"/>
    <w:rsid w:val="00007AC7"/>
    <w:rsid w:val="00007D1F"/>
    <w:rsid w:val="000106CA"/>
    <w:rsid w:val="000109AC"/>
    <w:rsid w:val="00010A55"/>
    <w:rsid w:val="00010BEB"/>
    <w:rsid w:val="00011806"/>
    <w:rsid w:val="000125C0"/>
    <w:rsid w:val="00012D7B"/>
    <w:rsid w:val="00012FDF"/>
    <w:rsid w:val="000131F3"/>
    <w:rsid w:val="0001363C"/>
    <w:rsid w:val="00013F02"/>
    <w:rsid w:val="00014045"/>
    <w:rsid w:val="0001430D"/>
    <w:rsid w:val="00014764"/>
    <w:rsid w:val="0001580D"/>
    <w:rsid w:val="00020481"/>
    <w:rsid w:val="0002053A"/>
    <w:rsid w:val="000206E6"/>
    <w:rsid w:val="00020D9C"/>
    <w:rsid w:val="00022AAE"/>
    <w:rsid w:val="00023DB7"/>
    <w:rsid w:val="000248BB"/>
    <w:rsid w:val="0002573C"/>
    <w:rsid w:val="00026117"/>
    <w:rsid w:val="0002616A"/>
    <w:rsid w:val="0002723A"/>
    <w:rsid w:val="0002782E"/>
    <w:rsid w:val="00027A1D"/>
    <w:rsid w:val="00027DF5"/>
    <w:rsid w:val="00027F83"/>
    <w:rsid w:val="000301C7"/>
    <w:rsid w:val="0003068C"/>
    <w:rsid w:val="00030B7C"/>
    <w:rsid w:val="000318D1"/>
    <w:rsid w:val="00032222"/>
    <w:rsid w:val="0003230C"/>
    <w:rsid w:val="0003370D"/>
    <w:rsid w:val="00033A53"/>
    <w:rsid w:val="000340E7"/>
    <w:rsid w:val="000343FF"/>
    <w:rsid w:val="00034AE8"/>
    <w:rsid w:val="000350CD"/>
    <w:rsid w:val="000354A6"/>
    <w:rsid w:val="00040CBC"/>
    <w:rsid w:val="00042280"/>
    <w:rsid w:val="00042CAC"/>
    <w:rsid w:val="00042E0A"/>
    <w:rsid w:val="00042E41"/>
    <w:rsid w:val="0004305E"/>
    <w:rsid w:val="00043165"/>
    <w:rsid w:val="000432F7"/>
    <w:rsid w:val="000434C0"/>
    <w:rsid w:val="000442BF"/>
    <w:rsid w:val="000446EF"/>
    <w:rsid w:val="0004555A"/>
    <w:rsid w:val="000456AF"/>
    <w:rsid w:val="00045A73"/>
    <w:rsid w:val="0004614E"/>
    <w:rsid w:val="000465B6"/>
    <w:rsid w:val="0004783C"/>
    <w:rsid w:val="00050DE6"/>
    <w:rsid w:val="000518FC"/>
    <w:rsid w:val="00051AAD"/>
    <w:rsid w:val="00052337"/>
    <w:rsid w:val="0005234E"/>
    <w:rsid w:val="00052899"/>
    <w:rsid w:val="000529B8"/>
    <w:rsid w:val="00052F57"/>
    <w:rsid w:val="00053198"/>
    <w:rsid w:val="00053475"/>
    <w:rsid w:val="0005491A"/>
    <w:rsid w:val="0005606F"/>
    <w:rsid w:val="000560E6"/>
    <w:rsid w:val="00057375"/>
    <w:rsid w:val="00057E5F"/>
    <w:rsid w:val="000606F9"/>
    <w:rsid w:val="00061477"/>
    <w:rsid w:val="000621FD"/>
    <w:rsid w:val="00062DD0"/>
    <w:rsid w:val="00063198"/>
    <w:rsid w:val="00064449"/>
    <w:rsid w:val="00064480"/>
    <w:rsid w:val="00064869"/>
    <w:rsid w:val="00064B9A"/>
    <w:rsid w:val="0006517E"/>
    <w:rsid w:val="00065863"/>
    <w:rsid w:val="00065DAE"/>
    <w:rsid w:val="000661D0"/>
    <w:rsid w:val="000705A3"/>
    <w:rsid w:val="000708BC"/>
    <w:rsid w:val="00070B4B"/>
    <w:rsid w:val="00071953"/>
    <w:rsid w:val="00071E92"/>
    <w:rsid w:val="000733A0"/>
    <w:rsid w:val="000738EC"/>
    <w:rsid w:val="000739B3"/>
    <w:rsid w:val="00073BC6"/>
    <w:rsid w:val="00074C77"/>
    <w:rsid w:val="0007596E"/>
    <w:rsid w:val="00075F3A"/>
    <w:rsid w:val="000765C2"/>
    <w:rsid w:val="000765CB"/>
    <w:rsid w:val="00077283"/>
    <w:rsid w:val="00080BA9"/>
    <w:rsid w:val="000811C2"/>
    <w:rsid w:val="000813E5"/>
    <w:rsid w:val="000815CF"/>
    <w:rsid w:val="000820D7"/>
    <w:rsid w:val="0008272B"/>
    <w:rsid w:val="000845AD"/>
    <w:rsid w:val="000846D2"/>
    <w:rsid w:val="000852E3"/>
    <w:rsid w:val="000857CF"/>
    <w:rsid w:val="00086078"/>
    <w:rsid w:val="0008697B"/>
    <w:rsid w:val="00086F5B"/>
    <w:rsid w:val="00087603"/>
    <w:rsid w:val="00090DCA"/>
    <w:rsid w:val="000911D1"/>
    <w:rsid w:val="00091D92"/>
    <w:rsid w:val="00091F52"/>
    <w:rsid w:val="00092423"/>
    <w:rsid w:val="00092A1C"/>
    <w:rsid w:val="0009306D"/>
    <w:rsid w:val="00097587"/>
    <w:rsid w:val="00097E79"/>
    <w:rsid w:val="000A00EC"/>
    <w:rsid w:val="000A0184"/>
    <w:rsid w:val="000A0322"/>
    <w:rsid w:val="000A09A7"/>
    <w:rsid w:val="000A27DC"/>
    <w:rsid w:val="000A2BFC"/>
    <w:rsid w:val="000A2CA4"/>
    <w:rsid w:val="000A2DBB"/>
    <w:rsid w:val="000A2E63"/>
    <w:rsid w:val="000A3652"/>
    <w:rsid w:val="000A37DE"/>
    <w:rsid w:val="000A3852"/>
    <w:rsid w:val="000A3B5E"/>
    <w:rsid w:val="000A3DFD"/>
    <w:rsid w:val="000A4C76"/>
    <w:rsid w:val="000A57FD"/>
    <w:rsid w:val="000A64EE"/>
    <w:rsid w:val="000A6561"/>
    <w:rsid w:val="000A69A8"/>
    <w:rsid w:val="000A7418"/>
    <w:rsid w:val="000B039B"/>
    <w:rsid w:val="000B08D1"/>
    <w:rsid w:val="000B1039"/>
    <w:rsid w:val="000B133F"/>
    <w:rsid w:val="000B1694"/>
    <w:rsid w:val="000B2934"/>
    <w:rsid w:val="000B3188"/>
    <w:rsid w:val="000B3D9B"/>
    <w:rsid w:val="000B764E"/>
    <w:rsid w:val="000C0133"/>
    <w:rsid w:val="000C08B9"/>
    <w:rsid w:val="000C09FF"/>
    <w:rsid w:val="000C0A6E"/>
    <w:rsid w:val="000C0B39"/>
    <w:rsid w:val="000C1059"/>
    <w:rsid w:val="000C14A7"/>
    <w:rsid w:val="000C186A"/>
    <w:rsid w:val="000C19B5"/>
    <w:rsid w:val="000C1AFF"/>
    <w:rsid w:val="000C25C1"/>
    <w:rsid w:val="000C271B"/>
    <w:rsid w:val="000C2980"/>
    <w:rsid w:val="000C34B1"/>
    <w:rsid w:val="000C42F5"/>
    <w:rsid w:val="000C4423"/>
    <w:rsid w:val="000C44CD"/>
    <w:rsid w:val="000C46A7"/>
    <w:rsid w:val="000C482B"/>
    <w:rsid w:val="000C48E8"/>
    <w:rsid w:val="000C4C1A"/>
    <w:rsid w:val="000C5A03"/>
    <w:rsid w:val="000C5AD8"/>
    <w:rsid w:val="000C641D"/>
    <w:rsid w:val="000C65C4"/>
    <w:rsid w:val="000C682D"/>
    <w:rsid w:val="000C6FD1"/>
    <w:rsid w:val="000C71A3"/>
    <w:rsid w:val="000D03B5"/>
    <w:rsid w:val="000D0758"/>
    <w:rsid w:val="000D16BE"/>
    <w:rsid w:val="000D1A67"/>
    <w:rsid w:val="000D1D9B"/>
    <w:rsid w:val="000D2013"/>
    <w:rsid w:val="000D3575"/>
    <w:rsid w:val="000D3EBF"/>
    <w:rsid w:val="000D4BFD"/>
    <w:rsid w:val="000D5032"/>
    <w:rsid w:val="000D55C6"/>
    <w:rsid w:val="000D7865"/>
    <w:rsid w:val="000D7DEC"/>
    <w:rsid w:val="000E128A"/>
    <w:rsid w:val="000E1F01"/>
    <w:rsid w:val="000E205A"/>
    <w:rsid w:val="000E2E25"/>
    <w:rsid w:val="000E365B"/>
    <w:rsid w:val="000E5440"/>
    <w:rsid w:val="000E58AF"/>
    <w:rsid w:val="000E5A3D"/>
    <w:rsid w:val="000E5AD3"/>
    <w:rsid w:val="000E5F98"/>
    <w:rsid w:val="000E6016"/>
    <w:rsid w:val="000E6131"/>
    <w:rsid w:val="000E6BEC"/>
    <w:rsid w:val="000E7012"/>
    <w:rsid w:val="000E71E3"/>
    <w:rsid w:val="000F0707"/>
    <w:rsid w:val="000F113C"/>
    <w:rsid w:val="000F13BA"/>
    <w:rsid w:val="000F16FD"/>
    <w:rsid w:val="000F241E"/>
    <w:rsid w:val="000F273A"/>
    <w:rsid w:val="000F30D7"/>
    <w:rsid w:val="000F37DB"/>
    <w:rsid w:val="000F4311"/>
    <w:rsid w:val="000F5132"/>
    <w:rsid w:val="000F57EC"/>
    <w:rsid w:val="000F5C06"/>
    <w:rsid w:val="000F5C44"/>
    <w:rsid w:val="000F633C"/>
    <w:rsid w:val="000F633D"/>
    <w:rsid w:val="000F6D0F"/>
    <w:rsid w:val="000F70F5"/>
    <w:rsid w:val="000F7C74"/>
    <w:rsid w:val="000F7EAD"/>
    <w:rsid w:val="001001BB"/>
    <w:rsid w:val="00100AAE"/>
    <w:rsid w:val="00100C3A"/>
    <w:rsid w:val="00100EE1"/>
    <w:rsid w:val="0010118A"/>
    <w:rsid w:val="001011F0"/>
    <w:rsid w:val="0010121B"/>
    <w:rsid w:val="00101B33"/>
    <w:rsid w:val="00102233"/>
    <w:rsid w:val="00102842"/>
    <w:rsid w:val="001028A6"/>
    <w:rsid w:val="00102BE1"/>
    <w:rsid w:val="00102C4F"/>
    <w:rsid w:val="00102E22"/>
    <w:rsid w:val="001030D4"/>
    <w:rsid w:val="0010315D"/>
    <w:rsid w:val="001034BE"/>
    <w:rsid w:val="001036AB"/>
    <w:rsid w:val="0010384F"/>
    <w:rsid w:val="00103C87"/>
    <w:rsid w:val="00105851"/>
    <w:rsid w:val="001059A4"/>
    <w:rsid w:val="001059F5"/>
    <w:rsid w:val="00105BE0"/>
    <w:rsid w:val="00105F22"/>
    <w:rsid w:val="001067D9"/>
    <w:rsid w:val="001070A5"/>
    <w:rsid w:val="00107516"/>
    <w:rsid w:val="00107FB0"/>
    <w:rsid w:val="00110F0F"/>
    <w:rsid w:val="001126C5"/>
    <w:rsid w:val="001131DE"/>
    <w:rsid w:val="001143F0"/>
    <w:rsid w:val="00114BB1"/>
    <w:rsid w:val="00115352"/>
    <w:rsid w:val="00115B7B"/>
    <w:rsid w:val="00115E12"/>
    <w:rsid w:val="001166A6"/>
    <w:rsid w:val="00117C88"/>
    <w:rsid w:val="00117FF6"/>
    <w:rsid w:val="00120992"/>
    <w:rsid w:val="00120A6F"/>
    <w:rsid w:val="00120B98"/>
    <w:rsid w:val="001211C0"/>
    <w:rsid w:val="001214DF"/>
    <w:rsid w:val="00123189"/>
    <w:rsid w:val="001236C8"/>
    <w:rsid w:val="00123B3F"/>
    <w:rsid w:val="00123B7C"/>
    <w:rsid w:val="00123F9B"/>
    <w:rsid w:val="001242E2"/>
    <w:rsid w:val="00124489"/>
    <w:rsid w:val="0012473D"/>
    <w:rsid w:val="00124E26"/>
    <w:rsid w:val="0012530C"/>
    <w:rsid w:val="00125694"/>
    <w:rsid w:val="001261F5"/>
    <w:rsid w:val="00126315"/>
    <w:rsid w:val="00126AF5"/>
    <w:rsid w:val="00126B53"/>
    <w:rsid w:val="00126C61"/>
    <w:rsid w:val="0012721A"/>
    <w:rsid w:val="001276C3"/>
    <w:rsid w:val="001311A2"/>
    <w:rsid w:val="001315FC"/>
    <w:rsid w:val="0013195C"/>
    <w:rsid w:val="00131A1A"/>
    <w:rsid w:val="00131CC6"/>
    <w:rsid w:val="00132BF8"/>
    <w:rsid w:val="00132C28"/>
    <w:rsid w:val="00132D21"/>
    <w:rsid w:val="00132D2E"/>
    <w:rsid w:val="001330BA"/>
    <w:rsid w:val="0013445D"/>
    <w:rsid w:val="00135843"/>
    <w:rsid w:val="00135D96"/>
    <w:rsid w:val="0013605E"/>
    <w:rsid w:val="00136EF9"/>
    <w:rsid w:val="00136FD0"/>
    <w:rsid w:val="00137256"/>
    <w:rsid w:val="00137A74"/>
    <w:rsid w:val="00137B3D"/>
    <w:rsid w:val="0014085F"/>
    <w:rsid w:val="00140DAA"/>
    <w:rsid w:val="00141D3E"/>
    <w:rsid w:val="001437FA"/>
    <w:rsid w:val="00143D09"/>
    <w:rsid w:val="00145236"/>
    <w:rsid w:val="001453CD"/>
    <w:rsid w:val="00145428"/>
    <w:rsid w:val="00145DE5"/>
    <w:rsid w:val="001465E5"/>
    <w:rsid w:val="00146918"/>
    <w:rsid w:val="0014747C"/>
    <w:rsid w:val="00147D99"/>
    <w:rsid w:val="00147E8F"/>
    <w:rsid w:val="00150090"/>
    <w:rsid w:val="0015020B"/>
    <w:rsid w:val="0015058A"/>
    <w:rsid w:val="00150925"/>
    <w:rsid w:val="00150AED"/>
    <w:rsid w:val="00151352"/>
    <w:rsid w:val="00151649"/>
    <w:rsid w:val="001517A5"/>
    <w:rsid w:val="0015192B"/>
    <w:rsid w:val="00151DE8"/>
    <w:rsid w:val="00152434"/>
    <w:rsid w:val="0015245A"/>
    <w:rsid w:val="00153139"/>
    <w:rsid w:val="001531D7"/>
    <w:rsid w:val="00153D2A"/>
    <w:rsid w:val="00153FA4"/>
    <w:rsid w:val="0015420E"/>
    <w:rsid w:val="001547E0"/>
    <w:rsid w:val="00154E68"/>
    <w:rsid w:val="00155697"/>
    <w:rsid w:val="001558AD"/>
    <w:rsid w:val="00155994"/>
    <w:rsid w:val="00155D55"/>
    <w:rsid w:val="00157A02"/>
    <w:rsid w:val="0016077C"/>
    <w:rsid w:val="00160E80"/>
    <w:rsid w:val="0016115B"/>
    <w:rsid w:val="001615E2"/>
    <w:rsid w:val="00161F66"/>
    <w:rsid w:val="001627AD"/>
    <w:rsid w:val="00163099"/>
    <w:rsid w:val="001631B4"/>
    <w:rsid w:val="00163B33"/>
    <w:rsid w:val="00164373"/>
    <w:rsid w:val="00164408"/>
    <w:rsid w:val="0016573D"/>
    <w:rsid w:val="00165A2E"/>
    <w:rsid w:val="0016696A"/>
    <w:rsid w:val="00166C85"/>
    <w:rsid w:val="00166F22"/>
    <w:rsid w:val="0016704F"/>
    <w:rsid w:val="0016706C"/>
    <w:rsid w:val="00167B65"/>
    <w:rsid w:val="00170FF9"/>
    <w:rsid w:val="00171A98"/>
    <w:rsid w:val="00171B35"/>
    <w:rsid w:val="001739F5"/>
    <w:rsid w:val="00174A17"/>
    <w:rsid w:val="00175FA2"/>
    <w:rsid w:val="0017611A"/>
    <w:rsid w:val="0017728C"/>
    <w:rsid w:val="00177951"/>
    <w:rsid w:val="00177DA4"/>
    <w:rsid w:val="0017DA91"/>
    <w:rsid w:val="0018125A"/>
    <w:rsid w:val="00181541"/>
    <w:rsid w:val="001826EE"/>
    <w:rsid w:val="00182771"/>
    <w:rsid w:val="00182A1D"/>
    <w:rsid w:val="001832EB"/>
    <w:rsid w:val="001836C2"/>
    <w:rsid w:val="00185148"/>
    <w:rsid w:val="00185ED0"/>
    <w:rsid w:val="00187D59"/>
    <w:rsid w:val="00190706"/>
    <w:rsid w:val="00190F74"/>
    <w:rsid w:val="001910B2"/>
    <w:rsid w:val="00191329"/>
    <w:rsid w:val="001914A8"/>
    <w:rsid w:val="00191CBE"/>
    <w:rsid w:val="0019200B"/>
    <w:rsid w:val="00192683"/>
    <w:rsid w:val="0019294E"/>
    <w:rsid w:val="00193739"/>
    <w:rsid w:val="001940CD"/>
    <w:rsid w:val="001942BD"/>
    <w:rsid w:val="00194691"/>
    <w:rsid w:val="001956FF"/>
    <w:rsid w:val="00195D09"/>
    <w:rsid w:val="001964A3"/>
    <w:rsid w:val="00196749"/>
    <w:rsid w:val="001969BC"/>
    <w:rsid w:val="00197070"/>
    <w:rsid w:val="001970FA"/>
    <w:rsid w:val="001971DF"/>
    <w:rsid w:val="001974FB"/>
    <w:rsid w:val="001A04A7"/>
    <w:rsid w:val="001A0C36"/>
    <w:rsid w:val="001A198F"/>
    <w:rsid w:val="001A2B6A"/>
    <w:rsid w:val="001A3397"/>
    <w:rsid w:val="001A39B5"/>
    <w:rsid w:val="001A4510"/>
    <w:rsid w:val="001A5F30"/>
    <w:rsid w:val="001A61FB"/>
    <w:rsid w:val="001A6404"/>
    <w:rsid w:val="001A688D"/>
    <w:rsid w:val="001A75FD"/>
    <w:rsid w:val="001B041A"/>
    <w:rsid w:val="001B04CA"/>
    <w:rsid w:val="001B0D7E"/>
    <w:rsid w:val="001B1294"/>
    <w:rsid w:val="001B25D4"/>
    <w:rsid w:val="001B2633"/>
    <w:rsid w:val="001B26AC"/>
    <w:rsid w:val="001B358F"/>
    <w:rsid w:val="001B40E7"/>
    <w:rsid w:val="001B4143"/>
    <w:rsid w:val="001B4A13"/>
    <w:rsid w:val="001B50A2"/>
    <w:rsid w:val="001B55ED"/>
    <w:rsid w:val="001B6FA9"/>
    <w:rsid w:val="001B74C7"/>
    <w:rsid w:val="001B7DA8"/>
    <w:rsid w:val="001C07E0"/>
    <w:rsid w:val="001C1A9B"/>
    <w:rsid w:val="001C2528"/>
    <w:rsid w:val="001C2C22"/>
    <w:rsid w:val="001C4280"/>
    <w:rsid w:val="001C430B"/>
    <w:rsid w:val="001C45D8"/>
    <w:rsid w:val="001C4EAF"/>
    <w:rsid w:val="001C69FC"/>
    <w:rsid w:val="001C6FF4"/>
    <w:rsid w:val="001C70EA"/>
    <w:rsid w:val="001C7175"/>
    <w:rsid w:val="001C7647"/>
    <w:rsid w:val="001D0532"/>
    <w:rsid w:val="001D2F6B"/>
    <w:rsid w:val="001D4677"/>
    <w:rsid w:val="001D4A58"/>
    <w:rsid w:val="001D4EA8"/>
    <w:rsid w:val="001D53FC"/>
    <w:rsid w:val="001D5C21"/>
    <w:rsid w:val="001D63A5"/>
    <w:rsid w:val="001D7250"/>
    <w:rsid w:val="001D77B7"/>
    <w:rsid w:val="001D7B3D"/>
    <w:rsid w:val="001D7C93"/>
    <w:rsid w:val="001E1D12"/>
    <w:rsid w:val="001E1F31"/>
    <w:rsid w:val="001E207F"/>
    <w:rsid w:val="001E27C7"/>
    <w:rsid w:val="001E2EF2"/>
    <w:rsid w:val="001E38EA"/>
    <w:rsid w:val="001E4B32"/>
    <w:rsid w:val="001E58BA"/>
    <w:rsid w:val="001E68EE"/>
    <w:rsid w:val="001E6CDD"/>
    <w:rsid w:val="001E6FDC"/>
    <w:rsid w:val="001E7179"/>
    <w:rsid w:val="001E739D"/>
    <w:rsid w:val="001E740E"/>
    <w:rsid w:val="001E76BB"/>
    <w:rsid w:val="001F02BB"/>
    <w:rsid w:val="001F0595"/>
    <w:rsid w:val="001F1723"/>
    <w:rsid w:val="001F1744"/>
    <w:rsid w:val="001F1E7A"/>
    <w:rsid w:val="001F21FB"/>
    <w:rsid w:val="001F2495"/>
    <w:rsid w:val="001F2E5B"/>
    <w:rsid w:val="001F3E2D"/>
    <w:rsid w:val="001F4D26"/>
    <w:rsid w:val="001F508B"/>
    <w:rsid w:val="001F6C9C"/>
    <w:rsid w:val="001F6DD0"/>
    <w:rsid w:val="001F738B"/>
    <w:rsid w:val="001F77C0"/>
    <w:rsid w:val="00200B10"/>
    <w:rsid w:val="00200E07"/>
    <w:rsid w:val="00201B42"/>
    <w:rsid w:val="00201EE6"/>
    <w:rsid w:val="002023D7"/>
    <w:rsid w:val="00202620"/>
    <w:rsid w:val="00202782"/>
    <w:rsid w:val="00203253"/>
    <w:rsid w:val="00203B5B"/>
    <w:rsid w:val="00203E40"/>
    <w:rsid w:val="00205A18"/>
    <w:rsid w:val="0020669F"/>
    <w:rsid w:val="002069BE"/>
    <w:rsid w:val="00206A5B"/>
    <w:rsid w:val="002076F1"/>
    <w:rsid w:val="0021001D"/>
    <w:rsid w:val="00210B66"/>
    <w:rsid w:val="00212E9A"/>
    <w:rsid w:val="00212EBC"/>
    <w:rsid w:val="0021309A"/>
    <w:rsid w:val="002134AE"/>
    <w:rsid w:val="0021373E"/>
    <w:rsid w:val="00213948"/>
    <w:rsid w:val="00213CBC"/>
    <w:rsid w:val="00214769"/>
    <w:rsid w:val="00216A7A"/>
    <w:rsid w:val="00217114"/>
    <w:rsid w:val="00217F1C"/>
    <w:rsid w:val="0022015A"/>
    <w:rsid w:val="00220FD6"/>
    <w:rsid w:val="002219C3"/>
    <w:rsid w:val="00221A8A"/>
    <w:rsid w:val="00221E78"/>
    <w:rsid w:val="00222379"/>
    <w:rsid w:val="00223461"/>
    <w:rsid w:val="0022365F"/>
    <w:rsid w:val="0022391C"/>
    <w:rsid w:val="00224274"/>
    <w:rsid w:val="002245F0"/>
    <w:rsid w:val="002249C4"/>
    <w:rsid w:val="00224B5D"/>
    <w:rsid w:val="00224E45"/>
    <w:rsid w:val="00226E42"/>
    <w:rsid w:val="00227E6B"/>
    <w:rsid w:val="00227F97"/>
    <w:rsid w:val="00231451"/>
    <w:rsid w:val="00231FD4"/>
    <w:rsid w:val="002323A3"/>
    <w:rsid w:val="002325EE"/>
    <w:rsid w:val="00232873"/>
    <w:rsid w:val="002330DE"/>
    <w:rsid w:val="00233315"/>
    <w:rsid w:val="00233C92"/>
    <w:rsid w:val="00234409"/>
    <w:rsid w:val="00234CA2"/>
    <w:rsid w:val="00236292"/>
    <w:rsid w:val="00236421"/>
    <w:rsid w:val="00236757"/>
    <w:rsid w:val="00236E92"/>
    <w:rsid w:val="00237267"/>
    <w:rsid w:val="00237273"/>
    <w:rsid w:val="002377E8"/>
    <w:rsid w:val="002379D8"/>
    <w:rsid w:val="002403BD"/>
    <w:rsid w:val="00240E0A"/>
    <w:rsid w:val="0024168B"/>
    <w:rsid w:val="00242B33"/>
    <w:rsid w:val="00242D35"/>
    <w:rsid w:val="00242D56"/>
    <w:rsid w:val="0024352F"/>
    <w:rsid w:val="002441A1"/>
    <w:rsid w:val="0024477B"/>
    <w:rsid w:val="00245661"/>
    <w:rsid w:val="0024584F"/>
    <w:rsid w:val="00245A8C"/>
    <w:rsid w:val="00245EC8"/>
    <w:rsid w:val="00246A46"/>
    <w:rsid w:val="002478A6"/>
    <w:rsid w:val="0025077B"/>
    <w:rsid w:val="00250877"/>
    <w:rsid w:val="00250B1C"/>
    <w:rsid w:val="002511D6"/>
    <w:rsid w:val="0025233C"/>
    <w:rsid w:val="002523FD"/>
    <w:rsid w:val="002524E2"/>
    <w:rsid w:val="002533D4"/>
    <w:rsid w:val="002535DC"/>
    <w:rsid w:val="00253D20"/>
    <w:rsid w:val="00255911"/>
    <w:rsid w:val="00255FF8"/>
    <w:rsid w:val="002562D9"/>
    <w:rsid w:val="00256856"/>
    <w:rsid w:val="002569E2"/>
    <w:rsid w:val="0025759A"/>
    <w:rsid w:val="00257B09"/>
    <w:rsid w:val="00257D1F"/>
    <w:rsid w:val="0026094A"/>
    <w:rsid w:val="00260F15"/>
    <w:rsid w:val="00261761"/>
    <w:rsid w:val="00261C2F"/>
    <w:rsid w:val="00264D76"/>
    <w:rsid w:val="002652C7"/>
    <w:rsid w:val="002658FB"/>
    <w:rsid w:val="00265A00"/>
    <w:rsid w:val="00267491"/>
    <w:rsid w:val="00267A33"/>
    <w:rsid w:val="00267B29"/>
    <w:rsid w:val="00267BB4"/>
    <w:rsid w:val="002712CD"/>
    <w:rsid w:val="00271944"/>
    <w:rsid w:val="00272299"/>
    <w:rsid w:val="002723FD"/>
    <w:rsid w:val="0027282C"/>
    <w:rsid w:val="00273448"/>
    <w:rsid w:val="00274608"/>
    <w:rsid w:val="0027462B"/>
    <w:rsid w:val="00274A39"/>
    <w:rsid w:val="002753DC"/>
    <w:rsid w:val="002754A1"/>
    <w:rsid w:val="002757A2"/>
    <w:rsid w:val="0027589F"/>
    <w:rsid w:val="00275EA6"/>
    <w:rsid w:val="00275EDE"/>
    <w:rsid w:val="00276C9C"/>
    <w:rsid w:val="00277520"/>
    <w:rsid w:val="002779C8"/>
    <w:rsid w:val="00277A6A"/>
    <w:rsid w:val="00277D18"/>
    <w:rsid w:val="00277F1D"/>
    <w:rsid w:val="00277FF4"/>
    <w:rsid w:val="00281115"/>
    <w:rsid w:val="002812DC"/>
    <w:rsid w:val="0028145B"/>
    <w:rsid w:val="00281690"/>
    <w:rsid w:val="00281C27"/>
    <w:rsid w:val="00281C2D"/>
    <w:rsid w:val="00281F25"/>
    <w:rsid w:val="0028222D"/>
    <w:rsid w:val="00282EF9"/>
    <w:rsid w:val="002839C5"/>
    <w:rsid w:val="002840AC"/>
    <w:rsid w:val="00284756"/>
    <w:rsid w:val="00284B13"/>
    <w:rsid w:val="002856CC"/>
    <w:rsid w:val="00285D7B"/>
    <w:rsid w:val="00285DBC"/>
    <w:rsid w:val="0028715C"/>
    <w:rsid w:val="00287B1B"/>
    <w:rsid w:val="00287BFE"/>
    <w:rsid w:val="00290336"/>
    <w:rsid w:val="00290A03"/>
    <w:rsid w:val="00290CDF"/>
    <w:rsid w:val="00290FB7"/>
    <w:rsid w:val="00292095"/>
    <w:rsid w:val="002925E8"/>
    <w:rsid w:val="00293A80"/>
    <w:rsid w:val="00293C6F"/>
    <w:rsid w:val="00293FC2"/>
    <w:rsid w:val="00294727"/>
    <w:rsid w:val="00295854"/>
    <w:rsid w:val="002958C7"/>
    <w:rsid w:val="00295ADB"/>
    <w:rsid w:val="00295DB2"/>
    <w:rsid w:val="002964E3"/>
    <w:rsid w:val="002965B6"/>
    <w:rsid w:val="00296A8E"/>
    <w:rsid w:val="0029729D"/>
    <w:rsid w:val="002A001B"/>
    <w:rsid w:val="002A0A52"/>
    <w:rsid w:val="002A0BE3"/>
    <w:rsid w:val="002A1237"/>
    <w:rsid w:val="002A18C3"/>
    <w:rsid w:val="002A1E67"/>
    <w:rsid w:val="002A2432"/>
    <w:rsid w:val="002A27CE"/>
    <w:rsid w:val="002A3A83"/>
    <w:rsid w:val="002A3E7A"/>
    <w:rsid w:val="002A3F3A"/>
    <w:rsid w:val="002A3FAF"/>
    <w:rsid w:val="002A510A"/>
    <w:rsid w:val="002A5959"/>
    <w:rsid w:val="002A5E7F"/>
    <w:rsid w:val="002A7170"/>
    <w:rsid w:val="002A7C04"/>
    <w:rsid w:val="002B01E0"/>
    <w:rsid w:val="002B0D05"/>
    <w:rsid w:val="002B2CF4"/>
    <w:rsid w:val="002B32EF"/>
    <w:rsid w:val="002B3716"/>
    <w:rsid w:val="002B405E"/>
    <w:rsid w:val="002B4332"/>
    <w:rsid w:val="002B438A"/>
    <w:rsid w:val="002B494F"/>
    <w:rsid w:val="002B4B8E"/>
    <w:rsid w:val="002B4B9A"/>
    <w:rsid w:val="002B5DE9"/>
    <w:rsid w:val="002B60ED"/>
    <w:rsid w:val="002B6315"/>
    <w:rsid w:val="002B6676"/>
    <w:rsid w:val="002B6735"/>
    <w:rsid w:val="002B7B53"/>
    <w:rsid w:val="002B7C89"/>
    <w:rsid w:val="002C06A2"/>
    <w:rsid w:val="002C07E6"/>
    <w:rsid w:val="002C0E14"/>
    <w:rsid w:val="002C1677"/>
    <w:rsid w:val="002C1DAC"/>
    <w:rsid w:val="002C2308"/>
    <w:rsid w:val="002C267E"/>
    <w:rsid w:val="002C27F4"/>
    <w:rsid w:val="002C3142"/>
    <w:rsid w:val="002C4C4E"/>
    <w:rsid w:val="002C53C7"/>
    <w:rsid w:val="002C56C4"/>
    <w:rsid w:val="002C5869"/>
    <w:rsid w:val="002C7356"/>
    <w:rsid w:val="002D00B5"/>
    <w:rsid w:val="002D076E"/>
    <w:rsid w:val="002D0B29"/>
    <w:rsid w:val="002D135F"/>
    <w:rsid w:val="002D15E9"/>
    <w:rsid w:val="002D1A43"/>
    <w:rsid w:val="002D2C16"/>
    <w:rsid w:val="002D2E42"/>
    <w:rsid w:val="002D3A5B"/>
    <w:rsid w:val="002D3D94"/>
    <w:rsid w:val="002D3E4B"/>
    <w:rsid w:val="002D426A"/>
    <w:rsid w:val="002D46D5"/>
    <w:rsid w:val="002D5196"/>
    <w:rsid w:val="002D6537"/>
    <w:rsid w:val="002D7558"/>
    <w:rsid w:val="002E1214"/>
    <w:rsid w:val="002E15B4"/>
    <w:rsid w:val="002E17EC"/>
    <w:rsid w:val="002E1905"/>
    <w:rsid w:val="002E2085"/>
    <w:rsid w:val="002E29F8"/>
    <w:rsid w:val="002E2B66"/>
    <w:rsid w:val="002E3F89"/>
    <w:rsid w:val="002E4152"/>
    <w:rsid w:val="002E4C63"/>
    <w:rsid w:val="002E50E8"/>
    <w:rsid w:val="002E578E"/>
    <w:rsid w:val="002E6099"/>
    <w:rsid w:val="002E6652"/>
    <w:rsid w:val="002E6C24"/>
    <w:rsid w:val="002E739E"/>
    <w:rsid w:val="002E7833"/>
    <w:rsid w:val="002F025F"/>
    <w:rsid w:val="002F0A22"/>
    <w:rsid w:val="002F0BD9"/>
    <w:rsid w:val="002F0D6B"/>
    <w:rsid w:val="002F0FAD"/>
    <w:rsid w:val="002F2323"/>
    <w:rsid w:val="002F29A2"/>
    <w:rsid w:val="002F2C6B"/>
    <w:rsid w:val="002F3CE7"/>
    <w:rsid w:val="002F429D"/>
    <w:rsid w:val="002F4712"/>
    <w:rsid w:val="002F4A75"/>
    <w:rsid w:val="002F6EEF"/>
    <w:rsid w:val="002F740B"/>
    <w:rsid w:val="002F74AC"/>
    <w:rsid w:val="002F7A13"/>
    <w:rsid w:val="002F7A7B"/>
    <w:rsid w:val="002F7CE2"/>
    <w:rsid w:val="003005C9"/>
    <w:rsid w:val="003008A0"/>
    <w:rsid w:val="0030165B"/>
    <w:rsid w:val="00302377"/>
    <w:rsid w:val="00304ED7"/>
    <w:rsid w:val="00305014"/>
    <w:rsid w:val="00305970"/>
    <w:rsid w:val="00305D5D"/>
    <w:rsid w:val="003066D3"/>
    <w:rsid w:val="0030717F"/>
    <w:rsid w:val="0031003D"/>
    <w:rsid w:val="00310C6E"/>
    <w:rsid w:val="00310FAF"/>
    <w:rsid w:val="00311511"/>
    <w:rsid w:val="00311DF0"/>
    <w:rsid w:val="00312099"/>
    <w:rsid w:val="003123DE"/>
    <w:rsid w:val="00313174"/>
    <w:rsid w:val="00313428"/>
    <w:rsid w:val="003135DD"/>
    <w:rsid w:val="00313CD5"/>
    <w:rsid w:val="00313D08"/>
    <w:rsid w:val="00314129"/>
    <w:rsid w:val="00317067"/>
    <w:rsid w:val="003170D3"/>
    <w:rsid w:val="00317595"/>
    <w:rsid w:val="0031791C"/>
    <w:rsid w:val="00317955"/>
    <w:rsid w:val="003202B2"/>
    <w:rsid w:val="00320583"/>
    <w:rsid w:val="00321F85"/>
    <w:rsid w:val="00322CDC"/>
    <w:rsid w:val="00323218"/>
    <w:rsid w:val="00323D6A"/>
    <w:rsid w:val="003245FA"/>
    <w:rsid w:val="0032513E"/>
    <w:rsid w:val="0032555D"/>
    <w:rsid w:val="0032753A"/>
    <w:rsid w:val="00330107"/>
    <w:rsid w:val="00330778"/>
    <w:rsid w:val="00331286"/>
    <w:rsid w:val="00332DC3"/>
    <w:rsid w:val="00333695"/>
    <w:rsid w:val="00333A94"/>
    <w:rsid w:val="0033420A"/>
    <w:rsid w:val="00334A80"/>
    <w:rsid w:val="00335692"/>
    <w:rsid w:val="003373B8"/>
    <w:rsid w:val="003374B6"/>
    <w:rsid w:val="0033750C"/>
    <w:rsid w:val="0033788E"/>
    <w:rsid w:val="00340B3E"/>
    <w:rsid w:val="0034135B"/>
    <w:rsid w:val="00341EFE"/>
    <w:rsid w:val="00341F08"/>
    <w:rsid w:val="003422E9"/>
    <w:rsid w:val="00342DEC"/>
    <w:rsid w:val="00342EFD"/>
    <w:rsid w:val="0034330D"/>
    <w:rsid w:val="00344318"/>
    <w:rsid w:val="00344BDE"/>
    <w:rsid w:val="00344D51"/>
    <w:rsid w:val="00344E4C"/>
    <w:rsid w:val="003475DE"/>
    <w:rsid w:val="00347991"/>
    <w:rsid w:val="003479F4"/>
    <w:rsid w:val="00350B5C"/>
    <w:rsid w:val="00350DE9"/>
    <w:rsid w:val="003510EB"/>
    <w:rsid w:val="003519D9"/>
    <w:rsid w:val="003526DB"/>
    <w:rsid w:val="00352A71"/>
    <w:rsid w:val="00352B0F"/>
    <w:rsid w:val="0035335B"/>
    <w:rsid w:val="003536BF"/>
    <w:rsid w:val="00353783"/>
    <w:rsid w:val="00353C45"/>
    <w:rsid w:val="003541F0"/>
    <w:rsid w:val="00354886"/>
    <w:rsid w:val="00355613"/>
    <w:rsid w:val="0035606E"/>
    <w:rsid w:val="00356D43"/>
    <w:rsid w:val="00356DDC"/>
    <w:rsid w:val="00357127"/>
    <w:rsid w:val="00357165"/>
    <w:rsid w:val="00357ADB"/>
    <w:rsid w:val="003600BB"/>
    <w:rsid w:val="00360338"/>
    <w:rsid w:val="0036073B"/>
    <w:rsid w:val="00360C0F"/>
    <w:rsid w:val="00360E90"/>
    <w:rsid w:val="00362F73"/>
    <w:rsid w:val="003631CE"/>
    <w:rsid w:val="00363371"/>
    <w:rsid w:val="00363BEF"/>
    <w:rsid w:val="00363D19"/>
    <w:rsid w:val="00364B71"/>
    <w:rsid w:val="00364D93"/>
    <w:rsid w:val="00364DFE"/>
    <w:rsid w:val="00365080"/>
    <w:rsid w:val="003651F7"/>
    <w:rsid w:val="00366785"/>
    <w:rsid w:val="00366A55"/>
    <w:rsid w:val="0036715E"/>
    <w:rsid w:val="003710B2"/>
    <w:rsid w:val="00372045"/>
    <w:rsid w:val="003730E5"/>
    <w:rsid w:val="0037324F"/>
    <w:rsid w:val="00374171"/>
    <w:rsid w:val="003745E5"/>
    <w:rsid w:val="00374E60"/>
    <w:rsid w:val="0037595F"/>
    <w:rsid w:val="00375BB2"/>
    <w:rsid w:val="00375DC0"/>
    <w:rsid w:val="003762C4"/>
    <w:rsid w:val="00377C66"/>
    <w:rsid w:val="0038043B"/>
    <w:rsid w:val="003805EB"/>
    <w:rsid w:val="0038061A"/>
    <w:rsid w:val="00381618"/>
    <w:rsid w:val="003819ED"/>
    <w:rsid w:val="00381F71"/>
    <w:rsid w:val="00382539"/>
    <w:rsid w:val="00382564"/>
    <w:rsid w:val="00382981"/>
    <w:rsid w:val="00382D9E"/>
    <w:rsid w:val="00383178"/>
    <w:rsid w:val="0038329D"/>
    <w:rsid w:val="00383E43"/>
    <w:rsid w:val="003848AA"/>
    <w:rsid w:val="00385643"/>
    <w:rsid w:val="0038564C"/>
    <w:rsid w:val="00385899"/>
    <w:rsid w:val="00385DC1"/>
    <w:rsid w:val="00386BCF"/>
    <w:rsid w:val="00386E79"/>
    <w:rsid w:val="003872B0"/>
    <w:rsid w:val="003873B0"/>
    <w:rsid w:val="00387493"/>
    <w:rsid w:val="0038788B"/>
    <w:rsid w:val="00387E1B"/>
    <w:rsid w:val="0039030D"/>
    <w:rsid w:val="003925D5"/>
    <w:rsid w:val="00393CEC"/>
    <w:rsid w:val="003942E0"/>
    <w:rsid w:val="003947D0"/>
    <w:rsid w:val="00394FEE"/>
    <w:rsid w:val="00395068"/>
    <w:rsid w:val="0039602C"/>
    <w:rsid w:val="00396365"/>
    <w:rsid w:val="003967B3"/>
    <w:rsid w:val="003969B6"/>
    <w:rsid w:val="00396B16"/>
    <w:rsid w:val="00397BC7"/>
    <w:rsid w:val="00397C89"/>
    <w:rsid w:val="003A062D"/>
    <w:rsid w:val="003A1D7F"/>
    <w:rsid w:val="003A1E5F"/>
    <w:rsid w:val="003A3436"/>
    <w:rsid w:val="003A34B7"/>
    <w:rsid w:val="003A4D36"/>
    <w:rsid w:val="003A50D2"/>
    <w:rsid w:val="003A5139"/>
    <w:rsid w:val="003A55AB"/>
    <w:rsid w:val="003A56E2"/>
    <w:rsid w:val="003A5C36"/>
    <w:rsid w:val="003A5E8C"/>
    <w:rsid w:val="003A64A7"/>
    <w:rsid w:val="003A6759"/>
    <w:rsid w:val="003A67AD"/>
    <w:rsid w:val="003A7025"/>
    <w:rsid w:val="003A76F8"/>
    <w:rsid w:val="003B07AE"/>
    <w:rsid w:val="003B118F"/>
    <w:rsid w:val="003B1EFD"/>
    <w:rsid w:val="003B2365"/>
    <w:rsid w:val="003B260B"/>
    <w:rsid w:val="003B3402"/>
    <w:rsid w:val="003B37DD"/>
    <w:rsid w:val="003B395C"/>
    <w:rsid w:val="003B3A93"/>
    <w:rsid w:val="003B3B1C"/>
    <w:rsid w:val="003B429E"/>
    <w:rsid w:val="003B484B"/>
    <w:rsid w:val="003B63B0"/>
    <w:rsid w:val="003B63FF"/>
    <w:rsid w:val="003C050F"/>
    <w:rsid w:val="003C0778"/>
    <w:rsid w:val="003C0ACC"/>
    <w:rsid w:val="003C178B"/>
    <w:rsid w:val="003C1C4C"/>
    <w:rsid w:val="003C2097"/>
    <w:rsid w:val="003C2695"/>
    <w:rsid w:val="003C3723"/>
    <w:rsid w:val="003C4664"/>
    <w:rsid w:val="003C4C53"/>
    <w:rsid w:val="003C4FB3"/>
    <w:rsid w:val="003C512D"/>
    <w:rsid w:val="003C535A"/>
    <w:rsid w:val="003C5CFA"/>
    <w:rsid w:val="003C60A8"/>
    <w:rsid w:val="003C660B"/>
    <w:rsid w:val="003D0107"/>
    <w:rsid w:val="003D07CC"/>
    <w:rsid w:val="003D0A68"/>
    <w:rsid w:val="003D14E2"/>
    <w:rsid w:val="003D1B06"/>
    <w:rsid w:val="003D1E79"/>
    <w:rsid w:val="003D3168"/>
    <w:rsid w:val="003D323C"/>
    <w:rsid w:val="003D3F2A"/>
    <w:rsid w:val="003D43DF"/>
    <w:rsid w:val="003D4806"/>
    <w:rsid w:val="003D6D47"/>
    <w:rsid w:val="003D733D"/>
    <w:rsid w:val="003D7FE7"/>
    <w:rsid w:val="003E24D6"/>
    <w:rsid w:val="003E2501"/>
    <w:rsid w:val="003E36DB"/>
    <w:rsid w:val="003E3B29"/>
    <w:rsid w:val="003E433B"/>
    <w:rsid w:val="003E4552"/>
    <w:rsid w:val="003E4662"/>
    <w:rsid w:val="003E4F5A"/>
    <w:rsid w:val="003E6590"/>
    <w:rsid w:val="003F00D7"/>
    <w:rsid w:val="003F02B5"/>
    <w:rsid w:val="003F08CE"/>
    <w:rsid w:val="003F1DBD"/>
    <w:rsid w:val="003F2132"/>
    <w:rsid w:val="003F24F6"/>
    <w:rsid w:val="003F259E"/>
    <w:rsid w:val="003F27FA"/>
    <w:rsid w:val="003F2877"/>
    <w:rsid w:val="003F2997"/>
    <w:rsid w:val="003F2D0C"/>
    <w:rsid w:val="003F3948"/>
    <w:rsid w:val="003F3E4F"/>
    <w:rsid w:val="003F4085"/>
    <w:rsid w:val="003F4313"/>
    <w:rsid w:val="003F4C0F"/>
    <w:rsid w:val="003F541F"/>
    <w:rsid w:val="003F5A07"/>
    <w:rsid w:val="003F6161"/>
    <w:rsid w:val="003F6632"/>
    <w:rsid w:val="003F6B72"/>
    <w:rsid w:val="003F6E37"/>
    <w:rsid w:val="003F7315"/>
    <w:rsid w:val="003F7FD3"/>
    <w:rsid w:val="00400756"/>
    <w:rsid w:val="004007E0"/>
    <w:rsid w:val="00400FC4"/>
    <w:rsid w:val="00401C5B"/>
    <w:rsid w:val="00401D02"/>
    <w:rsid w:val="004038A5"/>
    <w:rsid w:val="0040415A"/>
    <w:rsid w:val="00404670"/>
    <w:rsid w:val="004046D8"/>
    <w:rsid w:val="00404BE9"/>
    <w:rsid w:val="004052F4"/>
    <w:rsid w:val="004053EC"/>
    <w:rsid w:val="00405800"/>
    <w:rsid w:val="00406205"/>
    <w:rsid w:val="00406248"/>
    <w:rsid w:val="00406559"/>
    <w:rsid w:val="0040668F"/>
    <w:rsid w:val="00406B7A"/>
    <w:rsid w:val="00407B4E"/>
    <w:rsid w:val="00407F24"/>
    <w:rsid w:val="00410375"/>
    <w:rsid w:val="00410418"/>
    <w:rsid w:val="004106F4"/>
    <w:rsid w:val="00410B98"/>
    <w:rsid w:val="00411D00"/>
    <w:rsid w:val="004121A5"/>
    <w:rsid w:val="004128D3"/>
    <w:rsid w:val="00412F5C"/>
    <w:rsid w:val="00413551"/>
    <w:rsid w:val="004144E8"/>
    <w:rsid w:val="004149CA"/>
    <w:rsid w:val="00414F8D"/>
    <w:rsid w:val="00415B22"/>
    <w:rsid w:val="00415E2F"/>
    <w:rsid w:val="00416E85"/>
    <w:rsid w:val="00420B89"/>
    <w:rsid w:val="00420C34"/>
    <w:rsid w:val="00421276"/>
    <w:rsid w:val="004215CF"/>
    <w:rsid w:val="004223E0"/>
    <w:rsid w:val="00422842"/>
    <w:rsid w:val="00424B03"/>
    <w:rsid w:val="00424DBD"/>
    <w:rsid w:val="00425086"/>
    <w:rsid w:val="00425E0B"/>
    <w:rsid w:val="0042652F"/>
    <w:rsid w:val="00426588"/>
    <w:rsid w:val="00427165"/>
    <w:rsid w:val="004271D1"/>
    <w:rsid w:val="00427F61"/>
    <w:rsid w:val="00430158"/>
    <w:rsid w:val="00431B03"/>
    <w:rsid w:val="00431CFC"/>
    <w:rsid w:val="00431F28"/>
    <w:rsid w:val="0043362C"/>
    <w:rsid w:val="00433F7F"/>
    <w:rsid w:val="00433FDB"/>
    <w:rsid w:val="00434859"/>
    <w:rsid w:val="004356EC"/>
    <w:rsid w:val="0043691E"/>
    <w:rsid w:val="00436F5E"/>
    <w:rsid w:val="00437128"/>
    <w:rsid w:val="004400F9"/>
    <w:rsid w:val="004401FB"/>
    <w:rsid w:val="0044048B"/>
    <w:rsid w:val="00440A0C"/>
    <w:rsid w:val="00440F40"/>
    <w:rsid w:val="004418ED"/>
    <w:rsid w:val="00441A63"/>
    <w:rsid w:val="00441C90"/>
    <w:rsid w:val="00441E6F"/>
    <w:rsid w:val="00441ED0"/>
    <w:rsid w:val="0044226A"/>
    <w:rsid w:val="004423A2"/>
    <w:rsid w:val="00444372"/>
    <w:rsid w:val="00444BF9"/>
    <w:rsid w:val="00444C66"/>
    <w:rsid w:val="00445345"/>
    <w:rsid w:val="00445690"/>
    <w:rsid w:val="00446E47"/>
    <w:rsid w:val="004472A4"/>
    <w:rsid w:val="00447F14"/>
    <w:rsid w:val="00450EFF"/>
    <w:rsid w:val="00451CF4"/>
    <w:rsid w:val="00452022"/>
    <w:rsid w:val="00452D2C"/>
    <w:rsid w:val="00452E46"/>
    <w:rsid w:val="00453FFF"/>
    <w:rsid w:val="004545EC"/>
    <w:rsid w:val="00454743"/>
    <w:rsid w:val="00454B21"/>
    <w:rsid w:val="00454EFA"/>
    <w:rsid w:val="00455D72"/>
    <w:rsid w:val="00455F8E"/>
    <w:rsid w:val="004563A8"/>
    <w:rsid w:val="00456A23"/>
    <w:rsid w:val="00457221"/>
    <w:rsid w:val="004575B5"/>
    <w:rsid w:val="00461074"/>
    <w:rsid w:val="00461BF2"/>
    <w:rsid w:val="00461F41"/>
    <w:rsid w:val="00461F74"/>
    <w:rsid w:val="0046265B"/>
    <w:rsid w:val="004626BA"/>
    <w:rsid w:val="00462EAD"/>
    <w:rsid w:val="00463206"/>
    <w:rsid w:val="00463C88"/>
    <w:rsid w:val="00464850"/>
    <w:rsid w:val="00464A8E"/>
    <w:rsid w:val="00464B6A"/>
    <w:rsid w:val="00464F8B"/>
    <w:rsid w:val="004655A2"/>
    <w:rsid w:val="0046594C"/>
    <w:rsid w:val="00466A1D"/>
    <w:rsid w:val="00466EA7"/>
    <w:rsid w:val="004674F7"/>
    <w:rsid w:val="00467783"/>
    <w:rsid w:val="00467DFD"/>
    <w:rsid w:val="00470D82"/>
    <w:rsid w:val="004712E5"/>
    <w:rsid w:val="00471AEB"/>
    <w:rsid w:val="00471FB6"/>
    <w:rsid w:val="00472267"/>
    <w:rsid w:val="004745CA"/>
    <w:rsid w:val="00474732"/>
    <w:rsid w:val="004747F1"/>
    <w:rsid w:val="004763A5"/>
    <w:rsid w:val="004808B9"/>
    <w:rsid w:val="00480FAD"/>
    <w:rsid w:val="00481146"/>
    <w:rsid w:val="004818CA"/>
    <w:rsid w:val="00481926"/>
    <w:rsid w:val="00481A4A"/>
    <w:rsid w:val="00481D2A"/>
    <w:rsid w:val="00481DE2"/>
    <w:rsid w:val="004837D8"/>
    <w:rsid w:val="00484934"/>
    <w:rsid w:val="00484A9B"/>
    <w:rsid w:val="004852F4"/>
    <w:rsid w:val="0048573C"/>
    <w:rsid w:val="00485947"/>
    <w:rsid w:val="00486C5B"/>
    <w:rsid w:val="00486DD8"/>
    <w:rsid w:val="0048733C"/>
    <w:rsid w:val="00487687"/>
    <w:rsid w:val="00487A61"/>
    <w:rsid w:val="00490044"/>
    <w:rsid w:val="00490B03"/>
    <w:rsid w:val="00490CE3"/>
    <w:rsid w:val="00492359"/>
    <w:rsid w:val="00492C85"/>
    <w:rsid w:val="0049332E"/>
    <w:rsid w:val="00493CAF"/>
    <w:rsid w:val="00493F2D"/>
    <w:rsid w:val="0049422A"/>
    <w:rsid w:val="00494320"/>
    <w:rsid w:val="004951B8"/>
    <w:rsid w:val="004958E9"/>
    <w:rsid w:val="00495B0C"/>
    <w:rsid w:val="00495DD7"/>
    <w:rsid w:val="0049619B"/>
    <w:rsid w:val="00496E92"/>
    <w:rsid w:val="0049706C"/>
    <w:rsid w:val="00497186"/>
    <w:rsid w:val="004A1C5F"/>
    <w:rsid w:val="004A2289"/>
    <w:rsid w:val="004A40F5"/>
    <w:rsid w:val="004A45C8"/>
    <w:rsid w:val="004A4911"/>
    <w:rsid w:val="004A5A3D"/>
    <w:rsid w:val="004A645F"/>
    <w:rsid w:val="004A647B"/>
    <w:rsid w:val="004A6CFA"/>
    <w:rsid w:val="004A71F4"/>
    <w:rsid w:val="004A7486"/>
    <w:rsid w:val="004A7D02"/>
    <w:rsid w:val="004B0062"/>
    <w:rsid w:val="004B04D0"/>
    <w:rsid w:val="004B14D7"/>
    <w:rsid w:val="004B1B57"/>
    <w:rsid w:val="004B1E05"/>
    <w:rsid w:val="004B21F0"/>
    <w:rsid w:val="004B32B8"/>
    <w:rsid w:val="004B36BE"/>
    <w:rsid w:val="004B3B0D"/>
    <w:rsid w:val="004B48F4"/>
    <w:rsid w:val="004B4B3A"/>
    <w:rsid w:val="004B4BD8"/>
    <w:rsid w:val="004B4CC6"/>
    <w:rsid w:val="004B6676"/>
    <w:rsid w:val="004B692F"/>
    <w:rsid w:val="004B6C55"/>
    <w:rsid w:val="004B6CBC"/>
    <w:rsid w:val="004B6DC5"/>
    <w:rsid w:val="004B7A4D"/>
    <w:rsid w:val="004B7F5B"/>
    <w:rsid w:val="004C038F"/>
    <w:rsid w:val="004C08B1"/>
    <w:rsid w:val="004C1AF6"/>
    <w:rsid w:val="004C2AAB"/>
    <w:rsid w:val="004C317E"/>
    <w:rsid w:val="004C3445"/>
    <w:rsid w:val="004C3522"/>
    <w:rsid w:val="004C4300"/>
    <w:rsid w:val="004C4CCF"/>
    <w:rsid w:val="004C534B"/>
    <w:rsid w:val="004C5482"/>
    <w:rsid w:val="004C587D"/>
    <w:rsid w:val="004C58E3"/>
    <w:rsid w:val="004C5C3D"/>
    <w:rsid w:val="004C5E08"/>
    <w:rsid w:val="004C640C"/>
    <w:rsid w:val="004C6698"/>
    <w:rsid w:val="004C677B"/>
    <w:rsid w:val="004C7278"/>
    <w:rsid w:val="004D104F"/>
    <w:rsid w:val="004D10AF"/>
    <w:rsid w:val="004D1E1D"/>
    <w:rsid w:val="004D2851"/>
    <w:rsid w:val="004D2CB1"/>
    <w:rsid w:val="004D60C5"/>
    <w:rsid w:val="004D659B"/>
    <w:rsid w:val="004D676F"/>
    <w:rsid w:val="004D6CD6"/>
    <w:rsid w:val="004D71F5"/>
    <w:rsid w:val="004E003C"/>
    <w:rsid w:val="004E0F21"/>
    <w:rsid w:val="004E17CF"/>
    <w:rsid w:val="004E1D85"/>
    <w:rsid w:val="004E1DBB"/>
    <w:rsid w:val="004E2BDE"/>
    <w:rsid w:val="004E3FEE"/>
    <w:rsid w:val="004E4EB3"/>
    <w:rsid w:val="004E542D"/>
    <w:rsid w:val="004E5F89"/>
    <w:rsid w:val="004E601D"/>
    <w:rsid w:val="004E6A5C"/>
    <w:rsid w:val="004E6D0A"/>
    <w:rsid w:val="004F07C5"/>
    <w:rsid w:val="004F08D6"/>
    <w:rsid w:val="004F1374"/>
    <w:rsid w:val="004F1492"/>
    <w:rsid w:val="004F2113"/>
    <w:rsid w:val="004F249E"/>
    <w:rsid w:val="004F27A4"/>
    <w:rsid w:val="004F28A0"/>
    <w:rsid w:val="004F3589"/>
    <w:rsid w:val="004F38FA"/>
    <w:rsid w:val="004F46ED"/>
    <w:rsid w:val="004F4766"/>
    <w:rsid w:val="004F4A16"/>
    <w:rsid w:val="004F4A88"/>
    <w:rsid w:val="004F58D2"/>
    <w:rsid w:val="004F6B2C"/>
    <w:rsid w:val="0050080A"/>
    <w:rsid w:val="00500B8B"/>
    <w:rsid w:val="005013C7"/>
    <w:rsid w:val="00501D71"/>
    <w:rsid w:val="005024F5"/>
    <w:rsid w:val="00502D0C"/>
    <w:rsid w:val="00503922"/>
    <w:rsid w:val="005039CB"/>
    <w:rsid w:val="00503C55"/>
    <w:rsid w:val="00504500"/>
    <w:rsid w:val="005048A6"/>
    <w:rsid w:val="00504A17"/>
    <w:rsid w:val="00504AC3"/>
    <w:rsid w:val="00504BC1"/>
    <w:rsid w:val="005064A9"/>
    <w:rsid w:val="00506553"/>
    <w:rsid w:val="005077F2"/>
    <w:rsid w:val="00507F5B"/>
    <w:rsid w:val="00510209"/>
    <w:rsid w:val="00510F9A"/>
    <w:rsid w:val="00511491"/>
    <w:rsid w:val="005117DE"/>
    <w:rsid w:val="00512024"/>
    <w:rsid w:val="005121AB"/>
    <w:rsid w:val="005122FA"/>
    <w:rsid w:val="0051324F"/>
    <w:rsid w:val="00513734"/>
    <w:rsid w:val="00513C64"/>
    <w:rsid w:val="00514590"/>
    <w:rsid w:val="005145B5"/>
    <w:rsid w:val="005145D7"/>
    <w:rsid w:val="0051594F"/>
    <w:rsid w:val="005159E9"/>
    <w:rsid w:val="0051694B"/>
    <w:rsid w:val="00516FED"/>
    <w:rsid w:val="00517438"/>
    <w:rsid w:val="00517793"/>
    <w:rsid w:val="00520085"/>
    <w:rsid w:val="00521858"/>
    <w:rsid w:val="00523583"/>
    <w:rsid w:val="00523AE7"/>
    <w:rsid w:val="005240DC"/>
    <w:rsid w:val="00524CD7"/>
    <w:rsid w:val="00525121"/>
    <w:rsid w:val="00526538"/>
    <w:rsid w:val="0052661B"/>
    <w:rsid w:val="00526C15"/>
    <w:rsid w:val="00526D23"/>
    <w:rsid w:val="0052707B"/>
    <w:rsid w:val="00530BC5"/>
    <w:rsid w:val="00530DD1"/>
    <w:rsid w:val="00530E22"/>
    <w:rsid w:val="00531C47"/>
    <w:rsid w:val="005322D4"/>
    <w:rsid w:val="00532EC0"/>
    <w:rsid w:val="0053325A"/>
    <w:rsid w:val="005343BE"/>
    <w:rsid w:val="00534D73"/>
    <w:rsid w:val="005355A0"/>
    <w:rsid w:val="00535C68"/>
    <w:rsid w:val="00535CFB"/>
    <w:rsid w:val="00536B32"/>
    <w:rsid w:val="00537380"/>
    <w:rsid w:val="0053771A"/>
    <w:rsid w:val="00537C18"/>
    <w:rsid w:val="00537D83"/>
    <w:rsid w:val="0054011A"/>
    <w:rsid w:val="005405E7"/>
    <w:rsid w:val="00540CAD"/>
    <w:rsid w:val="00540D13"/>
    <w:rsid w:val="0054170D"/>
    <w:rsid w:val="00541FB8"/>
    <w:rsid w:val="0054332B"/>
    <w:rsid w:val="00543790"/>
    <w:rsid w:val="00543DDE"/>
    <w:rsid w:val="005449CF"/>
    <w:rsid w:val="00544B8A"/>
    <w:rsid w:val="00544EA2"/>
    <w:rsid w:val="00545097"/>
    <w:rsid w:val="00545643"/>
    <w:rsid w:val="005459E7"/>
    <w:rsid w:val="005460BD"/>
    <w:rsid w:val="0054611D"/>
    <w:rsid w:val="00546480"/>
    <w:rsid w:val="005466FF"/>
    <w:rsid w:val="00546708"/>
    <w:rsid w:val="005468BA"/>
    <w:rsid w:val="00546C3C"/>
    <w:rsid w:val="00546D25"/>
    <w:rsid w:val="005471DD"/>
    <w:rsid w:val="005478AB"/>
    <w:rsid w:val="0055060B"/>
    <w:rsid w:val="00551275"/>
    <w:rsid w:val="00552927"/>
    <w:rsid w:val="00553B7C"/>
    <w:rsid w:val="00555A44"/>
    <w:rsid w:val="00555DB7"/>
    <w:rsid w:val="005562EE"/>
    <w:rsid w:val="005562F9"/>
    <w:rsid w:val="00556A17"/>
    <w:rsid w:val="00557001"/>
    <w:rsid w:val="00557D6C"/>
    <w:rsid w:val="00560519"/>
    <w:rsid w:val="005610AB"/>
    <w:rsid w:val="005627E4"/>
    <w:rsid w:val="0056280E"/>
    <w:rsid w:val="00562D59"/>
    <w:rsid w:val="0056359F"/>
    <w:rsid w:val="00564D2A"/>
    <w:rsid w:val="00565ACC"/>
    <w:rsid w:val="00565F84"/>
    <w:rsid w:val="005664D7"/>
    <w:rsid w:val="005665A7"/>
    <w:rsid w:val="0056666C"/>
    <w:rsid w:val="0056694D"/>
    <w:rsid w:val="00566E10"/>
    <w:rsid w:val="00567287"/>
    <w:rsid w:val="00567811"/>
    <w:rsid w:val="00567B25"/>
    <w:rsid w:val="00570190"/>
    <w:rsid w:val="005719E8"/>
    <w:rsid w:val="00571CE8"/>
    <w:rsid w:val="00571EC9"/>
    <w:rsid w:val="00572217"/>
    <w:rsid w:val="005722FB"/>
    <w:rsid w:val="00572CB1"/>
    <w:rsid w:val="00572DCC"/>
    <w:rsid w:val="00573227"/>
    <w:rsid w:val="00573F83"/>
    <w:rsid w:val="005741EF"/>
    <w:rsid w:val="005745C5"/>
    <w:rsid w:val="00574B56"/>
    <w:rsid w:val="00574EB8"/>
    <w:rsid w:val="00574F43"/>
    <w:rsid w:val="00575E62"/>
    <w:rsid w:val="00575FAF"/>
    <w:rsid w:val="00576FE9"/>
    <w:rsid w:val="00577A5B"/>
    <w:rsid w:val="00577C25"/>
    <w:rsid w:val="005805E1"/>
    <w:rsid w:val="00580936"/>
    <w:rsid w:val="00581C9D"/>
    <w:rsid w:val="00582799"/>
    <w:rsid w:val="00583174"/>
    <w:rsid w:val="00583CC2"/>
    <w:rsid w:val="00585C2D"/>
    <w:rsid w:val="00586629"/>
    <w:rsid w:val="0058698E"/>
    <w:rsid w:val="00587365"/>
    <w:rsid w:val="00591633"/>
    <w:rsid w:val="00591873"/>
    <w:rsid w:val="00591D67"/>
    <w:rsid w:val="005924C3"/>
    <w:rsid w:val="00592DB8"/>
    <w:rsid w:val="00593646"/>
    <w:rsid w:val="00593C02"/>
    <w:rsid w:val="005941BA"/>
    <w:rsid w:val="005951BF"/>
    <w:rsid w:val="005951E1"/>
    <w:rsid w:val="005955FF"/>
    <w:rsid w:val="005965CB"/>
    <w:rsid w:val="005967B6"/>
    <w:rsid w:val="00596C50"/>
    <w:rsid w:val="005A0202"/>
    <w:rsid w:val="005A05E4"/>
    <w:rsid w:val="005A2255"/>
    <w:rsid w:val="005A353A"/>
    <w:rsid w:val="005A3B03"/>
    <w:rsid w:val="005A4B0A"/>
    <w:rsid w:val="005A4B11"/>
    <w:rsid w:val="005A5C53"/>
    <w:rsid w:val="005A5DB8"/>
    <w:rsid w:val="005A5E0B"/>
    <w:rsid w:val="005A6649"/>
    <w:rsid w:val="005A6F5E"/>
    <w:rsid w:val="005A77E8"/>
    <w:rsid w:val="005B0E4E"/>
    <w:rsid w:val="005B1195"/>
    <w:rsid w:val="005B2E4C"/>
    <w:rsid w:val="005B35A3"/>
    <w:rsid w:val="005B3AF0"/>
    <w:rsid w:val="005B437B"/>
    <w:rsid w:val="005B591A"/>
    <w:rsid w:val="005B6461"/>
    <w:rsid w:val="005B6912"/>
    <w:rsid w:val="005B69A7"/>
    <w:rsid w:val="005B69FC"/>
    <w:rsid w:val="005B6C4E"/>
    <w:rsid w:val="005B73DB"/>
    <w:rsid w:val="005B7ED1"/>
    <w:rsid w:val="005C03A9"/>
    <w:rsid w:val="005C065A"/>
    <w:rsid w:val="005C0704"/>
    <w:rsid w:val="005C07A0"/>
    <w:rsid w:val="005C0F78"/>
    <w:rsid w:val="005C167E"/>
    <w:rsid w:val="005C1884"/>
    <w:rsid w:val="005C1D86"/>
    <w:rsid w:val="005C282A"/>
    <w:rsid w:val="005C28AF"/>
    <w:rsid w:val="005C40B8"/>
    <w:rsid w:val="005C4170"/>
    <w:rsid w:val="005C4AFB"/>
    <w:rsid w:val="005C506E"/>
    <w:rsid w:val="005C54CA"/>
    <w:rsid w:val="005C6FB8"/>
    <w:rsid w:val="005C7400"/>
    <w:rsid w:val="005C7770"/>
    <w:rsid w:val="005C7B56"/>
    <w:rsid w:val="005C7C2E"/>
    <w:rsid w:val="005D01C5"/>
    <w:rsid w:val="005D0A85"/>
    <w:rsid w:val="005D1032"/>
    <w:rsid w:val="005D3053"/>
    <w:rsid w:val="005D374A"/>
    <w:rsid w:val="005D6548"/>
    <w:rsid w:val="005E07FA"/>
    <w:rsid w:val="005E134F"/>
    <w:rsid w:val="005E21CC"/>
    <w:rsid w:val="005E344F"/>
    <w:rsid w:val="005E3509"/>
    <w:rsid w:val="005E3777"/>
    <w:rsid w:val="005E3C07"/>
    <w:rsid w:val="005E410A"/>
    <w:rsid w:val="005E4283"/>
    <w:rsid w:val="005E4789"/>
    <w:rsid w:val="005E4F75"/>
    <w:rsid w:val="005E5A9A"/>
    <w:rsid w:val="005E5DFE"/>
    <w:rsid w:val="005E62D4"/>
    <w:rsid w:val="005E66D7"/>
    <w:rsid w:val="005E6B7B"/>
    <w:rsid w:val="005E7B99"/>
    <w:rsid w:val="005E7D00"/>
    <w:rsid w:val="005F065A"/>
    <w:rsid w:val="005F0753"/>
    <w:rsid w:val="005F0E13"/>
    <w:rsid w:val="005F1A6D"/>
    <w:rsid w:val="005F22AD"/>
    <w:rsid w:val="005F2A76"/>
    <w:rsid w:val="005F3661"/>
    <w:rsid w:val="005F3898"/>
    <w:rsid w:val="005F38A6"/>
    <w:rsid w:val="005F3D8F"/>
    <w:rsid w:val="005F3E1B"/>
    <w:rsid w:val="005F4844"/>
    <w:rsid w:val="005F4A12"/>
    <w:rsid w:val="005F4F23"/>
    <w:rsid w:val="005F517B"/>
    <w:rsid w:val="005F540B"/>
    <w:rsid w:val="005F59E3"/>
    <w:rsid w:val="005F5BE0"/>
    <w:rsid w:val="005F6789"/>
    <w:rsid w:val="005F75AE"/>
    <w:rsid w:val="005F7B94"/>
    <w:rsid w:val="006006F8"/>
    <w:rsid w:val="006009A8"/>
    <w:rsid w:val="00600CC8"/>
    <w:rsid w:val="006019BB"/>
    <w:rsid w:val="00603995"/>
    <w:rsid w:val="00603E8F"/>
    <w:rsid w:val="00603F5A"/>
    <w:rsid w:val="00604383"/>
    <w:rsid w:val="006054E0"/>
    <w:rsid w:val="0060588D"/>
    <w:rsid w:val="00605F44"/>
    <w:rsid w:val="006066A0"/>
    <w:rsid w:val="00607453"/>
    <w:rsid w:val="006076A2"/>
    <w:rsid w:val="00607AB5"/>
    <w:rsid w:val="00607AE4"/>
    <w:rsid w:val="00610B16"/>
    <w:rsid w:val="006122BF"/>
    <w:rsid w:val="006122E3"/>
    <w:rsid w:val="006126C4"/>
    <w:rsid w:val="00612896"/>
    <w:rsid w:val="00612BDA"/>
    <w:rsid w:val="00613BC5"/>
    <w:rsid w:val="00614D36"/>
    <w:rsid w:val="00616FB1"/>
    <w:rsid w:val="006175E4"/>
    <w:rsid w:val="0062017A"/>
    <w:rsid w:val="00620DD2"/>
    <w:rsid w:val="00621095"/>
    <w:rsid w:val="0062198F"/>
    <w:rsid w:val="00621D20"/>
    <w:rsid w:val="00621E60"/>
    <w:rsid w:val="006229F3"/>
    <w:rsid w:val="006238CB"/>
    <w:rsid w:val="00623CFA"/>
    <w:rsid w:val="00624FB1"/>
    <w:rsid w:val="00625534"/>
    <w:rsid w:val="006257B5"/>
    <w:rsid w:val="00626759"/>
    <w:rsid w:val="00627DD8"/>
    <w:rsid w:val="0063035E"/>
    <w:rsid w:val="00631FE7"/>
    <w:rsid w:val="006322BE"/>
    <w:rsid w:val="00632325"/>
    <w:rsid w:val="00635E0C"/>
    <w:rsid w:val="00637D5B"/>
    <w:rsid w:val="00637F5A"/>
    <w:rsid w:val="0064008F"/>
    <w:rsid w:val="00640225"/>
    <w:rsid w:val="00640B62"/>
    <w:rsid w:val="00641755"/>
    <w:rsid w:val="00641AC9"/>
    <w:rsid w:val="0064289A"/>
    <w:rsid w:val="00642D6D"/>
    <w:rsid w:val="00644351"/>
    <w:rsid w:val="00644F59"/>
    <w:rsid w:val="00645BAC"/>
    <w:rsid w:val="006471CD"/>
    <w:rsid w:val="00647FBF"/>
    <w:rsid w:val="00647FD9"/>
    <w:rsid w:val="0065126B"/>
    <w:rsid w:val="0065201C"/>
    <w:rsid w:val="006523A0"/>
    <w:rsid w:val="006527F2"/>
    <w:rsid w:val="00652DE8"/>
    <w:rsid w:val="006530E6"/>
    <w:rsid w:val="006534FA"/>
    <w:rsid w:val="00653DDD"/>
    <w:rsid w:val="00654814"/>
    <w:rsid w:val="006549DB"/>
    <w:rsid w:val="00654FB2"/>
    <w:rsid w:val="0065649A"/>
    <w:rsid w:val="0065706D"/>
    <w:rsid w:val="006573C3"/>
    <w:rsid w:val="00660653"/>
    <w:rsid w:val="00660A63"/>
    <w:rsid w:val="00660DAE"/>
    <w:rsid w:val="00660E8C"/>
    <w:rsid w:val="0066180F"/>
    <w:rsid w:val="00662948"/>
    <w:rsid w:val="00662BBF"/>
    <w:rsid w:val="00662F18"/>
    <w:rsid w:val="00663E30"/>
    <w:rsid w:val="00663E32"/>
    <w:rsid w:val="00663E60"/>
    <w:rsid w:val="0066440F"/>
    <w:rsid w:val="00664505"/>
    <w:rsid w:val="00664579"/>
    <w:rsid w:val="0066497E"/>
    <w:rsid w:val="00664B37"/>
    <w:rsid w:val="00664D5A"/>
    <w:rsid w:val="0066541F"/>
    <w:rsid w:val="00665BD0"/>
    <w:rsid w:val="00665E92"/>
    <w:rsid w:val="00666406"/>
    <w:rsid w:val="006665E9"/>
    <w:rsid w:val="00666B15"/>
    <w:rsid w:val="0066733E"/>
    <w:rsid w:val="00667725"/>
    <w:rsid w:val="00667BE6"/>
    <w:rsid w:val="0067001F"/>
    <w:rsid w:val="00670DF2"/>
    <w:rsid w:val="006710A2"/>
    <w:rsid w:val="00671202"/>
    <w:rsid w:val="006716DA"/>
    <w:rsid w:val="00671780"/>
    <w:rsid w:val="006717C7"/>
    <w:rsid w:val="006719BB"/>
    <w:rsid w:val="00671DF1"/>
    <w:rsid w:val="00672B2F"/>
    <w:rsid w:val="00673846"/>
    <w:rsid w:val="00675FF9"/>
    <w:rsid w:val="00676080"/>
    <w:rsid w:val="00676E45"/>
    <w:rsid w:val="00676F85"/>
    <w:rsid w:val="00677D93"/>
    <w:rsid w:val="00680BF8"/>
    <w:rsid w:val="00680DC3"/>
    <w:rsid w:val="006813A6"/>
    <w:rsid w:val="006816A8"/>
    <w:rsid w:val="006816F1"/>
    <w:rsid w:val="00682766"/>
    <w:rsid w:val="006828DD"/>
    <w:rsid w:val="006829FB"/>
    <w:rsid w:val="0068331F"/>
    <w:rsid w:val="00683398"/>
    <w:rsid w:val="0068344C"/>
    <w:rsid w:val="006841F5"/>
    <w:rsid w:val="00684F22"/>
    <w:rsid w:val="00685821"/>
    <w:rsid w:val="006859F6"/>
    <w:rsid w:val="00685B43"/>
    <w:rsid w:val="0068605A"/>
    <w:rsid w:val="006862E0"/>
    <w:rsid w:val="006867FE"/>
    <w:rsid w:val="00687485"/>
    <w:rsid w:val="006876F5"/>
    <w:rsid w:val="00687C24"/>
    <w:rsid w:val="00687F83"/>
    <w:rsid w:val="00690129"/>
    <w:rsid w:val="006911EA"/>
    <w:rsid w:val="006925A9"/>
    <w:rsid w:val="00692C5B"/>
    <w:rsid w:val="00692CBD"/>
    <w:rsid w:val="0069355F"/>
    <w:rsid w:val="00693656"/>
    <w:rsid w:val="006939CC"/>
    <w:rsid w:val="00693A72"/>
    <w:rsid w:val="006946FA"/>
    <w:rsid w:val="006947A3"/>
    <w:rsid w:val="00694BB5"/>
    <w:rsid w:val="0069577B"/>
    <w:rsid w:val="00695F7F"/>
    <w:rsid w:val="0069705F"/>
    <w:rsid w:val="0069798B"/>
    <w:rsid w:val="00697E29"/>
    <w:rsid w:val="006A0042"/>
    <w:rsid w:val="006A053C"/>
    <w:rsid w:val="006A13B3"/>
    <w:rsid w:val="006A267E"/>
    <w:rsid w:val="006A268A"/>
    <w:rsid w:val="006A2A05"/>
    <w:rsid w:val="006A309D"/>
    <w:rsid w:val="006A4674"/>
    <w:rsid w:val="006A4873"/>
    <w:rsid w:val="006A58CE"/>
    <w:rsid w:val="006A5E79"/>
    <w:rsid w:val="006A5EAE"/>
    <w:rsid w:val="006A6A36"/>
    <w:rsid w:val="006B092F"/>
    <w:rsid w:val="006B11D0"/>
    <w:rsid w:val="006B1392"/>
    <w:rsid w:val="006B1528"/>
    <w:rsid w:val="006B1A1A"/>
    <w:rsid w:val="006B1B0A"/>
    <w:rsid w:val="006B1C00"/>
    <w:rsid w:val="006B2322"/>
    <w:rsid w:val="006B2572"/>
    <w:rsid w:val="006B28DD"/>
    <w:rsid w:val="006B356B"/>
    <w:rsid w:val="006B3628"/>
    <w:rsid w:val="006B3EBB"/>
    <w:rsid w:val="006B4630"/>
    <w:rsid w:val="006B4A93"/>
    <w:rsid w:val="006B4F80"/>
    <w:rsid w:val="006B60E2"/>
    <w:rsid w:val="006B6B69"/>
    <w:rsid w:val="006B6D8F"/>
    <w:rsid w:val="006B7590"/>
    <w:rsid w:val="006B783F"/>
    <w:rsid w:val="006B7E8C"/>
    <w:rsid w:val="006C0B20"/>
    <w:rsid w:val="006C0D42"/>
    <w:rsid w:val="006C14D8"/>
    <w:rsid w:val="006C2D29"/>
    <w:rsid w:val="006C2F74"/>
    <w:rsid w:val="006C319F"/>
    <w:rsid w:val="006C3500"/>
    <w:rsid w:val="006C45B8"/>
    <w:rsid w:val="006C47EC"/>
    <w:rsid w:val="006C48EB"/>
    <w:rsid w:val="006C51DD"/>
    <w:rsid w:val="006C536B"/>
    <w:rsid w:val="006C651E"/>
    <w:rsid w:val="006C6953"/>
    <w:rsid w:val="006C77D2"/>
    <w:rsid w:val="006C7A6F"/>
    <w:rsid w:val="006C7C98"/>
    <w:rsid w:val="006D059C"/>
    <w:rsid w:val="006D07BA"/>
    <w:rsid w:val="006D0C3E"/>
    <w:rsid w:val="006D10D3"/>
    <w:rsid w:val="006D191C"/>
    <w:rsid w:val="006D1D1A"/>
    <w:rsid w:val="006D20C8"/>
    <w:rsid w:val="006D2A66"/>
    <w:rsid w:val="006D3187"/>
    <w:rsid w:val="006D48ED"/>
    <w:rsid w:val="006D508A"/>
    <w:rsid w:val="006D5714"/>
    <w:rsid w:val="006D5A48"/>
    <w:rsid w:val="006D775D"/>
    <w:rsid w:val="006E0529"/>
    <w:rsid w:val="006E1A9B"/>
    <w:rsid w:val="006E1B04"/>
    <w:rsid w:val="006E1F4E"/>
    <w:rsid w:val="006E24B6"/>
    <w:rsid w:val="006E350F"/>
    <w:rsid w:val="006E3811"/>
    <w:rsid w:val="006E4095"/>
    <w:rsid w:val="006E436A"/>
    <w:rsid w:val="006E4649"/>
    <w:rsid w:val="006E4743"/>
    <w:rsid w:val="006E479A"/>
    <w:rsid w:val="006E4BCE"/>
    <w:rsid w:val="006E5552"/>
    <w:rsid w:val="006E55B4"/>
    <w:rsid w:val="006E6262"/>
    <w:rsid w:val="006E6279"/>
    <w:rsid w:val="006E65E4"/>
    <w:rsid w:val="006E66F6"/>
    <w:rsid w:val="006E72B8"/>
    <w:rsid w:val="006F06A7"/>
    <w:rsid w:val="006F1423"/>
    <w:rsid w:val="006F145A"/>
    <w:rsid w:val="006F1E55"/>
    <w:rsid w:val="006F2306"/>
    <w:rsid w:val="006F2682"/>
    <w:rsid w:val="006F2A03"/>
    <w:rsid w:val="006F2D3D"/>
    <w:rsid w:val="006F337E"/>
    <w:rsid w:val="006F379F"/>
    <w:rsid w:val="006F44EB"/>
    <w:rsid w:val="006F563A"/>
    <w:rsid w:val="006F5781"/>
    <w:rsid w:val="006F5A2F"/>
    <w:rsid w:val="006F5F52"/>
    <w:rsid w:val="006F6004"/>
    <w:rsid w:val="006F6FA0"/>
    <w:rsid w:val="007002D0"/>
    <w:rsid w:val="00700B74"/>
    <w:rsid w:val="00701208"/>
    <w:rsid w:val="00701A7B"/>
    <w:rsid w:val="007035B5"/>
    <w:rsid w:val="0070372F"/>
    <w:rsid w:val="0070409F"/>
    <w:rsid w:val="00704344"/>
    <w:rsid w:val="00704F21"/>
    <w:rsid w:val="00705313"/>
    <w:rsid w:val="00706DB0"/>
    <w:rsid w:val="007077CB"/>
    <w:rsid w:val="00710450"/>
    <w:rsid w:val="007105D8"/>
    <w:rsid w:val="007109F3"/>
    <w:rsid w:val="007132F8"/>
    <w:rsid w:val="00713BCA"/>
    <w:rsid w:val="007177CF"/>
    <w:rsid w:val="00717912"/>
    <w:rsid w:val="00717EBF"/>
    <w:rsid w:val="00721A52"/>
    <w:rsid w:val="00722323"/>
    <w:rsid w:val="007232F3"/>
    <w:rsid w:val="0072335C"/>
    <w:rsid w:val="007236C9"/>
    <w:rsid w:val="00723B95"/>
    <w:rsid w:val="00724986"/>
    <w:rsid w:val="00724A9E"/>
    <w:rsid w:val="00724AD0"/>
    <w:rsid w:val="00724B40"/>
    <w:rsid w:val="00724BFB"/>
    <w:rsid w:val="007255A3"/>
    <w:rsid w:val="00725B44"/>
    <w:rsid w:val="00725B60"/>
    <w:rsid w:val="00725DB6"/>
    <w:rsid w:val="00726316"/>
    <w:rsid w:val="00727213"/>
    <w:rsid w:val="00727D31"/>
    <w:rsid w:val="0073051D"/>
    <w:rsid w:val="007307E2"/>
    <w:rsid w:val="00731115"/>
    <w:rsid w:val="00731BD7"/>
    <w:rsid w:val="00731E5F"/>
    <w:rsid w:val="007327C4"/>
    <w:rsid w:val="0073374C"/>
    <w:rsid w:val="007341E4"/>
    <w:rsid w:val="007342F4"/>
    <w:rsid w:val="00734B80"/>
    <w:rsid w:val="0073562C"/>
    <w:rsid w:val="0073652C"/>
    <w:rsid w:val="007367B8"/>
    <w:rsid w:val="00737287"/>
    <w:rsid w:val="007379EA"/>
    <w:rsid w:val="00737C90"/>
    <w:rsid w:val="00737E45"/>
    <w:rsid w:val="0074127A"/>
    <w:rsid w:val="0074178B"/>
    <w:rsid w:val="00742195"/>
    <w:rsid w:val="00742778"/>
    <w:rsid w:val="007429BD"/>
    <w:rsid w:val="00742C7C"/>
    <w:rsid w:val="0074348C"/>
    <w:rsid w:val="00743629"/>
    <w:rsid w:val="007437E9"/>
    <w:rsid w:val="00743ADE"/>
    <w:rsid w:val="00743C09"/>
    <w:rsid w:val="007443D7"/>
    <w:rsid w:val="007443DE"/>
    <w:rsid w:val="00745560"/>
    <w:rsid w:val="00745BD4"/>
    <w:rsid w:val="00746DAA"/>
    <w:rsid w:val="007474F2"/>
    <w:rsid w:val="0075005B"/>
    <w:rsid w:val="007505E3"/>
    <w:rsid w:val="00750706"/>
    <w:rsid w:val="007518D1"/>
    <w:rsid w:val="00751C0F"/>
    <w:rsid w:val="00752638"/>
    <w:rsid w:val="00752AF2"/>
    <w:rsid w:val="00752CD3"/>
    <w:rsid w:val="00752F99"/>
    <w:rsid w:val="00753C4B"/>
    <w:rsid w:val="00754519"/>
    <w:rsid w:val="00755DF5"/>
    <w:rsid w:val="007565EE"/>
    <w:rsid w:val="00756719"/>
    <w:rsid w:val="00756A49"/>
    <w:rsid w:val="00757296"/>
    <w:rsid w:val="0075785F"/>
    <w:rsid w:val="00757890"/>
    <w:rsid w:val="007579F7"/>
    <w:rsid w:val="0076031B"/>
    <w:rsid w:val="0076182F"/>
    <w:rsid w:val="00761978"/>
    <w:rsid w:val="00762350"/>
    <w:rsid w:val="00762566"/>
    <w:rsid w:val="00762A37"/>
    <w:rsid w:val="00762C4E"/>
    <w:rsid w:val="007630FB"/>
    <w:rsid w:val="00763271"/>
    <w:rsid w:val="00763316"/>
    <w:rsid w:val="00763976"/>
    <w:rsid w:val="00763A1B"/>
    <w:rsid w:val="00763DE1"/>
    <w:rsid w:val="00764615"/>
    <w:rsid w:val="0076476C"/>
    <w:rsid w:val="00764D31"/>
    <w:rsid w:val="007661D8"/>
    <w:rsid w:val="00766F2D"/>
    <w:rsid w:val="007700B1"/>
    <w:rsid w:val="007701D4"/>
    <w:rsid w:val="0077075E"/>
    <w:rsid w:val="00770AFC"/>
    <w:rsid w:val="00772278"/>
    <w:rsid w:val="0077285F"/>
    <w:rsid w:val="00772A42"/>
    <w:rsid w:val="00772AA0"/>
    <w:rsid w:val="0077370C"/>
    <w:rsid w:val="00773A75"/>
    <w:rsid w:val="007741CF"/>
    <w:rsid w:val="00774929"/>
    <w:rsid w:val="00775B81"/>
    <w:rsid w:val="00775F90"/>
    <w:rsid w:val="0077644F"/>
    <w:rsid w:val="0078065E"/>
    <w:rsid w:val="007806A9"/>
    <w:rsid w:val="00780772"/>
    <w:rsid w:val="00780BD9"/>
    <w:rsid w:val="0078132C"/>
    <w:rsid w:val="00781881"/>
    <w:rsid w:val="00781FDB"/>
    <w:rsid w:val="0078221E"/>
    <w:rsid w:val="0078285A"/>
    <w:rsid w:val="00782CF5"/>
    <w:rsid w:val="00782D44"/>
    <w:rsid w:val="00782E08"/>
    <w:rsid w:val="00782F9A"/>
    <w:rsid w:val="0078354F"/>
    <w:rsid w:val="00785058"/>
    <w:rsid w:val="00785D46"/>
    <w:rsid w:val="00787853"/>
    <w:rsid w:val="00790227"/>
    <w:rsid w:val="00790349"/>
    <w:rsid w:val="0079073A"/>
    <w:rsid w:val="00790E7D"/>
    <w:rsid w:val="007912DD"/>
    <w:rsid w:val="00791CAB"/>
    <w:rsid w:val="00791EDE"/>
    <w:rsid w:val="00792790"/>
    <w:rsid w:val="007936C0"/>
    <w:rsid w:val="007946DC"/>
    <w:rsid w:val="00794823"/>
    <w:rsid w:val="0079524C"/>
    <w:rsid w:val="00795972"/>
    <w:rsid w:val="0079675E"/>
    <w:rsid w:val="00797342"/>
    <w:rsid w:val="0079736F"/>
    <w:rsid w:val="00797E75"/>
    <w:rsid w:val="007A13E1"/>
    <w:rsid w:val="007A1B5C"/>
    <w:rsid w:val="007A23C9"/>
    <w:rsid w:val="007A23EB"/>
    <w:rsid w:val="007A3A54"/>
    <w:rsid w:val="007A3EBC"/>
    <w:rsid w:val="007A3F70"/>
    <w:rsid w:val="007A4329"/>
    <w:rsid w:val="007A5267"/>
    <w:rsid w:val="007A534D"/>
    <w:rsid w:val="007A612E"/>
    <w:rsid w:val="007A6796"/>
    <w:rsid w:val="007A67B8"/>
    <w:rsid w:val="007A6F6A"/>
    <w:rsid w:val="007A6F9E"/>
    <w:rsid w:val="007A7219"/>
    <w:rsid w:val="007A7455"/>
    <w:rsid w:val="007A76BA"/>
    <w:rsid w:val="007A76C0"/>
    <w:rsid w:val="007A795D"/>
    <w:rsid w:val="007A7D99"/>
    <w:rsid w:val="007A7DBB"/>
    <w:rsid w:val="007B0A91"/>
    <w:rsid w:val="007B0A97"/>
    <w:rsid w:val="007B0F27"/>
    <w:rsid w:val="007B1232"/>
    <w:rsid w:val="007B1D7B"/>
    <w:rsid w:val="007B1FE3"/>
    <w:rsid w:val="007B2702"/>
    <w:rsid w:val="007B3958"/>
    <w:rsid w:val="007B3DF5"/>
    <w:rsid w:val="007B57EC"/>
    <w:rsid w:val="007B5BF8"/>
    <w:rsid w:val="007B647E"/>
    <w:rsid w:val="007B67F4"/>
    <w:rsid w:val="007B6FF6"/>
    <w:rsid w:val="007B790F"/>
    <w:rsid w:val="007B7F86"/>
    <w:rsid w:val="007C1287"/>
    <w:rsid w:val="007C1C2F"/>
    <w:rsid w:val="007C23D6"/>
    <w:rsid w:val="007C23FF"/>
    <w:rsid w:val="007C27CE"/>
    <w:rsid w:val="007C38C2"/>
    <w:rsid w:val="007C3C87"/>
    <w:rsid w:val="007C3D79"/>
    <w:rsid w:val="007C4120"/>
    <w:rsid w:val="007C5834"/>
    <w:rsid w:val="007C5AE2"/>
    <w:rsid w:val="007C64A7"/>
    <w:rsid w:val="007C6659"/>
    <w:rsid w:val="007C6DC7"/>
    <w:rsid w:val="007D09F1"/>
    <w:rsid w:val="007D0EA5"/>
    <w:rsid w:val="007D13BE"/>
    <w:rsid w:val="007D225F"/>
    <w:rsid w:val="007D3492"/>
    <w:rsid w:val="007D4626"/>
    <w:rsid w:val="007D47EB"/>
    <w:rsid w:val="007D49B8"/>
    <w:rsid w:val="007D4A42"/>
    <w:rsid w:val="007D4A85"/>
    <w:rsid w:val="007D4EE3"/>
    <w:rsid w:val="007D55D4"/>
    <w:rsid w:val="007D5979"/>
    <w:rsid w:val="007D63B2"/>
    <w:rsid w:val="007D6DA1"/>
    <w:rsid w:val="007D7561"/>
    <w:rsid w:val="007D76F6"/>
    <w:rsid w:val="007D77CF"/>
    <w:rsid w:val="007D7997"/>
    <w:rsid w:val="007E0544"/>
    <w:rsid w:val="007E0562"/>
    <w:rsid w:val="007E1B7D"/>
    <w:rsid w:val="007E2062"/>
    <w:rsid w:val="007E213F"/>
    <w:rsid w:val="007E2325"/>
    <w:rsid w:val="007E3012"/>
    <w:rsid w:val="007E3F1B"/>
    <w:rsid w:val="007E4BCA"/>
    <w:rsid w:val="007E50AE"/>
    <w:rsid w:val="007E5B70"/>
    <w:rsid w:val="007E5BB0"/>
    <w:rsid w:val="007E5CB5"/>
    <w:rsid w:val="007E70A3"/>
    <w:rsid w:val="007E75BB"/>
    <w:rsid w:val="007E771B"/>
    <w:rsid w:val="007F03B8"/>
    <w:rsid w:val="007F08D3"/>
    <w:rsid w:val="007F0F24"/>
    <w:rsid w:val="007F10EF"/>
    <w:rsid w:val="007F1C75"/>
    <w:rsid w:val="007F1DD4"/>
    <w:rsid w:val="007F2042"/>
    <w:rsid w:val="007F2451"/>
    <w:rsid w:val="007F2813"/>
    <w:rsid w:val="007F2849"/>
    <w:rsid w:val="007F2A0E"/>
    <w:rsid w:val="007F2AC0"/>
    <w:rsid w:val="007F4565"/>
    <w:rsid w:val="007F71B3"/>
    <w:rsid w:val="007F7AF5"/>
    <w:rsid w:val="007F7B2A"/>
    <w:rsid w:val="00800417"/>
    <w:rsid w:val="00800CCC"/>
    <w:rsid w:val="0080273B"/>
    <w:rsid w:val="00802B40"/>
    <w:rsid w:val="00803F3F"/>
    <w:rsid w:val="008040AC"/>
    <w:rsid w:val="008049E1"/>
    <w:rsid w:val="00805081"/>
    <w:rsid w:val="0080630F"/>
    <w:rsid w:val="00806662"/>
    <w:rsid w:val="00807D41"/>
    <w:rsid w:val="008107DE"/>
    <w:rsid w:val="00810859"/>
    <w:rsid w:val="00810B73"/>
    <w:rsid w:val="008112E0"/>
    <w:rsid w:val="00811F53"/>
    <w:rsid w:val="00812F97"/>
    <w:rsid w:val="0081373E"/>
    <w:rsid w:val="00814594"/>
    <w:rsid w:val="00814A7A"/>
    <w:rsid w:val="00816187"/>
    <w:rsid w:val="00816C8A"/>
    <w:rsid w:val="0081707D"/>
    <w:rsid w:val="008170BA"/>
    <w:rsid w:val="00817FB3"/>
    <w:rsid w:val="00817FB9"/>
    <w:rsid w:val="00820582"/>
    <w:rsid w:val="00820AC9"/>
    <w:rsid w:val="0082125D"/>
    <w:rsid w:val="00821BD6"/>
    <w:rsid w:val="00821DE0"/>
    <w:rsid w:val="008226A7"/>
    <w:rsid w:val="00822BB8"/>
    <w:rsid w:val="00822FD6"/>
    <w:rsid w:val="008236B2"/>
    <w:rsid w:val="00823758"/>
    <w:rsid w:val="00824455"/>
    <w:rsid w:val="00825213"/>
    <w:rsid w:val="00826501"/>
    <w:rsid w:val="008266F0"/>
    <w:rsid w:val="00827603"/>
    <w:rsid w:val="0083003B"/>
    <w:rsid w:val="00830E3C"/>
    <w:rsid w:val="008318A3"/>
    <w:rsid w:val="00831925"/>
    <w:rsid w:val="00831DE2"/>
    <w:rsid w:val="0083223E"/>
    <w:rsid w:val="008326CF"/>
    <w:rsid w:val="00832D47"/>
    <w:rsid w:val="00832FDA"/>
    <w:rsid w:val="00833A91"/>
    <w:rsid w:val="00835691"/>
    <w:rsid w:val="00835F43"/>
    <w:rsid w:val="00836A64"/>
    <w:rsid w:val="00837781"/>
    <w:rsid w:val="0084006C"/>
    <w:rsid w:val="008400F6"/>
    <w:rsid w:val="008402A9"/>
    <w:rsid w:val="00840971"/>
    <w:rsid w:val="00840DFB"/>
    <w:rsid w:val="0084247A"/>
    <w:rsid w:val="0084256C"/>
    <w:rsid w:val="008427C9"/>
    <w:rsid w:val="00843960"/>
    <w:rsid w:val="00843D8C"/>
    <w:rsid w:val="00843EB5"/>
    <w:rsid w:val="0084469F"/>
    <w:rsid w:val="00844A37"/>
    <w:rsid w:val="00844B17"/>
    <w:rsid w:val="00844E24"/>
    <w:rsid w:val="00844F23"/>
    <w:rsid w:val="00845189"/>
    <w:rsid w:val="008459EB"/>
    <w:rsid w:val="00845D2E"/>
    <w:rsid w:val="00846620"/>
    <w:rsid w:val="00846E13"/>
    <w:rsid w:val="00846F41"/>
    <w:rsid w:val="0085129E"/>
    <w:rsid w:val="008540F0"/>
    <w:rsid w:val="008541C9"/>
    <w:rsid w:val="00855D4F"/>
    <w:rsid w:val="00857390"/>
    <w:rsid w:val="008579BD"/>
    <w:rsid w:val="00857EEB"/>
    <w:rsid w:val="008602B8"/>
    <w:rsid w:val="00860E48"/>
    <w:rsid w:val="008611BB"/>
    <w:rsid w:val="00861705"/>
    <w:rsid w:val="00862915"/>
    <w:rsid w:val="008631F6"/>
    <w:rsid w:val="008634B0"/>
    <w:rsid w:val="00863D96"/>
    <w:rsid w:val="00864AED"/>
    <w:rsid w:val="00864DC1"/>
    <w:rsid w:val="00865C7F"/>
    <w:rsid w:val="00865CBC"/>
    <w:rsid w:val="008667B8"/>
    <w:rsid w:val="00866BEF"/>
    <w:rsid w:val="00867BC7"/>
    <w:rsid w:val="00870952"/>
    <w:rsid w:val="008709C0"/>
    <w:rsid w:val="00870BEB"/>
    <w:rsid w:val="00872376"/>
    <w:rsid w:val="0087270E"/>
    <w:rsid w:val="00873135"/>
    <w:rsid w:val="00873C90"/>
    <w:rsid w:val="00873D39"/>
    <w:rsid w:val="00876AED"/>
    <w:rsid w:val="00880740"/>
    <w:rsid w:val="00880DB3"/>
    <w:rsid w:val="008814E0"/>
    <w:rsid w:val="00881621"/>
    <w:rsid w:val="00881E7C"/>
    <w:rsid w:val="00882D00"/>
    <w:rsid w:val="00883AA5"/>
    <w:rsid w:val="00883DD1"/>
    <w:rsid w:val="00885BD8"/>
    <w:rsid w:val="00885CA4"/>
    <w:rsid w:val="008864C9"/>
    <w:rsid w:val="008874E3"/>
    <w:rsid w:val="008875DE"/>
    <w:rsid w:val="00887F4C"/>
    <w:rsid w:val="00890910"/>
    <w:rsid w:val="0089185A"/>
    <w:rsid w:val="00891BDC"/>
    <w:rsid w:val="00892449"/>
    <w:rsid w:val="00892A6E"/>
    <w:rsid w:val="00892FA1"/>
    <w:rsid w:val="008932E1"/>
    <w:rsid w:val="0089466F"/>
    <w:rsid w:val="0089744B"/>
    <w:rsid w:val="0089749C"/>
    <w:rsid w:val="008977AE"/>
    <w:rsid w:val="00897CD9"/>
    <w:rsid w:val="008A0A5E"/>
    <w:rsid w:val="008A0B6F"/>
    <w:rsid w:val="008A0F89"/>
    <w:rsid w:val="008A178F"/>
    <w:rsid w:val="008A1E96"/>
    <w:rsid w:val="008A20B5"/>
    <w:rsid w:val="008A222B"/>
    <w:rsid w:val="008A28D1"/>
    <w:rsid w:val="008A2D73"/>
    <w:rsid w:val="008A30CA"/>
    <w:rsid w:val="008A350A"/>
    <w:rsid w:val="008A36D9"/>
    <w:rsid w:val="008A3CB5"/>
    <w:rsid w:val="008A45DF"/>
    <w:rsid w:val="008A4900"/>
    <w:rsid w:val="008A5CBF"/>
    <w:rsid w:val="008A632D"/>
    <w:rsid w:val="008A67CE"/>
    <w:rsid w:val="008B0728"/>
    <w:rsid w:val="008B09E9"/>
    <w:rsid w:val="008B0D12"/>
    <w:rsid w:val="008B0EC6"/>
    <w:rsid w:val="008B1339"/>
    <w:rsid w:val="008B2A7C"/>
    <w:rsid w:val="008B2B61"/>
    <w:rsid w:val="008B2C6D"/>
    <w:rsid w:val="008B5471"/>
    <w:rsid w:val="008B5BF0"/>
    <w:rsid w:val="008B6E74"/>
    <w:rsid w:val="008B737D"/>
    <w:rsid w:val="008B7AB4"/>
    <w:rsid w:val="008B7C55"/>
    <w:rsid w:val="008C1DAF"/>
    <w:rsid w:val="008C1FF1"/>
    <w:rsid w:val="008C3476"/>
    <w:rsid w:val="008C347D"/>
    <w:rsid w:val="008C4C24"/>
    <w:rsid w:val="008C6142"/>
    <w:rsid w:val="008C6146"/>
    <w:rsid w:val="008C66D4"/>
    <w:rsid w:val="008C67CD"/>
    <w:rsid w:val="008C68F4"/>
    <w:rsid w:val="008C7510"/>
    <w:rsid w:val="008C78A5"/>
    <w:rsid w:val="008C7E2F"/>
    <w:rsid w:val="008D1B55"/>
    <w:rsid w:val="008D307A"/>
    <w:rsid w:val="008D36D4"/>
    <w:rsid w:val="008D44DC"/>
    <w:rsid w:val="008D4811"/>
    <w:rsid w:val="008D5177"/>
    <w:rsid w:val="008D56BA"/>
    <w:rsid w:val="008D5BC6"/>
    <w:rsid w:val="008D6CED"/>
    <w:rsid w:val="008D7377"/>
    <w:rsid w:val="008D77C9"/>
    <w:rsid w:val="008D7DD0"/>
    <w:rsid w:val="008E03F1"/>
    <w:rsid w:val="008E07CA"/>
    <w:rsid w:val="008E0C56"/>
    <w:rsid w:val="008E111F"/>
    <w:rsid w:val="008E1284"/>
    <w:rsid w:val="008E2F80"/>
    <w:rsid w:val="008E33FC"/>
    <w:rsid w:val="008E4437"/>
    <w:rsid w:val="008E5C75"/>
    <w:rsid w:val="008E6654"/>
    <w:rsid w:val="008E6815"/>
    <w:rsid w:val="008E6F8E"/>
    <w:rsid w:val="008E77EA"/>
    <w:rsid w:val="008F0DD7"/>
    <w:rsid w:val="008F1E1E"/>
    <w:rsid w:val="008F315A"/>
    <w:rsid w:val="008F3856"/>
    <w:rsid w:val="008F41F4"/>
    <w:rsid w:val="008F4568"/>
    <w:rsid w:val="008F567C"/>
    <w:rsid w:val="008F66B4"/>
    <w:rsid w:val="008F77B6"/>
    <w:rsid w:val="00900119"/>
    <w:rsid w:val="00900BAA"/>
    <w:rsid w:val="00900EB5"/>
    <w:rsid w:val="0090147B"/>
    <w:rsid w:val="00901B31"/>
    <w:rsid w:val="00901D03"/>
    <w:rsid w:val="009024D8"/>
    <w:rsid w:val="00902CB8"/>
    <w:rsid w:val="0090384B"/>
    <w:rsid w:val="00903D3B"/>
    <w:rsid w:val="00903E64"/>
    <w:rsid w:val="009045ED"/>
    <w:rsid w:val="00906FC9"/>
    <w:rsid w:val="009077F5"/>
    <w:rsid w:val="00907B00"/>
    <w:rsid w:val="00911773"/>
    <w:rsid w:val="0091282F"/>
    <w:rsid w:val="0091293E"/>
    <w:rsid w:val="00913023"/>
    <w:rsid w:val="009136C6"/>
    <w:rsid w:val="00913BC6"/>
    <w:rsid w:val="00913EED"/>
    <w:rsid w:val="00913F7F"/>
    <w:rsid w:val="009151E2"/>
    <w:rsid w:val="00916F11"/>
    <w:rsid w:val="00920133"/>
    <w:rsid w:val="00920AFC"/>
    <w:rsid w:val="00920F87"/>
    <w:rsid w:val="00921434"/>
    <w:rsid w:val="009220AC"/>
    <w:rsid w:val="0092261C"/>
    <w:rsid w:val="00922A8B"/>
    <w:rsid w:val="00922AF9"/>
    <w:rsid w:val="00922DF5"/>
    <w:rsid w:val="00923BB0"/>
    <w:rsid w:val="009240F1"/>
    <w:rsid w:val="00924582"/>
    <w:rsid w:val="009248F1"/>
    <w:rsid w:val="00924C57"/>
    <w:rsid w:val="0092507B"/>
    <w:rsid w:val="009250DA"/>
    <w:rsid w:val="00926885"/>
    <w:rsid w:val="00927285"/>
    <w:rsid w:val="00927465"/>
    <w:rsid w:val="0093029D"/>
    <w:rsid w:val="0093039D"/>
    <w:rsid w:val="009305F7"/>
    <w:rsid w:val="0093163F"/>
    <w:rsid w:val="00931E22"/>
    <w:rsid w:val="00931E25"/>
    <w:rsid w:val="00932780"/>
    <w:rsid w:val="00933616"/>
    <w:rsid w:val="009346C1"/>
    <w:rsid w:val="00934E0C"/>
    <w:rsid w:val="009353CA"/>
    <w:rsid w:val="00935DA8"/>
    <w:rsid w:val="00936746"/>
    <w:rsid w:val="00936DEF"/>
    <w:rsid w:val="0093773A"/>
    <w:rsid w:val="00937CE4"/>
    <w:rsid w:val="00940AC2"/>
    <w:rsid w:val="00941D69"/>
    <w:rsid w:val="00942575"/>
    <w:rsid w:val="00942809"/>
    <w:rsid w:val="00943C97"/>
    <w:rsid w:val="009440AA"/>
    <w:rsid w:val="0094419E"/>
    <w:rsid w:val="00944C52"/>
    <w:rsid w:val="00944CC8"/>
    <w:rsid w:val="00945791"/>
    <w:rsid w:val="0094594F"/>
    <w:rsid w:val="00945AE3"/>
    <w:rsid w:val="0094679E"/>
    <w:rsid w:val="00946A45"/>
    <w:rsid w:val="009473E4"/>
    <w:rsid w:val="0094798C"/>
    <w:rsid w:val="00947DDD"/>
    <w:rsid w:val="00950193"/>
    <w:rsid w:val="009505FA"/>
    <w:rsid w:val="00950800"/>
    <w:rsid w:val="00950A9B"/>
    <w:rsid w:val="00950BBD"/>
    <w:rsid w:val="00951A40"/>
    <w:rsid w:val="00952042"/>
    <w:rsid w:val="009521AB"/>
    <w:rsid w:val="0095232D"/>
    <w:rsid w:val="00952A1B"/>
    <w:rsid w:val="00952D14"/>
    <w:rsid w:val="009535AC"/>
    <w:rsid w:val="00953D5D"/>
    <w:rsid w:val="009545B5"/>
    <w:rsid w:val="00954D65"/>
    <w:rsid w:val="00954FCD"/>
    <w:rsid w:val="0095572D"/>
    <w:rsid w:val="00955A35"/>
    <w:rsid w:val="00955ACA"/>
    <w:rsid w:val="00955ADE"/>
    <w:rsid w:val="00956353"/>
    <w:rsid w:val="00956FDE"/>
    <w:rsid w:val="009571CE"/>
    <w:rsid w:val="009601E7"/>
    <w:rsid w:val="00961332"/>
    <w:rsid w:val="0096141D"/>
    <w:rsid w:val="00961EE1"/>
    <w:rsid w:val="0096228B"/>
    <w:rsid w:val="00963C21"/>
    <w:rsid w:val="00963E87"/>
    <w:rsid w:val="00964FF1"/>
    <w:rsid w:val="0096508B"/>
    <w:rsid w:val="009665D5"/>
    <w:rsid w:val="00966640"/>
    <w:rsid w:val="00967486"/>
    <w:rsid w:val="00967858"/>
    <w:rsid w:val="00967B35"/>
    <w:rsid w:val="00967E90"/>
    <w:rsid w:val="00970681"/>
    <w:rsid w:val="0097180F"/>
    <w:rsid w:val="0097186F"/>
    <w:rsid w:val="009723FC"/>
    <w:rsid w:val="00972D9B"/>
    <w:rsid w:val="009735CA"/>
    <w:rsid w:val="0097457A"/>
    <w:rsid w:val="00974615"/>
    <w:rsid w:val="00974F2D"/>
    <w:rsid w:val="00975223"/>
    <w:rsid w:val="00975BD9"/>
    <w:rsid w:val="00976227"/>
    <w:rsid w:val="00976238"/>
    <w:rsid w:val="00976272"/>
    <w:rsid w:val="009829C4"/>
    <w:rsid w:val="00982BA3"/>
    <w:rsid w:val="00984AF7"/>
    <w:rsid w:val="009852B6"/>
    <w:rsid w:val="00986198"/>
    <w:rsid w:val="00986561"/>
    <w:rsid w:val="009865DB"/>
    <w:rsid w:val="00986756"/>
    <w:rsid w:val="0098798F"/>
    <w:rsid w:val="00990107"/>
    <w:rsid w:val="0099016F"/>
    <w:rsid w:val="00991CBA"/>
    <w:rsid w:val="00991EBE"/>
    <w:rsid w:val="00995B8D"/>
    <w:rsid w:val="009960CA"/>
    <w:rsid w:val="009977F8"/>
    <w:rsid w:val="00997C34"/>
    <w:rsid w:val="009A0462"/>
    <w:rsid w:val="009A0592"/>
    <w:rsid w:val="009A1634"/>
    <w:rsid w:val="009A19B9"/>
    <w:rsid w:val="009A1C40"/>
    <w:rsid w:val="009A26B8"/>
    <w:rsid w:val="009A2D06"/>
    <w:rsid w:val="009A3091"/>
    <w:rsid w:val="009A3332"/>
    <w:rsid w:val="009A37E1"/>
    <w:rsid w:val="009A38BB"/>
    <w:rsid w:val="009A4598"/>
    <w:rsid w:val="009A4B06"/>
    <w:rsid w:val="009A4BA3"/>
    <w:rsid w:val="009A54EB"/>
    <w:rsid w:val="009A55AC"/>
    <w:rsid w:val="009A5621"/>
    <w:rsid w:val="009A565C"/>
    <w:rsid w:val="009A5786"/>
    <w:rsid w:val="009A5966"/>
    <w:rsid w:val="009A5DF0"/>
    <w:rsid w:val="009A626C"/>
    <w:rsid w:val="009A72D5"/>
    <w:rsid w:val="009A7FDD"/>
    <w:rsid w:val="009B0452"/>
    <w:rsid w:val="009B0459"/>
    <w:rsid w:val="009B045A"/>
    <w:rsid w:val="009B1706"/>
    <w:rsid w:val="009B19C5"/>
    <w:rsid w:val="009B2042"/>
    <w:rsid w:val="009B2B4A"/>
    <w:rsid w:val="009B2FCB"/>
    <w:rsid w:val="009B3425"/>
    <w:rsid w:val="009B3428"/>
    <w:rsid w:val="009B3464"/>
    <w:rsid w:val="009B47FB"/>
    <w:rsid w:val="009B558F"/>
    <w:rsid w:val="009B5670"/>
    <w:rsid w:val="009B6943"/>
    <w:rsid w:val="009B7A75"/>
    <w:rsid w:val="009C0061"/>
    <w:rsid w:val="009C13F2"/>
    <w:rsid w:val="009C1642"/>
    <w:rsid w:val="009C2BD4"/>
    <w:rsid w:val="009C2F91"/>
    <w:rsid w:val="009C3425"/>
    <w:rsid w:val="009C4007"/>
    <w:rsid w:val="009C486F"/>
    <w:rsid w:val="009C5625"/>
    <w:rsid w:val="009C5A33"/>
    <w:rsid w:val="009C614B"/>
    <w:rsid w:val="009C653E"/>
    <w:rsid w:val="009C6A63"/>
    <w:rsid w:val="009C700B"/>
    <w:rsid w:val="009C7A26"/>
    <w:rsid w:val="009C7BDA"/>
    <w:rsid w:val="009D03C8"/>
    <w:rsid w:val="009D04F1"/>
    <w:rsid w:val="009D0575"/>
    <w:rsid w:val="009D118B"/>
    <w:rsid w:val="009D11DE"/>
    <w:rsid w:val="009D1485"/>
    <w:rsid w:val="009D1775"/>
    <w:rsid w:val="009D1880"/>
    <w:rsid w:val="009D1B68"/>
    <w:rsid w:val="009D1DC2"/>
    <w:rsid w:val="009D2231"/>
    <w:rsid w:val="009D23EA"/>
    <w:rsid w:val="009D2D9A"/>
    <w:rsid w:val="009D3814"/>
    <w:rsid w:val="009D3A3F"/>
    <w:rsid w:val="009D3C95"/>
    <w:rsid w:val="009D3F9B"/>
    <w:rsid w:val="009D3FAE"/>
    <w:rsid w:val="009D402E"/>
    <w:rsid w:val="009D4767"/>
    <w:rsid w:val="009D485B"/>
    <w:rsid w:val="009D4C7E"/>
    <w:rsid w:val="009D4FF2"/>
    <w:rsid w:val="009D5B50"/>
    <w:rsid w:val="009D621D"/>
    <w:rsid w:val="009D7924"/>
    <w:rsid w:val="009D7AF7"/>
    <w:rsid w:val="009D7CB4"/>
    <w:rsid w:val="009E048C"/>
    <w:rsid w:val="009E06C2"/>
    <w:rsid w:val="009E0B58"/>
    <w:rsid w:val="009E0ED4"/>
    <w:rsid w:val="009E14D9"/>
    <w:rsid w:val="009E154E"/>
    <w:rsid w:val="009E1F86"/>
    <w:rsid w:val="009E3683"/>
    <w:rsid w:val="009E382B"/>
    <w:rsid w:val="009E41D6"/>
    <w:rsid w:val="009E4E7B"/>
    <w:rsid w:val="009E56B4"/>
    <w:rsid w:val="009E5983"/>
    <w:rsid w:val="009E5EC4"/>
    <w:rsid w:val="009E62C2"/>
    <w:rsid w:val="009E6514"/>
    <w:rsid w:val="009E763D"/>
    <w:rsid w:val="009E7905"/>
    <w:rsid w:val="009E79EE"/>
    <w:rsid w:val="009F0498"/>
    <w:rsid w:val="009F075F"/>
    <w:rsid w:val="009F14CB"/>
    <w:rsid w:val="009F1C83"/>
    <w:rsid w:val="009F20BC"/>
    <w:rsid w:val="009F23BB"/>
    <w:rsid w:val="009F2527"/>
    <w:rsid w:val="009F31F4"/>
    <w:rsid w:val="009F47BA"/>
    <w:rsid w:val="009F4F9B"/>
    <w:rsid w:val="009F5A63"/>
    <w:rsid w:val="009F6761"/>
    <w:rsid w:val="009F71C0"/>
    <w:rsid w:val="00A00192"/>
    <w:rsid w:val="00A0047F"/>
    <w:rsid w:val="00A01349"/>
    <w:rsid w:val="00A01588"/>
    <w:rsid w:val="00A01CA2"/>
    <w:rsid w:val="00A029ED"/>
    <w:rsid w:val="00A0319B"/>
    <w:rsid w:val="00A03A05"/>
    <w:rsid w:val="00A03B80"/>
    <w:rsid w:val="00A03EA9"/>
    <w:rsid w:val="00A040A4"/>
    <w:rsid w:val="00A04186"/>
    <w:rsid w:val="00A04848"/>
    <w:rsid w:val="00A04BD7"/>
    <w:rsid w:val="00A04C9D"/>
    <w:rsid w:val="00A05379"/>
    <w:rsid w:val="00A0617C"/>
    <w:rsid w:val="00A0676B"/>
    <w:rsid w:val="00A0692C"/>
    <w:rsid w:val="00A069AC"/>
    <w:rsid w:val="00A07486"/>
    <w:rsid w:val="00A07777"/>
    <w:rsid w:val="00A07F91"/>
    <w:rsid w:val="00A10825"/>
    <w:rsid w:val="00A10851"/>
    <w:rsid w:val="00A10EFD"/>
    <w:rsid w:val="00A117D8"/>
    <w:rsid w:val="00A1228D"/>
    <w:rsid w:val="00A12370"/>
    <w:rsid w:val="00A12FF5"/>
    <w:rsid w:val="00A130C0"/>
    <w:rsid w:val="00A13926"/>
    <w:rsid w:val="00A13959"/>
    <w:rsid w:val="00A13FB2"/>
    <w:rsid w:val="00A148D5"/>
    <w:rsid w:val="00A159C6"/>
    <w:rsid w:val="00A15CDF"/>
    <w:rsid w:val="00A16024"/>
    <w:rsid w:val="00A16825"/>
    <w:rsid w:val="00A16ED4"/>
    <w:rsid w:val="00A16EF9"/>
    <w:rsid w:val="00A17079"/>
    <w:rsid w:val="00A17221"/>
    <w:rsid w:val="00A17B25"/>
    <w:rsid w:val="00A17BEC"/>
    <w:rsid w:val="00A208AD"/>
    <w:rsid w:val="00A2173D"/>
    <w:rsid w:val="00A21CC4"/>
    <w:rsid w:val="00A21D0B"/>
    <w:rsid w:val="00A2301E"/>
    <w:rsid w:val="00A23BCD"/>
    <w:rsid w:val="00A24926"/>
    <w:rsid w:val="00A24AA9"/>
    <w:rsid w:val="00A252C2"/>
    <w:rsid w:val="00A26C74"/>
    <w:rsid w:val="00A273F4"/>
    <w:rsid w:val="00A27470"/>
    <w:rsid w:val="00A2778E"/>
    <w:rsid w:val="00A3067C"/>
    <w:rsid w:val="00A3111F"/>
    <w:rsid w:val="00A31DFF"/>
    <w:rsid w:val="00A32405"/>
    <w:rsid w:val="00A3245B"/>
    <w:rsid w:val="00A32E4B"/>
    <w:rsid w:val="00A32FD7"/>
    <w:rsid w:val="00A33974"/>
    <w:rsid w:val="00A3427A"/>
    <w:rsid w:val="00A34435"/>
    <w:rsid w:val="00A346EC"/>
    <w:rsid w:val="00A34AE4"/>
    <w:rsid w:val="00A36903"/>
    <w:rsid w:val="00A403C9"/>
    <w:rsid w:val="00A41487"/>
    <w:rsid w:val="00A4153B"/>
    <w:rsid w:val="00A41A74"/>
    <w:rsid w:val="00A41D53"/>
    <w:rsid w:val="00A4274C"/>
    <w:rsid w:val="00A42EA9"/>
    <w:rsid w:val="00A43443"/>
    <w:rsid w:val="00A44603"/>
    <w:rsid w:val="00A45488"/>
    <w:rsid w:val="00A45C3E"/>
    <w:rsid w:val="00A46448"/>
    <w:rsid w:val="00A46BBC"/>
    <w:rsid w:val="00A46D22"/>
    <w:rsid w:val="00A46DD3"/>
    <w:rsid w:val="00A4774D"/>
    <w:rsid w:val="00A47ACF"/>
    <w:rsid w:val="00A47E61"/>
    <w:rsid w:val="00A50662"/>
    <w:rsid w:val="00A50759"/>
    <w:rsid w:val="00A50B4B"/>
    <w:rsid w:val="00A511B0"/>
    <w:rsid w:val="00A51CCD"/>
    <w:rsid w:val="00A5296E"/>
    <w:rsid w:val="00A53801"/>
    <w:rsid w:val="00A53804"/>
    <w:rsid w:val="00A53E45"/>
    <w:rsid w:val="00A556A3"/>
    <w:rsid w:val="00A55DAD"/>
    <w:rsid w:val="00A5667D"/>
    <w:rsid w:val="00A571AB"/>
    <w:rsid w:val="00A576D5"/>
    <w:rsid w:val="00A57B27"/>
    <w:rsid w:val="00A60BDC"/>
    <w:rsid w:val="00A61C77"/>
    <w:rsid w:val="00A61D83"/>
    <w:rsid w:val="00A63660"/>
    <w:rsid w:val="00A6455B"/>
    <w:rsid w:val="00A65A60"/>
    <w:rsid w:val="00A65AB2"/>
    <w:rsid w:val="00A6686A"/>
    <w:rsid w:val="00A70669"/>
    <w:rsid w:val="00A70C4C"/>
    <w:rsid w:val="00A71176"/>
    <w:rsid w:val="00A71596"/>
    <w:rsid w:val="00A715B3"/>
    <w:rsid w:val="00A720F5"/>
    <w:rsid w:val="00A723CB"/>
    <w:rsid w:val="00A72B1A"/>
    <w:rsid w:val="00A73245"/>
    <w:rsid w:val="00A73B14"/>
    <w:rsid w:val="00A746AF"/>
    <w:rsid w:val="00A74BDD"/>
    <w:rsid w:val="00A751E3"/>
    <w:rsid w:val="00A75DAE"/>
    <w:rsid w:val="00A76815"/>
    <w:rsid w:val="00A76B28"/>
    <w:rsid w:val="00A76DC2"/>
    <w:rsid w:val="00A76DEF"/>
    <w:rsid w:val="00A7724F"/>
    <w:rsid w:val="00A801C8"/>
    <w:rsid w:val="00A81723"/>
    <w:rsid w:val="00A828C9"/>
    <w:rsid w:val="00A84640"/>
    <w:rsid w:val="00A84712"/>
    <w:rsid w:val="00A85088"/>
    <w:rsid w:val="00A85D5D"/>
    <w:rsid w:val="00A85D66"/>
    <w:rsid w:val="00A86556"/>
    <w:rsid w:val="00A87333"/>
    <w:rsid w:val="00A87503"/>
    <w:rsid w:val="00A90A1D"/>
    <w:rsid w:val="00A90DAE"/>
    <w:rsid w:val="00A90DF2"/>
    <w:rsid w:val="00A90E3E"/>
    <w:rsid w:val="00A913A4"/>
    <w:rsid w:val="00A916EB"/>
    <w:rsid w:val="00A919FA"/>
    <w:rsid w:val="00A920C0"/>
    <w:rsid w:val="00A92846"/>
    <w:rsid w:val="00A938E5"/>
    <w:rsid w:val="00A9442A"/>
    <w:rsid w:val="00A946A2"/>
    <w:rsid w:val="00A95382"/>
    <w:rsid w:val="00A964DA"/>
    <w:rsid w:val="00A974CF"/>
    <w:rsid w:val="00A9761F"/>
    <w:rsid w:val="00A97A54"/>
    <w:rsid w:val="00A97C31"/>
    <w:rsid w:val="00A97D23"/>
    <w:rsid w:val="00AA0E89"/>
    <w:rsid w:val="00AA1F2B"/>
    <w:rsid w:val="00AA30C7"/>
    <w:rsid w:val="00AA3392"/>
    <w:rsid w:val="00AA3491"/>
    <w:rsid w:val="00AA3562"/>
    <w:rsid w:val="00AA4196"/>
    <w:rsid w:val="00AA4448"/>
    <w:rsid w:val="00AA47DE"/>
    <w:rsid w:val="00AA4A83"/>
    <w:rsid w:val="00AA5518"/>
    <w:rsid w:val="00AA5A5B"/>
    <w:rsid w:val="00AA65C1"/>
    <w:rsid w:val="00AA66A7"/>
    <w:rsid w:val="00AA7580"/>
    <w:rsid w:val="00AA76FF"/>
    <w:rsid w:val="00AB02A5"/>
    <w:rsid w:val="00AB039C"/>
    <w:rsid w:val="00AB334E"/>
    <w:rsid w:val="00AB33AE"/>
    <w:rsid w:val="00AB3572"/>
    <w:rsid w:val="00AB3D34"/>
    <w:rsid w:val="00AB3DDC"/>
    <w:rsid w:val="00AB5255"/>
    <w:rsid w:val="00AB6112"/>
    <w:rsid w:val="00AB6B91"/>
    <w:rsid w:val="00AB6BD4"/>
    <w:rsid w:val="00AB7C10"/>
    <w:rsid w:val="00AC01D1"/>
    <w:rsid w:val="00AC04A9"/>
    <w:rsid w:val="00AC0B72"/>
    <w:rsid w:val="00AC1262"/>
    <w:rsid w:val="00AC13BC"/>
    <w:rsid w:val="00AC26DF"/>
    <w:rsid w:val="00AC35D2"/>
    <w:rsid w:val="00AC3B2B"/>
    <w:rsid w:val="00AC42FB"/>
    <w:rsid w:val="00AC4786"/>
    <w:rsid w:val="00AC4ACB"/>
    <w:rsid w:val="00AC4AE2"/>
    <w:rsid w:val="00AC515B"/>
    <w:rsid w:val="00AC553F"/>
    <w:rsid w:val="00AC59AA"/>
    <w:rsid w:val="00AC5CCC"/>
    <w:rsid w:val="00AC6443"/>
    <w:rsid w:val="00AC69CA"/>
    <w:rsid w:val="00AC74B8"/>
    <w:rsid w:val="00AC75C2"/>
    <w:rsid w:val="00AC7D0A"/>
    <w:rsid w:val="00AD0252"/>
    <w:rsid w:val="00AD0BD7"/>
    <w:rsid w:val="00AD1513"/>
    <w:rsid w:val="00AD1661"/>
    <w:rsid w:val="00AD1824"/>
    <w:rsid w:val="00AD1AAC"/>
    <w:rsid w:val="00AD2402"/>
    <w:rsid w:val="00AD25FA"/>
    <w:rsid w:val="00AD2A2B"/>
    <w:rsid w:val="00AD32B6"/>
    <w:rsid w:val="00AD3C69"/>
    <w:rsid w:val="00AD58FE"/>
    <w:rsid w:val="00AD5BC6"/>
    <w:rsid w:val="00AD7748"/>
    <w:rsid w:val="00AD796B"/>
    <w:rsid w:val="00AD7E7C"/>
    <w:rsid w:val="00AE00CE"/>
    <w:rsid w:val="00AE0A0F"/>
    <w:rsid w:val="00AE0AB5"/>
    <w:rsid w:val="00AE0E20"/>
    <w:rsid w:val="00AE19BE"/>
    <w:rsid w:val="00AE1A5A"/>
    <w:rsid w:val="00AE2265"/>
    <w:rsid w:val="00AE271A"/>
    <w:rsid w:val="00AE27C8"/>
    <w:rsid w:val="00AE4B8A"/>
    <w:rsid w:val="00AE4CAE"/>
    <w:rsid w:val="00AF0335"/>
    <w:rsid w:val="00AF0D07"/>
    <w:rsid w:val="00AF0D7E"/>
    <w:rsid w:val="00AF0DAE"/>
    <w:rsid w:val="00AF0E6A"/>
    <w:rsid w:val="00AF122E"/>
    <w:rsid w:val="00AF394A"/>
    <w:rsid w:val="00AF3E8B"/>
    <w:rsid w:val="00AF4E6F"/>
    <w:rsid w:val="00AF5691"/>
    <w:rsid w:val="00AF63BD"/>
    <w:rsid w:val="00AF63E7"/>
    <w:rsid w:val="00AF6CC4"/>
    <w:rsid w:val="00AF6F73"/>
    <w:rsid w:val="00AF6FC2"/>
    <w:rsid w:val="00AF7160"/>
    <w:rsid w:val="00AF740A"/>
    <w:rsid w:val="00B00109"/>
    <w:rsid w:val="00B00198"/>
    <w:rsid w:val="00B00C3F"/>
    <w:rsid w:val="00B01225"/>
    <w:rsid w:val="00B0137C"/>
    <w:rsid w:val="00B0276E"/>
    <w:rsid w:val="00B02F7B"/>
    <w:rsid w:val="00B03D8F"/>
    <w:rsid w:val="00B041F3"/>
    <w:rsid w:val="00B051CF"/>
    <w:rsid w:val="00B05BBE"/>
    <w:rsid w:val="00B062C5"/>
    <w:rsid w:val="00B068E7"/>
    <w:rsid w:val="00B06D89"/>
    <w:rsid w:val="00B06DD1"/>
    <w:rsid w:val="00B1048B"/>
    <w:rsid w:val="00B10C5F"/>
    <w:rsid w:val="00B110A2"/>
    <w:rsid w:val="00B11660"/>
    <w:rsid w:val="00B11A1D"/>
    <w:rsid w:val="00B120AC"/>
    <w:rsid w:val="00B121C4"/>
    <w:rsid w:val="00B129B9"/>
    <w:rsid w:val="00B13079"/>
    <w:rsid w:val="00B140C4"/>
    <w:rsid w:val="00B15CA7"/>
    <w:rsid w:val="00B15F6D"/>
    <w:rsid w:val="00B160F8"/>
    <w:rsid w:val="00B168F4"/>
    <w:rsid w:val="00B16EF7"/>
    <w:rsid w:val="00B1760C"/>
    <w:rsid w:val="00B204A9"/>
    <w:rsid w:val="00B20951"/>
    <w:rsid w:val="00B20C19"/>
    <w:rsid w:val="00B22228"/>
    <w:rsid w:val="00B22691"/>
    <w:rsid w:val="00B226AC"/>
    <w:rsid w:val="00B227E6"/>
    <w:rsid w:val="00B22B35"/>
    <w:rsid w:val="00B22BEA"/>
    <w:rsid w:val="00B22F4F"/>
    <w:rsid w:val="00B22FF4"/>
    <w:rsid w:val="00B23613"/>
    <w:rsid w:val="00B2564B"/>
    <w:rsid w:val="00B26331"/>
    <w:rsid w:val="00B26A96"/>
    <w:rsid w:val="00B270B5"/>
    <w:rsid w:val="00B273A6"/>
    <w:rsid w:val="00B27D39"/>
    <w:rsid w:val="00B30907"/>
    <w:rsid w:val="00B30ADF"/>
    <w:rsid w:val="00B30D9F"/>
    <w:rsid w:val="00B31955"/>
    <w:rsid w:val="00B31D02"/>
    <w:rsid w:val="00B31E89"/>
    <w:rsid w:val="00B3365C"/>
    <w:rsid w:val="00B342B6"/>
    <w:rsid w:val="00B3441F"/>
    <w:rsid w:val="00B34515"/>
    <w:rsid w:val="00B34BA0"/>
    <w:rsid w:val="00B353B7"/>
    <w:rsid w:val="00B356FB"/>
    <w:rsid w:val="00B35D01"/>
    <w:rsid w:val="00B36116"/>
    <w:rsid w:val="00B36F0F"/>
    <w:rsid w:val="00B37933"/>
    <w:rsid w:val="00B40D16"/>
    <w:rsid w:val="00B41740"/>
    <w:rsid w:val="00B4190B"/>
    <w:rsid w:val="00B41BC2"/>
    <w:rsid w:val="00B43E67"/>
    <w:rsid w:val="00B443D6"/>
    <w:rsid w:val="00B4440F"/>
    <w:rsid w:val="00B44A46"/>
    <w:rsid w:val="00B45E9F"/>
    <w:rsid w:val="00B46031"/>
    <w:rsid w:val="00B4677A"/>
    <w:rsid w:val="00B46D9C"/>
    <w:rsid w:val="00B472F0"/>
    <w:rsid w:val="00B516CB"/>
    <w:rsid w:val="00B5269A"/>
    <w:rsid w:val="00B52800"/>
    <w:rsid w:val="00B52A35"/>
    <w:rsid w:val="00B52D6F"/>
    <w:rsid w:val="00B54132"/>
    <w:rsid w:val="00B541CD"/>
    <w:rsid w:val="00B55E8E"/>
    <w:rsid w:val="00B56868"/>
    <w:rsid w:val="00B57564"/>
    <w:rsid w:val="00B576A0"/>
    <w:rsid w:val="00B613E1"/>
    <w:rsid w:val="00B6146A"/>
    <w:rsid w:val="00B61B0F"/>
    <w:rsid w:val="00B621E7"/>
    <w:rsid w:val="00B623A6"/>
    <w:rsid w:val="00B62A63"/>
    <w:rsid w:val="00B62F81"/>
    <w:rsid w:val="00B63515"/>
    <w:rsid w:val="00B636AF"/>
    <w:rsid w:val="00B63A47"/>
    <w:rsid w:val="00B64A8A"/>
    <w:rsid w:val="00B650CA"/>
    <w:rsid w:val="00B66C0A"/>
    <w:rsid w:val="00B6744A"/>
    <w:rsid w:val="00B674B2"/>
    <w:rsid w:val="00B701F5"/>
    <w:rsid w:val="00B70AC6"/>
    <w:rsid w:val="00B71167"/>
    <w:rsid w:val="00B7185F"/>
    <w:rsid w:val="00B7197D"/>
    <w:rsid w:val="00B72076"/>
    <w:rsid w:val="00B72649"/>
    <w:rsid w:val="00B73218"/>
    <w:rsid w:val="00B735DC"/>
    <w:rsid w:val="00B743CC"/>
    <w:rsid w:val="00B744C8"/>
    <w:rsid w:val="00B759FF"/>
    <w:rsid w:val="00B75A9B"/>
    <w:rsid w:val="00B75FA1"/>
    <w:rsid w:val="00B77992"/>
    <w:rsid w:val="00B779FC"/>
    <w:rsid w:val="00B77C44"/>
    <w:rsid w:val="00B8035B"/>
    <w:rsid w:val="00B80F87"/>
    <w:rsid w:val="00B8172B"/>
    <w:rsid w:val="00B82165"/>
    <w:rsid w:val="00B83730"/>
    <w:rsid w:val="00B83E06"/>
    <w:rsid w:val="00B83E23"/>
    <w:rsid w:val="00B84BC1"/>
    <w:rsid w:val="00B85DD0"/>
    <w:rsid w:val="00B863A8"/>
    <w:rsid w:val="00B86A90"/>
    <w:rsid w:val="00B87068"/>
    <w:rsid w:val="00B87794"/>
    <w:rsid w:val="00B87A89"/>
    <w:rsid w:val="00B87AA4"/>
    <w:rsid w:val="00B9162C"/>
    <w:rsid w:val="00B92CA9"/>
    <w:rsid w:val="00B92DA9"/>
    <w:rsid w:val="00B92E52"/>
    <w:rsid w:val="00B936A0"/>
    <w:rsid w:val="00B9429E"/>
    <w:rsid w:val="00B976B5"/>
    <w:rsid w:val="00BA07E8"/>
    <w:rsid w:val="00BA0B33"/>
    <w:rsid w:val="00BA1844"/>
    <w:rsid w:val="00BA27F7"/>
    <w:rsid w:val="00BA3271"/>
    <w:rsid w:val="00BA35AD"/>
    <w:rsid w:val="00BA39F3"/>
    <w:rsid w:val="00BA457D"/>
    <w:rsid w:val="00BA4695"/>
    <w:rsid w:val="00BA485F"/>
    <w:rsid w:val="00BA4B4D"/>
    <w:rsid w:val="00BA535D"/>
    <w:rsid w:val="00BA57B1"/>
    <w:rsid w:val="00BA6D44"/>
    <w:rsid w:val="00BA6DDE"/>
    <w:rsid w:val="00BA7B5B"/>
    <w:rsid w:val="00BB024B"/>
    <w:rsid w:val="00BB0837"/>
    <w:rsid w:val="00BB0B1B"/>
    <w:rsid w:val="00BB0FEA"/>
    <w:rsid w:val="00BB124E"/>
    <w:rsid w:val="00BB140A"/>
    <w:rsid w:val="00BB2957"/>
    <w:rsid w:val="00BB2DD4"/>
    <w:rsid w:val="00BB3BA1"/>
    <w:rsid w:val="00BB4643"/>
    <w:rsid w:val="00BB484B"/>
    <w:rsid w:val="00BB55D9"/>
    <w:rsid w:val="00BB5B73"/>
    <w:rsid w:val="00BB6806"/>
    <w:rsid w:val="00BB6F2E"/>
    <w:rsid w:val="00BB6F85"/>
    <w:rsid w:val="00BB70D1"/>
    <w:rsid w:val="00BB7455"/>
    <w:rsid w:val="00BC02CA"/>
    <w:rsid w:val="00BC0537"/>
    <w:rsid w:val="00BC146A"/>
    <w:rsid w:val="00BC237B"/>
    <w:rsid w:val="00BC2650"/>
    <w:rsid w:val="00BC2B32"/>
    <w:rsid w:val="00BC2D6F"/>
    <w:rsid w:val="00BC39E7"/>
    <w:rsid w:val="00BC3E2A"/>
    <w:rsid w:val="00BC5134"/>
    <w:rsid w:val="00BC589C"/>
    <w:rsid w:val="00BC5996"/>
    <w:rsid w:val="00BC6895"/>
    <w:rsid w:val="00BC69E5"/>
    <w:rsid w:val="00BC75F6"/>
    <w:rsid w:val="00BD1F20"/>
    <w:rsid w:val="00BD3076"/>
    <w:rsid w:val="00BD3513"/>
    <w:rsid w:val="00BD4254"/>
    <w:rsid w:val="00BD4C0B"/>
    <w:rsid w:val="00BD4F29"/>
    <w:rsid w:val="00BD5A51"/>
    <w:rsid w:val="00BD5D28"/>
    <w:rsid w:val="00BD5F2E"/>
    <w:rsid w:val="00BE0090"/>
    <w:rsid w:val="00BE09F2"/>
    <w:rsid w:val="00BE0E24"/>
    <w:rsid w:val="00BE10C3"/>
    <w:rsid w:val="00BE1EF3"/>
    <w:rsid w:val="00BE2678"/>
    <w:rsid w:val="00BE2838"/>
    <w:rsid w:val="00BE2D9C"/>
    <w:rsid w:val="00BE34EB"/>
    <w:rsid w:val="00BE3DBB"/>
    <w:rsid w:val="00BE4462"/>
    <w:rsid w:val="00BE5250"/>
    <w:rsid w:val="00BE6117"/>
    <w:rsid w:val="00BE7653"/>
    <w:rsid w:val="00BE773C"/>
    <w:rsid w:val="00BE7D28"/>
    <w:rsid w:val="00BF0232"/>
    <w:rsid w:val="00BF0562"/>
    <w:rsid w:val="00BF0812"/>
    <w:rsid w:val="00BF0A8E"/>
    <w:rsid w:val="00BF0C9F"/>
    <w:rsid w:val="00BF1AEE"/>
    <w:rsid w:val="00BF1EF6"/>
    <w:rsid w:val="00BF22EF"/>
    <w:rsid w:val="00BF2392"/>
    <w:rsid w:val="00BF3045"/>
    <w:rsid w:val="00BF34CE"/>
    <w:rsid w:val="00BF3674"/>
    <w:rsid w:val="00BF5099"/>
    <w:rsid w:val="00BF529D"/>
    <w:rsid w:val="00BF5A47"/>
    <w:rsid w:val="00BF67A1"/>
    <w:rsid w:val="00BF6DCD"/>
    <w:rsid w:val="00C000CA"/>
    <w:rsid w:val="00C00DD7"/>
    <w:rsid w:val="00C02E86"/>
    <w:rsid w:val="00C03986"/>
    <w:rsid w:val="00C044C0"/>
    <w:rsid w:val="00C06B93"/>
    <w:rsid w:val="00C06BEC"/>
    <w:rsid w:val="00C0715A"/>
    <w:rsid w:val="00C07326"/>
    <w:rsid w:val="00C07651"/>
    <w:rsid w:val="00C07918"/>
    <w:rsid w:val="00C07C22"/>
    <w:rsid w:val="00C10560"/>
    <w:rsid w:val="00C114E6"/>
    <w:rsid w:val="00C117E7"/>
    <w:rsid w:val="00C11894"/>
    <w:rsid w:val="00C1209B"/>
    <w:rsid w:val="00C12E6D"/>
    <w:rsid w:val="00C159C4"/>
    <w:rsid w:val="00C15AB8"/>
    <w:rsid w:val="00C16F80"/>
    <w:rsid w:val="00C20AE6"/>
    <w:rsid w:val="00C214A1"/>
    <w:rsid w:val="00C2259E"/>
    <w:rsid w:val="00C22915"/>
    <w:rsid w:val="00C22DEB"/>
    <w:rsid w:val="00C24822"/>
    <w:rsid w:val="00C24EA9"/>
    <w:rsid w:val="00C254F9"/>
    <w:rsid w:val="00C264BC"/>
    <w:rsid w:val="00C269AA"/>
    <w:rsid w:val="00C269AE"/>
    <w:rsid w:val="00C27081"/>
    <w:rsid w:val="00C27631"/>
    <w:rsid w:val="00C27931"/>
    <w:rsid w:val="00C30C23"/>
    <w:rsid w:val="00C327A4"/>
    <w:rsid w:val="00C3286A"/>
    <w:rsid w:val="00C32DB1"/>
    <w:rsid w:val="00C33427"/>
    <w:rsid w:val="00C33481"/>
    <w:rsid w:val="00C3364A"/>
    <w:rsid w:val="00C33784"/>
    <w:rsid w:val="00C352E1"/>
    <w:rsid w:val="00C36A66"/>
    <w:rsid w:val="00C3732D"/>
    <w:rsid w:val="00C37F1D"/>
    <w:rsid w:val="00C412F7"/>
    <w:rsid w:val="00C416B4"/>
    <w:rsid w:val="00C41727"/>
    <w:rsid w:val="00C41F5B"/>
    <w:rsid w:val="00C4228D"/>
    <w:rsid w:val="00C42E2B"/>
    <w:rsid w:val="00C44249"/>
    <w:rsid w:val="00C444CA"/>
    <w:rsid w:val="00C44B68"/>
    <w:rsid w:val="00C44BFF"/>
    <w:rsid w:val="00C45434"/>
    <w:rsid w:val="00C469BC"/>
    <w:rsid w:val="00C475EA"/>
    <w:rsid w:val="00C47662"/>
    <w:rsid w:val="00C47C0F"/>
    <w:rsid w:val="00C50812"/>
    <w:rsid w:val="00C50939"/>
    <w:rsid w:val="00C50B28"/>
    <w:rsid w:val="00C50BAE"/>
    <w:rsid w:val="00C5167C"/>
    <w:rsid w:val="00C51E56"/>
    <w:rsid w:val="00C530C3"/>
    <w:rsid w:val="00C532F0"/>
    <w:rsid w:val="00C53B81"/>
    <w:rsid w:val="00C53BBB"/>
    <w:rsid w:val="00C542B7"/>
    <w:rsid w:val="00C54ED1"/>
    <w:rsid w:val="00C55CDB"/>
    <w:rsid w:val="00C55DF6"/>
    <w:rsid w:val="00C56FC2"/>
    <w:rsid w:val="00C57D92"/>
    <w:rsid w:val="00C57F70"/>
    <w:rsid w:val="00C602C9"/>
    <w:rsid w:val="00C60448"/>
    <w:rsid w:val="00C61078"/>
    <w:rsid w:val="00C61A0E"/>
    <w:rsid w:val="00C622E1"/>
    <w:rsid w:val="00C628A8"/>
    <w:rsid w:val="00C62D34"/>
    <w:rsid w:val="00C64334"/>
    <w:rsid w:val="00C64AFC"/>
    <w:rsid w:val="00C64CC1"/>
    <w:rsid w:val="00C652EB"/>
    <w:rsid w:val="00C656EE"/>
    <w:rsid w:val="00C66687"/>
    <w:rsid w:val="00C669A2"/>
    <w:rsid w:val="00C6740F"/>
    <w:rsid w:val="00C7045E"/>
    <w:rsid w:val="00C707D4"/>
    <w:rsid w:val="00C70EAC"/>
    <w:rsid w:val="00C7198A"/>
    <w:rsid w:val="00C71EED"/>
    <w:rsid w:val="00C724FD"/>
    <w:rsid w:val="00C725E1"/>
    <w:rsid w:val="00C72A5B"/>
    <w:rsid w:val="00C7372C"/>
    <w:rsid w:val="00C73CAD"/>
    <w:rsid w:val="00C73EBA"/>
    <w:rsid w:val="00C73F0A"/>
    <w:rsid w:val="00C7405A"/>
    <w:rsid w:val="00C74120"/>
    <w:rsid w:val="00C74249"/>
    <w:rsid w:val="00C746E5"/>
    <w:rsid w:val="00C748DA"/>
    <w:rsid w:val="00C74D3A"/>
    <w:rsid w:val="00C75375"/>
    <w:rsid w:val="00C75691"/>
    <w:rsid w:val="00C758C7"/>
    <w:rsid w:val="00C75F97"/>
    <w:rsid w:val="00C76ADA"/>
    <w:rsid w:val="00C76E4C"/>
    <w:rsid w:val="00C77191"/>
    <w:rsid w:val="00C771A0"/>
    <w:rsid w:val="00C772D3"/>
    <w:rsid w:val="00C774C3"/>
    <w:rsid w:val="00C77D65"/>
    <w:rsid w:val="00C80A62"/>
    <w:rsid w:val="00C82490"/>
    <w:rsid w:val="00C832DC"/>
    <w:rsid w:val="00C84921"/>
    <w:rsid w:val="00C854EB"/>
    <w:rsid w:val="00C85541"/>
    <w:rsid w:val="00C860BC"/>
    <w:rsid w:val="00C8682A"/>
    <w:rsid w:val="00C872C4"/>
    <w:rsid w:val="00C87AD4"/>
    <w:rsid w:val="00C90403"/>
    <w:rsid w:val="00C910BB"/>
    <w:rsid w:val="00C9143A"/>
    <w:rsid w:val="00C91B80"/>
    <w:rsid w:val="00C91B91"/>
    <w:rsid w:val="00C93E09"/>
    <w:rsid w:val="00C95958"/>
    <w:rsid w:val="00C96B12"/>
    <w:rsid w:val="00C96C9B"/>
    <w:rsid w:val="00C97621"/>
    <w:rsid w:val="00C976F7"/>
    <w:rsid w:val="00CA0342"/>
    <w:rsid w:val="00CA04AC"/>
    <w:rsid w:val="00CA08E8"/>
    <w:rsid w:val="00CA0D11"/>
    <w:rsid w:val="00CA0D60"/>
    <w:rsid w:val="00CA14AF"/>
    <w:rsid w:val="00CA1D16"/>
    <w:rsid w:val="00CA2DFE"/>
    <w:rsid w:val="00CA2F2E"/>
    <w:rsid w:val="00CA476A"/>
    <w:rsid w:val="00CA59AD"/>
    <w:rsid w:val="00CA60DC"/>
    <w:rsid w:val="00CA6FA8"/>
    <w:rsid w:val="00CA7D79"/>
    <w:rsid w:val="00CB0E39"/>
    <w:rsid w:val="00CB14C2"/>
    <w:rsid w:val="00CB16BB"/>
    <w:rsid w:val="00CB3560"/>
    <w:rsid w:val="00CB376D"/>
    <w:rsid w:val="00CB3C9D"/>
    <w:rsid w:val="00CB41F9"/>
    <w:rsid w:val="00CB4BB1"/>
    <w:rsid w:val="00CB512E"/>
    <w:rsid w:val="00CB5ABC"/>
    <w:rsid w:val="00CB5C95"/>
    <w:rsid w:val="00CB6018"/>
    <w:rsid w:val="00CB6A49"/>
    <w:rsid w:val="00CB7081"/>
    <w:rsid w:val="00CB78DC"/>
    <w:rsid w:val="00CC0641"/>
    <w:rsid w:val="00CC102E"/>
    <w:rsid w:val="00CC132E"/>
    <w:rsid w:val="00CC1427"/>
    <w:rsid w:val="00CC1503"/>
    <w:rsid w:val="00CC2763"/>
    <w:rsid w:val="00CC2DFA"/>
    <w:rsid w:val="00CC3DE6"/>
    <w:rsid w:val="00CC42C4"/>
    <w:rsid w:val="00CC4484"/>
    <w:rsid w:val="00CC44D6"/>
    <w:rsid w:val="00CC4DA5"/>
    <w:rsid w:val="00CC54D8"/>
    <w:rsid w:val="00CC5B68"/>
    <w:rsid w:val="00CC6F97"/>
    <w:rsid w:val="00CC7623"/>
    <w:rsid w:val="00CC7EA3"/>
    <w:rsid w:val="00CD06C6"/>
    <w:rsid w:val="00CD155F"/>
    <w:rsid w:val="00CD1713"/>
    <w:rsid w:val="00CD173A"/>
    <w:rsid w:val="00CD1BD0"/>
    <w:rsid w:val="00CD2960"/>
    <w:rsid w:val="00CD37AC"/>
    <w:rsid w:val="00CD4515"/>
    <w:rsid w:val="00CD5C5A"/>
    <w:rsid w:val="00CD5DBB"/>
    <w:rsid w:val="00CD6029"/>
    <w:rsid w:val="00CD61FB"/>
    <w:rsid w:val="00CD664E"/>
    <w:rsid w:val="00CD6758"/>
    <w:rsid w:val="00CD7F20"/>
    <w:rsid w:val="00CE01A8"/>
    <w:rsid w:val="00CE2505"/>
    <w:rsid w:val="00CE29FC"/>
    <w:rsid w:val="00CE2D27"/>
    <w:rsid w:val="00CE3A3D"/>
    <w:rsid w:val="00CE43EB"/>
    <w:rsid w:val="00CE4A70"/>
    <w:rsid w:val="00CE5717"/>
    <w:rsid w:val="00CE5CB1"/>
    <w:rsid w:val="00CE63DB"/>
    <w:rsid w:val="00CE6991"/>
    <w:rsid w:val="00CE6F98"/>
    <w:rsid w:val="00CE70F8"/>
    <w:rsid w:val="00CF2159"/>
    <w:rsid w:val="00CF285B"/>
    <w:rsid w:val="00CF28B1"/>
    <w:rsid w:val="00CF2C96"/>
    <w:rsid w:val="00CF2D4B"/>
    <w:rsid w:val="00CF3D9B"/>
    <w:rsid w:val="00CF46C6"/>
    <w:rsid w:val="00CF47B0"/>
    <w:rsid w:val="00CF5748"/>
    <w:rsid w:val="00CF5A0B"/>
    <w:rsid w:val="00CF5C34"/>
    <w:rsid w:val="00CF6808"/>
    <w:rsid w:val="00CF68F8"/>
    <w:rsid w:val="00D00143"/>
    <w:rsid w:val="00D0174B"/>
    <w:rsid w:val="00D019A9"/>
    <w:rsid w:val="00D043DD"/>
    <w:rsid w:val="00D04CF5"/>
    <w:rsid w:val="00D071A8"/>
    <w:rsid w:val="00D077AD"/>
    <w:rsid w:val="00D07843"/>
    <w:rsid w:val="00D07B1A"/>
    <w:rsid w:val="00D1070E"/>
    <w:rsid w:val="00D10A58"/>
    <w:rsid w:val="00D10C9F"/>
    <w:rsid w:val="00D110CB"/>
    <w:rsid w:val="00D12428"/>
    <w:rsid w:val="00D12537"/>
    <w:rsid w:val="00D13096"/>
    <w:rsid w:val="00D135DA"/>
    <w:rsid w:val="00D13A20"/>
    <w:rsid w:val="00D16750"/>
    <w:rsid w:val="00D16C61"/>
    <w:rsid w:val="00D21ECE"/>
    <w:rsid w:val="00D22399"/>
    <w:rsid w:val="00D22EAE"/>
    <w:rsid w:val="00D234B1"/>
    <w:rsid w:val="00D23669"/>
    <w:rsid w:val="00D2394D"/>
    <w:rsid w:val="00D23A86"/>
    <w:rsid w:val="00D24477"/>
    <w:rsid w:val="00D2452B"/>
    <w:rsid w:val="00D249C2"/>
    <w:rsid w:val="00D24DD5"/>
    <w:rsid w:val="00D255CC"/>
    <w:rsid w:val="00D25743"/>
    <w:rsid w:val="00D25CD3"/>
    <w:rsid w:val="00D264E6"/>
    <w:rsid w:val="00D26669"/>
    <w:rsid w:val="00D267BB"/>
    <w:rsid w:val="00D268CC"/>
    <w:rsid w:val="00D26C4F"/>
    <w:rsid w:val="00D27496"/>
    <w:rsid w:val="00D27691"/>
    <w:rsid w:val="00D30C3C"/>
    <w:rsid w:val="00D323C5"/>
    <w:rsid w:val="00D32AAE"/>
    <w:rsid w:val="00D32BE4"/>
    <w:rsid w:val="00D33351"/>
    <w:rsid w:val="00D34169"/>
    <w:rsid w:val="00D34ACF"/>
    <w:rsid w:val="00D34CB3"/>
    <w:rsid w:val="00D34EE3"/>
    <w:rsid w:val="00D35410"/>
    <w:rsid w:val="00D3569F"/>
    <w:rsid w:val="00D35849"/>
    <w:rsid w:val="00D37024"/>
    <w:rsid w:val="00D37505"/>
    <w:rsid w:val="00D376F9"/>
    <w:rsid w:val="00D40201"/>
    <w:rsid w:val="00D414F8"/>
    <w:rsid w:val="00D4162E"/>
    <w:rsid w:val="00D41820"/>
    <w:rsid w:val="00D42185"/>
    <w:rsid w:val="00D435C1"/>
    <w:rsid w:val="00D43E62"/>
    <w:rsid w:val="00D44154"/>
    <w:rsid w:val="00D44E09"/>
    <w:rsid w:val="00D46372"/>
    <w:rsid w:val="00D46420"/>
    <w:rsid w:val="00D4646D"/>
    <w:rsid w:val="00D465BF"/>
    <w:rsid w:val="00D465D2"/>
    <w:rsid w:val="00D466FE"/>
    <w:rsid w:val="00D46A3F"/>
    <w:rsid w:val="00D4787E"/>
    <w:rsid w:val="00D50184"/>
    <w:rsid w:val="00D5123A"/>
    <w:rsid w:val="00D5299D"/>
    <w:rsid w:val="00D52BEF"/>
    <w:rsid w:val="00D52EFB"/>
    <w:rsid w:val="00D533CE"/>
    <w:rsid w:val="00D534F5"/>
    <w:rsid w:val="00D543B3"/>
    <w:rsid w:val="00D54865"/>
    <w:rsid w:val="00D549A4"/>
    <w:rsid w:val="00D550F5"/>
    <w:rsid w:val="00D551BD"/>
    <w:rsid w:val="00D57B40"/>
    <w:rsid w:val="00D57CE2"/>
    <w:rsid w:val="00D60165"/>
    <w:rsid w:val="00D61A38"/>
    <w:rsid w:val="00D61AE4"/>
    <w:rsid w:val="00D62489"/>
    <w:rsid w:val="00D62959"/>
    <w:rsid w:val="00D62E2B"/>
    <w:rsid w:val="00D65228"/>
    <w:rsid w:val="00D6622E"/>
    <w:rsid w:val="00D66803"/>
    <w:rsid w:val="00D66961"/>
    <w:rsid w:val="00D67361"/>
    <w:rsid w:val="00D67A8B"/>
    <w:rsid w:val="00D67CA7"/>
    <w:rsid w:val="00D70083"/>
    <w:rsid w:val="00D70598"/>
    <w:rsid w:val="00D707BC"/>
    <w:rsid w:val="00D70E3E"/>
    <w:rsid w:val="00D70F8B"/>
    <w:rsid w:val="00D71311"/>
    <w:rsid w:val="00D716F8"/>
    <w:rsid w:val="00D71AFE"/>
    <w:rsid w:val="00D728BB"/>
    <w:rsid w:val="00D72962"/>
    <w:rsid w:val="00D73111"/>
    <w:rsid w:val="00D7429F"/>
    <w:rsid w:val="00D7518B"/>
    <w:rsid w:val="00D761A8"/>
    <w:rsid w:val="00D763FD"/>
    <w:rsid w:val="00D765D6"/>
    <w:rsid w:val="00D7767D"/>
    <w:rsid w:val="00D77966"/>
    <w:rsid w:val="00D80673"/>
    <w:rsid w:val="00D80EE6"/>
    <w:rsid w:val="00D8159B"/>
    <w:rsid w:val="00D828A3"/>
    <w:rsid w:val="00D84F96"/>
    <w:rsid w:val="00D87449"/>
    <w:rsid w:val="00D87461"/>
    <w:rsid w:val="00D87DFD"/>
    <w:rsid w:val="00D906A0"/>
    <w:rsid w:val="00D90A58"/>
    <w:rsid w:val="00D90A8C"/>
    <w:rsid w:val="00D90DBA"/>
    <w:rsid w:val="00D92860"/>
    <w:rsid w:val="00D94092"/>
    <w:rsid w:val="00D94167"/>
    <w:rsid w:val="00D94340"/>
    <w:rsid w:val="00D94A7D"/>
    <w:rsid w:val="00D956FE"/>
    <w:rsid w:val="00D957B8"/>
    <w:rsid w:val="00D961AE"/>
    <w:rsid w:val="00D96664"/>
    <w:rsid w:val="00D966D6"/>
    <w:rsid w:val="00D970E3"/>
    <w:rsid w:val="00D971DC"/>
    <w:rsid w:val="00DA0BD7"/>
    <w:rsid w:val="00DA0C49"/>
    <w:rsid w:val="00DA0CF9"/>
    <w:rsid w:val="00DA1801"/>
    <w:rsid w:val="00DA1DC5"/>
    <w:rsid w:val="00DA2689"/>
    <w:rsid w:val="00DA36C2"/>
    <w:rsid w:val="00DA3F0B"/>
    <w:rsid w:val="00DA44C0"/>
    <w:rsid w:val="00DA4C59"/>
    <w:rsid w:val="00DA5B63"/>
    <w:rsid w:val="00DA68B2"/>
    <w:rsid w:val="00DA7249"/>
    <w:rsid w:val="00DB0039"/>
    <w:rsid w:val="00DB0D67"/>
    <w:rsid w:val="00DB171A"/>
    <w:rsid w:val="00DB21EB"/>
    <w:rsid w:val="00DB24AF"/>
    <w:rsid w:val="00DB2B19"/>
    <w:rsid w:val="00DB2DB9"/>
    <w:rsid w:val="00DB35BE"/>
    <w:rsid w:val="00DB3906"/>
    <w:rsid w:val="00DB3A62"/>
    <w:rsid w:val="00DB48E9"/>
    <w:rsid w:val="00DB4C2D"/>
    <w:rsid w:val="00DB4CDE"/>
    <w:rsid w:val="00DB5E5B"/>
    <w:rsid w:val="00DB5F7B"/>
    <w:rsid w:val="00DB6E5E"/>
    <w:rsid w:val="00DB7238"/>
    <w:rsid w:val="00DB7268"/>
    <w:rsid w:val="00DC08E1"/>
    <w:rsid w:val="00DC13AD"/>
    <w:rsid w:val="00DC1AAD"/>
    <w:rsid w:val="00DC2BF4"/>
    <w:rsid w:val="00DC2C1B"/>
    <w:rsid w:val="00DC2F2D"/>
    <w:rsid w:val="00DC2FBD"/>
    <w:rsid w:val="00DC39E2"/>
    <w:rsid w:val="00DC4745"/>
    <w:rsid w:val="00DC4DAB"/>
    <w:rsid w:val="00DC5A11"/>
    <w:rsid w:val="00DC6321"/>
    <w:rsid w:val="00DC69F3"/>
    <w:rsid w:val="00DC6EF6"/>
    <w:rsid w:val="00DC76F8"/>
    <w:rsid w:val="00DD0F8F"/>
    <w:rsid w:val="00DD134B"/>
    <w:rsid w:val="00DD13A6"/>
    <w:rsid w:val="00DD1D15"/>
    <w:rsid w:val="00DD220B"/>
    <w:rsid w:val="00DD236F"/>
    <w:rsid w:val="00DD24DF"/>
    <w:rsid w:val="00DD252F"/>
    <w:rsid w:val="00DD28C3"/>
    <w:rsid w:val="00DD3BFF"/>
    <w:rsid w:val="00DD3E24"/>
    <w:rsid w:val="00DD453C"/>
    <w:rsid w:val="00DD55F2"/>
    <w:rsid w:val="00DD6382"/>
    <w:rsid w:val="00DD701E"/>
    <w:rsid w:val="00DD7320"/>
    <w:rsid w:val="00DD75BD"/>
    <w:rsid w:val="00DD7AAA"/>
    <w:rsid w:val="00DD7D45"/>
    <w:rsid w:val="00DD7FFD"/>
    <w:rsid w:val="00DE03A9"/>
    <w:rsid w:val="00DE1053"/>
    <w:rsid w:val="00DE18E0"/>
    <w:rsid w:val="00DE1916"/>
    <w:rsid w:val="00DE1B7E"/>
    <w:rsid w:val="00DE3C3E"/>
    <w:rsid w:val="00DE5533"/>
    <w:rsid w:val="00DE5B18"/>
    <w:rsid w:val="00DE60A9"/>
    <w:rsid w:val="00DE65EF"/>
    <w:rsid w:val="00DE6CF1"/>
    <w:rsid w:val="00DE7065"/>
    <w:rsid w:val="00DE7317"/>
    <w:rsid w:val="00DE79A5"/>
    <w:rsid w:val="00DE7A3D"/>
    <w:rsid w:val="00DF2065"/>
    <w:rsid w:val="00DF2589"/>
    <w:rsid w:val="00DF36B1"/>
    <w:rsid w:val="00DF3B0E"/>
    <w:rsid w:val="00DF4737"/>
    <w:rsid w:val="00DF4DDB"/>
    <w:rsid w:val="00DF608B"/>
    <w:rsid w:val="00DF613B"/>
    <w:rsid w:val="00DF658E"/>
    <w:rsid w:val="00DF66D6"/>
    <w:rsid w:val="00DF6C9A"/>
    <w:rsid w:val="00DF71DA"/>
    <w:rsid w:val="00DF729E"/>
    <w:rsid w:val="00E00611"/>
    <w:rsid w:val="00E008EA"/>
    <w:rsid w:val="00E009C6"/>
    <w:rsid w:val="00E00E38"/>
    <w:rsid w:val="00E015EB"/>
    <w:rsid w:val="00E01770"/>
    <w:rsid w:val="00E02176"/>
    <w:rsid w:val="00E024BA"/>
    <w:rsid w:val="00E027D1"/>
    <w:rsid w:val="00E02DE7"/>
    <w:rsid w:val="00E03B3B"/>
    <w:rsid w:val="00E051C6"/>
    <w:rsid w:val="00E0537C"/>
    <w:rsid w:val="00E05685"/>
    <w:rsid w:val="00E05EB0"/>
    <w:rsid w:val="00E06EAC"/>
    <w:rsid w:val="00E07759"/>
    <w:rsid w:val="00E07909"/>
    <w:rsid w:val="00E101C4"/>
    <w:rsid w:val="00E11B1F"/>
    <w:rsid w:val="00E11C2A"/>
    <w:rsid w:val="00E11DC9"/>
    <w:rsid w:val="00E1202A"/>
    <w:rsid w:val="00E1289D"/>
    <w:rsid w:val="00E129E5"/>
    <w:rsid w:val="00E12D53"/>
    <w:rsid w:val="00E13807"/>
    <w:rsid w:val="00E13DAA"/>
    <w:rsid w:val="00E143DD"/>
    <w:rsid w:val="00E14484"/>
    <w:rsid w:val="00E14D12"/>
    <w:rsid w:val="00E1597E"/>
    <w:rsid w:val="00E15D49"/>
    <w:rsid w:val="00E15F55"/>
    <w:rsid w:val="00E1614D"/>
    <w:rsid w:val="00E16FDC"/>
    <w:rsid w:val="00E17352"/>
    <w:rsid w:val="00E201D3"/>
    <w:rsid w:val="00E202A7"/>
    <w:rsid w:val="00E2076F"/>
    <w:rsid w:val="00E209B7"/>
    <w:rsid w:val="00E20D5B"/>
    <w:rsid w:val="00E20D92"/>
    <w:rsid w:val="00E20FF0"/>
    <w:rsid w:val="00E2126C"/>
    <w:rsid w:val="00E215A0"/>
    <w:rsid w:val="00E21931"/>
    <w:rsid w:val="00E21B47"/>
    <w:rsid w:val="00E21B99"/>
    <w:rsid w:val="00E21FD7"/>
    <w:rsid w:val="00E226D0"/>
    <w:rsid w:val="00E23C40"/>
    <w:rsid w:val="00E23E58"/>
    <w:rsid w:val="00E2431E"/>
    <w:rsid w:val="00E24854"/>
    <w:rsid w:val="00E25863"/>
    <w:rsid w:val="00E25B3E"/>
    <w:rsid w:val="00E27516"/>
    <w:rsid w:val="00E3045C"/>
    <w:rsid w:val="00E307B6"/>
    <w:rsid w:val="00E307DD"/>
    <w:rsid w:val="00E317C5"/>
    <w:rsid w:val="00E3202C"/>
    <w:rsid w:val="00E322AB"/>
    <w:rsid w:val="00E32D32"/>
    <w:rsid w:val="00E336F6"/>
    <w:rsid w:val="00E3517D"/>
    <w:rsid w:val="00E35FB5"/>
    <w:rsid w:val="00E35FFF"/>
    <w:rsid w:val="00E3663F"/>
    <w:rsid w:val="00E366ED"/>
    <w:rsid w:val="00E37808"/>
    <w:rsid w:val="00E4096D"/>
    <w:rsid w:val="00E40AB4"/>
    <w:rsid w:val="00E40BB6"/>
    <w:rsid w:val="00E40CF0"/>
    <w:rsid w:val="00E415BB"/>
    <w:rsid w:val="00E41BFD"/>
    <w:rsid w:val="00E42158"/>
    <w:rsid w:val="00E42959"/>
    <w:rsid w:val="00E42BC3"/>
    <w:rsid w:val="00E440C6"/>
    <w:rsid w:val="00E45064"/>
    <w:rsid w:val="00E4521F"/>
    <w:rsid w:val="00E453E8"/>
    <w:rsid w:val="00E456B0"/>
    <w:rsid w:val="00E4699A"/>
    <w:rsid w:val="00E46C83"/>
    <w:rsid w:val="00E47562"/>
    <w:rsid w:val="00E47975"/>
    <w:rsid w:val="00E47A76"/>
    <w:rsid w:val="00E50378"/>
    <w:rsid w:val="00E509ED"/>
    <w:rsid w:val="00E5207C"/>
    <w:rsid w:val="00E522FC"/>
    <w:rsid w:val="00E52789"/>
    <w:rsid w:val="00E537B2"/>
    <w:rsid w:val="00E53F7F"/>
    <w:rsid w:val="00E5412E"/>
    <w:rsid w:val="00E5459B"/>
    <w:rsid w:val="00E545CA"/>
    <w:rsid w:val="00E54905"/>
    <w:rsid w:val="00E55885"/>
    <w:rsid w:val="00E55F9A"/>
    <w:rsid w:val="00E5616D"/>
    <w:rsid w:val="00E56468"/>
    <w:rsid w:val="00E56787"/>
    <w:rsid w:val="00E571C7"/>
    <w:rsid w:val="00E5722F"/>
    <w:rsid w:val="00E577D8"/>
    <w:rsid w:val="00E57EBD"/>
    <w:rsid w:val="00E60E8E"/>
    <w:rsid w:val="00E617C9"/>
    <w:rsid w:val="00E61E24"/>
    <w:rsid w:val="00E61FA1"/>
    <w:rsid w:val="00E6238F"/>
    <w:rsid w:val="00E62943"/>
    <w:rsid w:val="00E62B9F"/>
    <w:rsid w:val="00E62E31"/>
    <w:rsid w:val="00E63686"/>
    <w:rsid w:val="00E63856"/>
    <w:rsid w:val="00E64F71"/>
    <w:rsid w:val="00E65E2E"/>
    <w:rsid w:val="00E66132"/>
    <w:rsid w:val="00E6693B"/>
    <w:rsid w:val="00E66FD0"/>
    <w:rsid w:val="00E70F64"/>
    <w:rsid w:val="00E71055"/>
    <w:rsid w:val="00E71CFE"/>
    <w:rsid w:val="00E71F21"/>
    <w:rsid w:val="00E72062"/>
    <w:rsid w:val="00E72A6C"/>
    <w:rsid w:val="00E739FA"/>
    <w:rsid w:val="00E73B45"/>
    <w:rsid w:val="00E73CE8"/>
    <w:rsid w:val="00E73D30"/>
    <w:rsid w:val="00E74874"/>
    <w:rsid w:val="00E748C0"/>
    <w:rsid w:val="00E75BFB"/>
    <w:rsid w:val="00E75CD8"/>
    <w:rsid w:val="00E763F5"/>
    <w:rsid w:val="00E76BC8"/>
    <w:rsid w:val="00E8021A"/>
    <w:rsid w:val="00E80AFA"/>
    <w:rsid w:val="00E815C9"/>
    <w:rsid w:val="00E82212"/>
    <w:rsid w:val="00E82BDB"/>
    <w:rsid w:val="00E8331F"/>
    <w:rsid w:val="00E8431B"/>
    <w:rsid w:val="00E84794"/>
    <w:rsid w:val="00E847A7"/>
    <w:rsid w:val="00E84964"/>
    <w:rsid w:val="00E85E02"/>
    <w:rsid w:val="00E86757"/>
    <w:rsid w:val="00E86E42"/>
    <w:rsid w:val="00E875B6"/>
    <w:rsid w:val="00E87D40"/>
    <w:rsid w:val="00E905D1"/>
    <w:rsid w:val="00E909D8"/>
    <w:rsid w:val="00E90B36"/>
    <w:rsid w:val="00E910C7"/>
    <w:rsid w:val="00E91833"/>
    <w:rsid w:val="00E921FF"/>
    <w:rsid w:val="00E92639"/>
    <w:rsid w:val="00E92C6E"/>
    <w:rsid w:val="00E93DD7"/>
    <w:rsid w:val="00E93E39"/>
    <w:rsid w:val="00E94027"/>
    <w:rsid w:val="00E94A00"/>
    <w:rsid w:val="00E954D1"/>
    <w:rsid w:val="00E95EB6"/>
    <w:rsid w:val="00E97261"/>
    <w:rsid w:val="00E972CA"/>
    <w:rsid w:val="00EA2357"/>
    <w:rsid w:val="00EA297B"/>
    <w:rsid w:val="00EA2C54"/>
    <w:rsid w:val="00EA336F"/>
    <w:rsid w:val="00EA351A"/>
    <w:rsid w:val="00EA4C4B"/>
    <w:rsid w:val="00EA4DD7"/>
    <w:rsid w:val="00EA5B77"/>
    <w:rsid w:val="00EA5D9E"/>
    <w:rsid w:val="00EA6B06"/>
    <w:rsid w:val="00EA7372"/>
    <w:rsid w:val="00EA754F"/>
    <w:rsid w:val="00EA77CB"/>
    <w:rsid w:val="00EB0158"/>
    <w:rsid w:val="00EB14EA"/>
    <w:rsid w:val="00EB16F1"/>
    <w:rsid w:val="00EB2537"/>
    <w:rsid w:val="00EB3234"/>
    <w:rsid w:val="00EB377D"/>
    <w:rsid w:val="00EB3A8A"/>
    <w:rsid w:val="00EB41CE"/>
    <w:rsid w:val="00EB4D90"/>
    <w:rsid w:val="00EB5227"/>
    <w:rsid w:val="00EB623B"/>
    <w:rsid w:val="00EB7C61"/>
    <w:rsid w:val="00EB7ECD"/>
    <w:rsid w:val="00EC01E1"/>
    <w:rsid w:val="00EC0799"/>
    <w:rsid w:val="00EC0ABF"/>
    <w:rsid w:val="00EC15C2"/>
    <w:rsid w:val="00EC3705"/>
    <w:rsid w:val="00EC3C32"/>
    <w:rsid w:val="00EC4AAB"/>
    <w:rsid w:val="00EC5437"/>
    <w:rsid w:val="00EC596A"/>
    <w:rsid w:val="00EC64BF"/>
    <w:rsid w:val="00EC6A18"/>
    <w:rsid w:val="00EC75E9"/>
    <w:rsid w:val="00EC7DF9"/>
    <w:rsid w:val="00ED0B21"/>
    <w:rsid w:val="00ED0B9E"/>
    <w:rsid w:val="00ED10E5"/>
    <w:rsid w:val="00ED10F2"/>
    <w:rsid w:val="00ED19D8"/>
    <w:rsid w:val="00ED293B"/>
    <w:rsid w:val="00ED3086"/>
    <w:rsid w:val="00ED47D4"/>
    <w:rsid w:val="00ED4A64"/>
    <w:rsid w:val="00ED4A98"/>
    <w:rsid w:val="00ED54CE"/>
    <w:rsid w:val="00ED6058"/>
    <w:rsid w:val="00ED6590"/>
    <w:rsid w:val="00ED6650"/>
    <w:rsid w:val="00ED66AA"/>
    <w:rsid w:val="00ED68F5"/>
    <w:rsid w:val="00EE0FA6"/>
    <w:rsid w:val="00EE0FAC"/>
    <w:rsid w:val="00EE1595"/>
    <w:rsid w:val="00EE19C2"/>
    <w:rsid w:val="00EE1F77"/>
    <w:rsid w:val="00EE210B"/>
    <w:rsid w:val="00EE2B14"/>
    <w:rsid w:val="00EE3294"/>
    <w:rsid w:val="00EE3456"/>
    <w:rsid w:val="00EE3758"/>
    <w:rsid w:val="00EE3F60"/>
    <w:rsid w:val="00EE494E"/>
    <w:rsid w:val="00EE5238"/>
    <w:rsid w:val="00EE5426"/>
    <w:rsid w:val="00EE55C3"/>
    <w:rsid w:val="00EE5954"/>
    <w:rsid w:val="00EE5B8B"/>
    <w:rsid w:val="00EE5BCA"/>
    <w:rsid w:val="00EE5C3C"/>
    <w:rsid w:val="00EE5FD8"/>
    <w:rsid w:val="00EE6576"/>
    <w:rsid w:val="00EE66A9"/>
    <w:rsid w:val="00EE6FDA"/>
    <w:rsid w:val="00EE71C2"/>
    <w:rsid w:val="00EE7AA5"/>
    <w:rsid w:val="00EF015B"/>
    <w:rsid w:val="00EF0A63"/>
    <w:rsid w:val="00EF2945"/>
    <w:rsid w:val="00EF3759"/>
    <w:rsid w:val="00EF3FB4"/>
    <w:rsid w:val="00EF42F1"/>
    <w:rsid w:val="00EF44D9"/>
    <w:rsid w:val="00EF53E5"/>
    <w:rsid w:val="00EF6E16"/>
    <w:rsid w:val="00EF7178"/>
    <w:rsid w:val="00EF743A"/>
    <w:rsid w:val="00EF779D"/>
    <w:rsid w:val="00EF7D2A"/>
    <w:rsid w:val="00EF7E24"/>
    <w:rsid w:val="00F003B2"/>
    <w:rsid w:val="00F006B1"/>
    <w:rsid w:val="00F036F5"/>
    <w:rsid w:val="00F03F11"/>
    <w:rsid w:val="00F04272"/>
    <w:rsid w:val="00F043E2"/>
    <w:rsid w:val="00F0529F"/>
    <w:rsid w:val="00F052D4"/>
    <w:rsid w:val="00F06513"/>
    <w:rsid w:val="00F1013D"/>
    <w:rsid w:val="00F10DDC"/>
    <w:rsid w:val="00F1221F"/>
    <w:rsid w:val="00F12632"/>
    <w:rsid w:val="00F12A3B"/>
    <w:rsid w:val="00F12CB6"/>
    <w:rsid w:val="00F13E10"/>
    <w:rsid w:val="00F14052"/>
    <w:rsid w:val="00F14227"/>
    <w:rsid w:val="00F14254"/>
    <w:rsid w:val="00F1473D"/>
    <w:rsid w:val="00F149CF"/>
    <w:rsid w:val="00F15117"/>
    <w:rsid w:val="00F16179"/>
    <w:rsid w:val="00F16DAB"/>
    <w:rsid w:val="00F16ECF"/>
    <w:rsid w:val="00F170A3"/>
    <w:rsid w:val="00F208D4"/>
    <w:rsid w:val="00F216AF"/>
    <w:rsid w:val="00F21A5F"/>
    <w:rsid w:val="00F22296"/>
    <w:rsid w:val="00F2235D"/>
    <w:rsid w:val="00F22566"/>
    <w:rsid w:val="00F22905"/>
    <w:rsid w:val="00F22EC7"/>
    <w:rsid w:val="00F245D6"/>
    <w:rsid w:val="00F24CEB"/>
    <w:rsid w:val="00F24F2B"/>
    <w:rsid w:val="00F25974"/>
    <w:rsid w:val="00F25B6D"/>
    <w:rsid w:val="00F25BD4"/>
    <w:rsid w:val="00F2617A"/>
    <w:rsid w:val="00F26685"/>
    <w:rsid w:val="00F26802"/>
    <w:rsid w:val="00F274AF"/>
    <w:rsid w:val="00F27A56"/>
    <w:rsid w:val="00F27B81"/>
    <w:rsid w:val="00F303FC"/>
    <w:rsid w:val="00F3060F"/>
    <w:rsid w:val="00F309D1"/>
    <w:rsid w:val="00F31F5C"/>
    <w:rsid w:val="00F32B97"/>
    <w:rsid w:val="00F334BC"/>
    <w:rsid w:val="00F33AEC"/>
    <w:rsid w:val="00F33BC9"/>
    <w:rsid w:val="00F35737"/>
    <w:rsid w:val="00F35754"/>
    <w:rsid w:val="00F36921"/>
    <w:rsid w:val="00F36E93"/>
    <w:rsid w:val="00F3762D"/>
    <w:rsid w:val="00F40B4A"/>
    <w:rsid w:val="00F413B1"/>
    <w:rsid w:val="00F4140E"/>
    <w:rsid w:val="00F42A80"/>
    <w:rsid w:val="00F432B6"/>
    <w:rsid w:val="00F4428F"/>
    <w:rsid w:val="00F44609"/>
    <w:rsid w:val="00F44DA9"/>
    <w:rsid w:val="00F45369"/>
    <w:rsid w:val="00F45786"/>
    <w:rsid w:val="00F45A43"/>
    <w:rsid w:val="00F47947"/>
    <w:rsid w:val="00F47BC3"/>
    <w:rsid w:val="00F47E68"/>
    <w:rsid w:val="00F50024"/>
    <w:rsid w:val="00F50435"/>
    <w:rsid w:val="00F51FB4"/>
    <w:rsid w:val="00F5256E"/>
    <w:rsid w:val="00F52616"/>
    <w:rsid w:val="00F52EF5"/>
    <w:rsid w:val="00F531C0"/>
    <w:rsid w:val="00F533A4"/>
    <w:rsid w:val="00F54FED"/>
    <w:rsid w:val="00F55519"/>
    <w:rsid w:val="00F55B0B"/>
    <w:rsid w:val="00F565BC"/>
    <w:rsid w:val="00F57130"/>
    <w:rsid w:val="00F57D48"/>
    <w:rsid w:val="00F612FF"/>
    <w:rsid w:val="00F617E2"/>
    <w:rsid w:val="00F61D5E"/>
    <w:rsid w:val="00F61D68"/>
    <w:rsid w:val="00F63404"/>
    <w:rsid w:val="00F63953"/>
    <w:rsid w:val="00F643DE"/>
    <w:rsid w:val="00F645DD"/>
    <w:rsid w:val="00F65172"/>
    <w:rsid w:val="00F6588D"/>
    <w:rsid w:val="00F65D57"/>
    <w:rsid w:val="00F65EFE"/>
    <w:rsid w:val="00F664A3"/>
    <w:rsid w:val="00F66B85"/>
    <w:rsid w:val="00F6714D"/>
    <w:rsid w:val="00F67B59"/>
    <w:rsid w:val="00F700AF"/>
    <w:rsid w:val="00F705F2"/>
    <w:rsid w:val="00F71124"/>
    <w:rsid w:val="00F716B0"/>
    <w:rsid w:val="00F71827"/>
    <w:rsid w:val="00F71FCA"/>
    <w:rsid w:val="00F72205"/>
    <w:rsid w:val="00F722A4"/>
    <w:rsid w:val="00F7289B"/>
    <w:rsid w:val="00F72916"/>
    <w:rsid w:val="00F7341C"/>
    <w:rsid w:val="00F7368F"/>
    <w:rsid w:val="00F741A3"/>
    <w:rsid w:val="00F75173"/>
    <w:rsid w:val="00F755FD"/>
    <w:rsid w:val="00F75719"/>
    <w:rsid w:val="00F7591B"/>
    <w:rsid w:val="00F75C98"/>
    <w:rsid w:val="00F75DE7"/>
    <w:rsid w:val="00F76B82"/>
    <w:rsid w:val="00F76C05"/>
    <w:rsid w:val="00F76E04"/>
    <w:rsid w:val="00F76E66"/>
    <w:rsid w:val="00F80DA8"/>
    <w:rsid w:val="00F810E2"/>
    <w:rsid w:val="00F819A2"/>
    <w:rsid w:val="00F82216"/>
    <w:rsid w:val="00F82667"/>
    <w:rsid w:val="00F82D45"/>
    <w:rsid w:val="00F84BBB"/>
    <w:rsid w:val="00F86F52"/>
    <w:rsid w:val="00F8763C"/>
    <w:rsid w:val="00F87733"/>
    <w:rsid w:val="00F87C2F"/>
    <w:rsid w:val="00F901E2"/>
    <w:rsid w:val="00F9051D"/>
    <w:rsid w:val="00F90875"/>
    <w:rsid w:val="00F90F0B"/>
    <w:rsid w:val="00F90FDD"/>
    <w:rsid w:val="00F9141B"/>
    <w:rsid w:val="00F91424"/>
    <w:rsid w:val="00F92E7D"/>
    <w:rsid w:val="00F944D5"/>
    <w:rsid w:val="00F94664"/>
    <w:rsid w:val="00F95330"/>
    <w:rsid w:val="00F971B3"/>
    <w:rsid w:val="00F97909"/>
    <w:rsid w:val="00F97A55"/>
    <w:rsid w:val="00F97A5A"/>
    <w:rsid w:val="00FA0242"/>
    <w:rsid w:val="00FA08D7"/>
    <w:rsid w:val="00FA0E6C"/>
    <w:rsid w:val="00FA28D8"/>
    <w:rsid w:val="00FA29C8"/>
    <w:rsid w:val="00FA2C0D"/>
    <w:rsid w:val="00FA2FB7"/>
    <w:rsid w:val="00FA314A"/>
    <w:rsid w:val="00FA43A3"/>
    <w:rsid w:val="00FA4A20"/>
    <w:rsid w:val="00FA4F5A"/>
    <w:rsid w:val="00FA533F"/>
    <w:rsid w:val="00FA5993"/>
    <w:rsid w:val="00FA64C8"/>
    <w:rsid w:val="00FA6506"/>
    <w:rsid w:val="00FA664B"/>
    <w:rsid w:val="00FA7616"/>
    <w:rsid w:val="00FB0517"/>
    <w:rsid w:val="00FB17CB"/>
    <w:rsid w:val="00FB2CA0"/>
    <w:rsid w:val="00FB2FEF"/>
    <w:rsid w:val="00FB4A3D"/>
    <w:rsid w:val="00FB4EA5"/>
    <w:rsid w:val="00FB50D2"/>
    <w:rsid w:val="00FB5121"/>
    <w:rsid w:val="00FB5CBD"/>
    <w:rsid w:val="00FB5D45"/>
    <w:rsid w:val="00FB6BFA"/>
    <w:rsid w:val="00FB6C54"/>
    <w:rsid w:val="00FB6D5C"/>
    <w:rsid w:val="00FB75B9"/>
    <w:rsid w:val="00FB7964"/>
    <w:rsid w:val="00FB7FFD"/>
    <w:rsid w:val="00FC1CAC"/>
    <w:rsid w:val="00FC20D8"/>
    <w:rsid w:val="00FC23E4"/>
    <w:rsid w:val="00FC2792"/>
    <w:rsid w:val="00FC2AFF"/>
    <w:rsid w:val="00FC2D5B"/>
    <w:rsid w:val="00FC34BC"/>
    <w:rsid w:val="00FC4542"/>
    <w:rsid w:val="00FC5886"/>
    <w:rsid w:val="00FC61EE"/>
    <w:rsid w:val="00FC62EA"/>
    <w:rsid w:val="00FC7CD0"/>
    <w:rsid w:val="00FD09B9"/>
    <w:rsid w:val="00FD0BF5"/>
    <w:rsid w:val="00FD1334"/>
    <w:rsid w:val="00FD2E1F"/>
    <w:rsid w:val="00FD3903"/>
    <w:rsid w:val="00FD3ECE"/>
    <w:rsid w:val="00FD41BC"/>
    <w:rsid w:val="00FD5058"/>
    <w:rsid w:val="00FD61DA"/>
    <w:rsid w:val="00FD6A6C"/>
    <w:rsid w:val="00FD6BC3"/>
    <w:rsid w:val="00FD796B"/>
    <w:rsid w:val="00FD7C29"/>
    <w:rsid w:val="00FD7EFC"/>
    <w:rsid w:val="00FE0BE2"/>
    <w:rsid w:val="00FE0E58"/>
    <w:rsid w:val="00FE2A0A"/>
    <w:rsid w:val="00FE2B5A"/>
    <w:rsid w:val="00FE2CA8"/>
    <w:rsid w:val="00FE309D"/>
    <w:rsid w:val="00FE3174"/>
    <w:rsid w:val="00FE359A"/>
    <w:rsid w:val="00FE3EB9"/>
    <w:rsid w:val="00FE3F10"/>
    <w:rsid w:val="00FE46B2"/>
    <w:rsid w:val="00FE4D89"/>
    <w:rsid w:val="00FE5963"/>
    <w:rsid w:val="00FE5D03"/>
    <w:rsid w:val="00FE5E23"/>
    <w:rsid w:val="00FE6327"/>
    <w:rsid w:val="00FE6382"/>
    <w:rsid w:val="00FE6B7C"/>
    <w:rsid w:val="00FF015C"/>
    <w:rsid w:val="00FF0747"/>
    <w:rsid w:val="00FF0CB6"/>
    <w:rsid w:val="00FF1080"/>
    <w:rsid w:val="00FF1B06"/>
    <w:rsid w:val="00FF2316"/>
    <w:rsid w:val="00FF268D"/>
    <w:rsid w:val="00FF5E2D"/>
    <w:rsid w:val="00FF666F"/>
    <w:rsid w:val="00FF6F97"/>
    <w:rsid w:val="013F080A"/>
    <w:rsid w:val="016BF17C"/>
    <w:rsid w:val="023417B3"/>
    <w:rsid w:val="023813C2"/>
    <w:rsid w:val="03E81452"/>
    <w:rsid w:val="04EC0C15"/>
    <w:rsid w:val="050AA825"/>
    <w:rsid w:val="05671D74"/>
    <w:rsid w:val="061AC440"/>
    <w:rsid w:val="0740C9FC"/>
    <w:rsid w:val="08388803"/>
    <w:rsid w:val="088D0152"/>
    <w:rsid w:val="08903318"/>
    <w:rsid w:val="094916B6"/>
    <w:rsid w:val="09582779"/>
    <w:rsid w:val="09BE5DFC"/>
    <w:rsid w:val="09FB6F8A"/>
    <w:rsid w:val="0A93389F"/>
    <w:rsid w:val="0B8F7840"/>
    <w:rsid w:val="0B9D51AB"/>
    <w:rsid w:val="0BBC82B8"/>
    <w:rsid w:val="0BF28EBF"/>
    <w:rsid w:val="0C7A83C9"/>
    <w:rsid w:val="0CF576A5"/>
    <w:rsid w:val="0D8A95E2"/>
    <w:rsid w:val="0D8C61B1"/>
    <w:rsid w:val="0DEE4E71"/>
    <w:rsid w:val="0E2C9BF5"/>
    <w:rsid w:val="0E4EFD73"/>
    <w:rsid w:val="11463ACD"/>
    <w:rsid w:val="11C38A5A"/>
    <w:rsid w:val="11DFA022"/>
    <w:rsid w:val="11FD149B"/>
    <w:rsid w:val="122EA704"/>
    <w:rsid w:val="12376277"/>
    <w:rsid w:val="12783619"/>
    <w:rsid w:val="12DFEC3D"/>
    <w:rsid w:val="13AF8CA5"/>
    <w:rsid w:val="149BFB1F"/>
    <w:rsid w:val="155FC0A0"/>
    <w:rsid w:val="16144E20"/>
    <w:rsid w:val="162E3AD6"/>
    <w:rsid w:val="165EDB6A"/>
    <w:rsid w:val="16863484"/>
    <w:rsid w:val="171EA9BA"/>
    <w:rsid w:val="17B197D0"/>
    <w:rsid w:val="18DAF78B"/>
    <w:rsid w:val="199EF0E9"/>
    <w:rsid w:val="1A181F19"/>
    <w:rsid w:val="1A4FBAB5"/>
    <w:rsid w:val="1A7A4B35"/>
    <w:rsid w:val="1AB79926"/>
    <w:rsid w:val="1AC54800"/>
    <w:rsid w:val="1B52C348"/>
    <w:rsid w:val="1BC90028"/>
    <w:rsid w:val="1CE08000"/>
    <w:rsid w:val="1D077459"/>
    <w:rsid w:val="1D4F8AAC"/>
    <w:rsid w:val="1DB39E45"/>
    <w:rsid w:val="1E02B13C"/>
    <w:rsid w:val="1EAAA73D"/>
    <w:rsid w:val="1F3528C5"/>
    <w:rsid w:val="1F7EC88A"/>
    <w:rsid w:val="1F80699A"/>
    <w:rsid w:val="1F824CE8"/>
    <w:rsid w:val="209C2F83"/>
    <w:rsid w:val="20E11142"/>
    <w:rsid w:val="21195C6D"/>
    <w:rsid w:val="21917B75"/>
    <w:rsid w:val="21EBADA6"/>
    <w:rsid w:val="220628A2"/>
    <w:rsid w:val="22860314"/>
    <w:rsid w:val="22C2DF49"/>
    <w:rsid w:val="22D05B7A"/>
    <w:rsid w:val="23489E47"/>
    <w:rsid w:val="245D26AB"/>
    <w:rsid w:val="246C6BA2"/>
    <w:rsid w:val="24E72407"/>
    <w:rsid w:val="251B9C4D"/>
    <w:rsid w:val="25627E84"/>
    <w:rsid w:val="2588F041"/>
    <w:rsid w:val="25CC866A"/>
    <w:rsid w:val="27E0715F"/>
    <w:rsid w:val="28DF68F8"/>
    <w:rsid w:val="2AAD80B4"/>
    <w:rsid w:val="2BB743DB"/>
    <w:rsid w:val="2C1DC2DC"/>
    <w:rsid w:val="2C548461"/>
    <w:rsid w:val="2C5928C8"/>
    <w:rsid w:val="2CB22147"/>
    <w:rsid w:val="2CEF346F"/>
    <w:rsid w:val="2D49419B"/>
    <w:rsid w:val="2DF29DA7"/>
    <w:rsid w:val="2E13722E"/>
    <w:rsid w:val="2E2A4B36"/>
    <w:rsid w:val="2E95741B"/>
    <w:rsid w:val="2EA861AB"/>
    <w:rsid w:val="2F908C21"/>
    <w:rsid w:val="3053F2DD"/>
    <w:rsid w:val="3089B8DF"/>
    <w:rsid w:val="30E9F549"/>
    <w:rsid w:val="31AFC3D7"/>
    <w:rsid w:val="32178A98"/>
    <w:rsid w:val="3248D3CF"/>
    <w:rsid w:val="32590897"/>
    <w:rsid w:val="3308C31C"/>
    <w:rsid w:val="34FCBCDE"/>
    <w:rsid w:val="350386AF"/>
    <w:rsid w:val="363A6009"/>
    <w:rsid w:val="364AF8A8"/>
    <w:rsid w:val="376659B7"/>
    <w:rsid w:val="37DB6AF4"/>
    <w:rsid w:val="37E64E25"/>
    <w:rsid w:val="38613F1F"/>
    <w:rsid w:val="389CC5B1"/>
    <w:rsid w:val="38A91FD3"/>
    <w:rsid w:val="3A309B25"/>
    <w:rsid w:val="3B88FB38"/>
    <w:rsid w:val="3C3D1979"/>
    <w:rsid w:val="3CD827E6"/>
    <w:rsid w:val="3D1DDB2D"/>
    <w:rsid w:val="3D49BFC0"/>
    <w:rsid w:val="3DBED0F1"/>
    <w:rsid w:val="3E86EB95"/>
    <w:rsid w:val="3EC8FE82"/>
    <w:rsid w:val="3FB1F715"/>
    <w:rsid w:val="40211CA9"/>
    <w:rsid w:val="4059452D"/>
    <w:rsid w:val="4123FB1A"/>
    <w:rsid w:val="41B0C3D6"/>
    <w:rsid w:val="41DABF3C"/>
    <w:rsid w:val="421D27E7"/>
    <w:rsid w:val="427023E5"/>
    <w:rsid w:val="4300AC13"/>
    <w:rsid w:val="43445C84"/>
    <w:rsid w:val="437245BE"/>
    <w:rsid w:val="43C01B76"/>
    <w:rsid w:val="44FB86B9"/>
    <w:rsid w:val="456C9031"/>
    <w:rsid w:val="466D050C"/>
    <w:rsid w:val="4692304B"/>
    <w:rsid w:val="46BA0E61"/>
    <w:rsid w:val="46C683DB"/>
    <w:rsid w:val="47AF3CB2"/>
    <w:rsid w:val="4A563459"/>
    <w:rsid w:val="4AA0ACFD"/>
    <w:rsid w:val="4BA47BD7"/>
    <w:rsid w:val="4CD7D8E4"/>
    <w:rsid w:val="4E0A3150"/>
    <w:rsid w:val="4E76106F"/>
    <w:rsid w:val="4EC54C99"/>
    <w:rsid w:val="4ED1301E"/>
    <w:rsid w:val="4FF369E2"/>
    <w:rsid w:val="5074568D"/>
    <w:rsid w:val="511917ED"/>
    <w:rsid w:val="52619DEF"/>
    <w:rsid w:val="526FDBB3"/>
    <w:rsid w:val="52F4826F"/>
    <w:rsid w:val="541690A9"/>
    <w:rsid w:val="559AB27A"/>
    <w:rsid w:val="55EB7F00"/>
    <w:rsid w:val="562198F8"/>
    <w:rsid w:val="5729A2AD"/>
    <w:rsid w:val="57AEC8D0"/>
    <w:rsid w:val="588090EE"/>
    <w:rsid w:val="58F30808"/>
    <w:rsid w:val="59BEAD1E"/>
    <w:rsid w:val="59C667D3"/>
    <w:rsid w:val="5A22C0B7"/>
    <w:rsid w:val="5A500898"/>
    <w:rsid w:val="5A658C97"/>
    <w:rsid w:val="5BA9E499"/>
    <w:rsid w:val="5C5BCA94"/>
    <w:rsid w:val="5C8154FC"/>
    <w:rsid w:val="5CCC90DE"/>
    <w:rsid w:val="5D287661"/>
    <w:rsid w:val="5D64997A"/>
    <w:rsid w:val="5E122EB0"/>
    <w:rsid w:val="5E676457"/>
    <w:rsid w:val="5E70400B"/>
    <w:rsid w:val="5E7120A4"/>
    <w:rsid w:val="5F6CEBA8"/>
    <w:rsid w:val="60064EF0"/>
    <w:rsid w:val="61AE7988"/>
    <w:rsid w:val="61C95A5C"/>
    <w:rsid w:val="620E1E7A"/>
    <w:rsid w:val="6279C422"/>
    <w:rsid w:val="635D4FE1"/>
    <w:rsid w:val="6395DCFC"/>
    <w:rsid w:val="63AF10F7"/>
    <w:rsid w:val="64B100FD"/>
    <w:rsid w:val="65211E7F"/>
    <w:rsid w:val="6556A9AF"/>
    <w:rsid w:val="660CBB32"/>
    <w:rsid w:val="661C4476"/>
    <w:rsid w:val="66391D88"/>
    <w:rsid w:val="6757286C"/>
    <w:rsid w:val="68028029"/>
    <w:rsid w:val="683EC2FE"/>
    <w:rsid w:val="69D9340D"/>
    <w:rsid w:val="6B2B668B"/>
    <w:rsid w:val="6B95F103"/>
    <w:rsid w:val="6C025262"/>
    <w:rsid w:val="6C22A00E"/>
    <w:rsid w:val="6D35FA27"/>
    <w:rsid w:val="6DB372D1"/>
    <w:rsid w:val="6DE2F6E4"/>
    <w:rsid w:val="6DEE05AC"/>
    <w:rsid w:val="6F2B7CE6"/>
    <w:rsid w:val="6FFC32B3"/>
    <w:rsid w:val="7034A895"/>
    <w:rsid w:val="710072AB"/>
    <w:rsid w:val="7150D583"/>
    <w:rsid w:val="71549429"/>
    <w:rsid w:val="72294605"/>
    <w:rsid w:val="726F5FCE"/>
    <w:rsid w:val="72908047"/>
    <w:rsid w:val="72C99FF8"/>
    <w:rsid w:val="7416F46C"/>
    <w:rsid w:val="7471ABC8"/>
    <w:rsid w:val="74FFB2B2"/>
    <w:rsid w:val="763FD1A1"/>
    <w:rsid w:val="76BD81B5"/>
    <w:rsid w:val="77B994BA"/>
    <w:rsid w:val="7844F011"/>
    <w:rsid w:val="78AB4B5F"/>
    <w:rsid w:val="7935A87C"/>
    <w:rsid w:val="793A21D0"/>
    <w:rsid w:val="7960C6FE"/>
    <w:rsid w:val="79679394"/>
    <w:rsid w:val="796B69C8"/>
    <w:rsid w:val="7AB8EBF8"/>
    <w:rsid w:val="7ACE4717"/>
    <w:rsid w:val="7ACFE546"/>
    <w:rsid w:val="7B00DED7"/>
    <w:rsid w:val="7B65C508"/>
    <w:rsid w:val="7B752E5E"/>
    <w:rsid w:val="7C303EDA"/>
    <w:rsid w:val="7C7471DF"/>
    <w:rsid w:val="7C7D6316"/>
    <w:rsid w:val="7DBB5D6F"/>
    <w:rsid w:val="7DDBC46C"/>
    <w:rsid w:val="7E21B51C"/>
    <w:rsid w:val="7EB2311D"/>
    <w:rsid w:val="7F0CE879"/>
    <w:rsid w:val="7F7E4572"/>
    <w:rsid w:val="7F90A4FC"/>
    <w:rsid w:val="7FA42DA8"/>
    <w:rsid w:val="7FF9D814"/>
  </w:rsids>
  <m:mathPr>
    <m:mathFont m:val="Cambria Math"/>
    <m:brkBin m:val="before"/>
    <m:brkBinSub m:val="--"/>
    <m:smallFrac/>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relative:page;mso-position-vertical-relative:page" fill="f" fillcolor="white" stroke="f">
      <v:fill color="white" on="f"/>
      <v:stroke on="f"/>
      <v:textbox style="mso-fit-shape-to-text:t" inset="0,0,0,0"/>
      <o:colormru v:ext="edit" colors="#135da1,#c2c2ad,#663,#628002,#e6e6de,#f3f3ef"/>
    </o:shapedefaults>
    <o:shapelayout v:ext="edit">
      <o:idmap v:ext="edit" data="2"/>
    </o:shapelayout>
  </w:shapeDefaults>
  <w:decimalSymbol w:val=","/>
  <w:listSeparator w:val=";"/>
  <w14:docId w14:val="33255062"/>
  <w15:docId w15:val="{7C556042-405B-4583-A467-D7BF6F332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4F2D"/>
    <w:rPr>
      <w:rFonts w:ascii="Century Gothic" w:hAnsi="Century Gothic" w:cs="Century Gothic"/>
      <w:color w:val="000000"/>
      <w:sz w:val="24"/>
      <w:szCs w:val="24"/>
      <w:lang w:val="es-CL" w:bidi="hi-IN"/>
    </w:rPr>
  </w:style>
  <w:style w:type="paragraph" w:styleId="Ttulo10">
    <w:name w:val="heading 1"/>
    <w:basedOn w:val="Normal"/>
    <w:next w:val="Normal"/>
    <w:link w:val="Ttulo1Car"/>
    <w:uiPriority w:val="9"/>
    <w:qFormat/>
    <w:rsid w:val="00406248"/>
    <w:pPr>
      <w:keepNext/>
      <w:outlineLvl w:val="0"/>
    </w:pPr>
    <w:rPr>
      <w:b/>
      <w:color w:val="3682A2"/>
      <w:sz w:val="32"/>
      <w:szCs w:val="32"/>
    </w:rPr>
  </w:style>
  <w:style w:type="paragraph" w:styleId="Ttulo2">
    <w:name w:val="heading 2"/>
    <w:basedOn w:val="Normal"/>
    <w:next w:val="Normal"/>
    <w:link w:val="Ttulo2Car"/>
    <w:qFormat/>
    <w:rsid w:val="00D970E3"/>
    <w:pPr>
      <w:keepNext/>
      <w:spacing w:after="40"/>
      <w:outlineLvl w:val="1"/>
    </w:pPr>
    <w:rPr>
      <w:rFonts w:ascii="Arial" w:hAnsi="Arial"/>
      <w:b/>
      <w:color w:val="000000" w:themeColor="text1"/>
      <w:szCs w:val="32"/>
    </w:rPr>
  </w:style>
  <w:style w:type="paragraph" w:styleId="Ttulo3">
    <w:name w:val="heading 3"/>
    <w:basedOn w:val="Normal"/>
    <w:next w:val="Normal"/>
    <w:qFormat/>
    <w:rsid w:val="00120992"/>
    <w:pPr>
      <w:keepNext/>
      <w:numPr>
        <w:numId w:val="5"/>
      </w:numPr>
      <w:outlineLvl w:val="2"/>
    </w:pPr>
    <w:rPr>
      <w:rFonts w:ascii="Arial" w:hAnsi="Arial" w:cs="Times New Roman"/>
      <w:b/>
      <w:color w:val="auto"/>
      <w:sz w:val="28"/>
      <w:szCs w:val="28"/>
    </w:rPr>
  </w:style>
  <w:style w:type="paragraph" w:styleId="Ttulo4">
    <w:name w:val="heading 4"/>
    <w:basedOn w:val="Normal"/>
    <w:next w:val="Normal"/>
    <w:qFormat/>
    <w:rsid w:val="00406248"/>
    <w:pPr>
      <w:keepNext/>
      <w:outlineLvl w:val="3"/>
    </w:pPr>
    <w:rPr>
      <w:rFonts w:ascii="Palatino" w:hAnsi="Palatino" w:cs="Times New Roman"/>
      <w:color w:val="auto"/>
    </w:rPr>
  </w:style>
  <w:style w:type="paragraph" w:styleId="Ttulo5">
    <w:name w:val="heading 5"/>
    <w:basedOn w:val="Normal"/>
    <w:next w:val="Normal"/>
    <w:qFormat/>
    <w:rsid w:val="00406248"/>
    <w:pPr>
      <w:spacing w:before="240" w:after="60"/>
      <w:outlineLvl w:val="4"/>
    </w:pPr>
    <w:rPr>
      <w:rFonts w:ascii="Comic Sans MS" w:hAnsi="Comic Sans MS" w:cs="Times New Roman"/>
      <w:color w:val="003300"/>
      <w:sz w:val="26"/>
      <w:szCs w:val="26"/>
    </w:rPr>
  </w:style>
  <w:style w:type="paragraph" w:styleId="Ttulo6">
    <w:name w:val="heading 6"/>
    <w:basedOn w:val="Normal"/>
    <w:next w:val="Normal"/>
    <w:qFormat/>
    <w:rsid w:val="00406248"/>
    <w:pPr>
      <w:spacing w:before="240" w:after="60"/>
      <w:outlineLvl w:val="5"/>
    </w:pPr>
    <w:rPr>
      <w:rFonts w:ascii="Times" w:hAnsi="Times" w:cs="Times"/>
      <w:b/>
      <w:color w:val="003300"/>
      <w:sz w:val="22"/>
      <w:szCs w:val="22"/>
    </w:rPr>
  </w:style>
  <w:style w:type="paragraph" w:styleId="Ttulo9">
    <w:name w:val="heading 9"/>
    <w:basedOn w:val="Normal"/>
    <w:next w:val="Normal"/>
    <w:qFormat/>
    <w:rsid w:val="00406248"/>
    <w:pPr>
      <w:keepNext/>
      <w:outlineLvl w:val="8"/>
    </w:pPr>
    <w:rPr>
      <w:i/>
      <w:color w:val="666633"/>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406248"/>
    <w:pPr>
      <w:tabs>
        <w:tab w:val="center" w:pos="4320"/>
        <w:tab w:val="right" w:pos="8640"/>
      </w:tabs>
    </w:pPr>
  </w:style>
  <w:style w:type="paragraph" w:styleId="Piedepgina">
    <w:name w:val="footer"/>
    <w:basedOn w:val="Normal"/>
    <w:link w:val="PiedepginaCar"/>
    <w:uiPriority w:val="99"/>
    <w:rsid w:val="00406248"/>
    <w:pPr>
      <w:tabs>
        <w:tab w:val="center" w:pos="4320"/>
        <w:tab w:val="right" w:pos="8640"/>
      </w:tabs>
    </w:pPr>
  </w:style>
  <w:style w:type="paragraph" w:styleId="Listaconvietas">
    <w:name w:val="List Bullet"/>
    <w:basedOn w:val="Normal"/>
    <w:rsid w:val="00406248"/>
    <w:pPr>
      <w:numPr>
        <w:numId w:val="1"/>
      </w:numPr>
    </w:pPr>
    <w:rPr>
      <w:sz w:val="20"/>
      <w:szCs w:val="20"/>
    </w:rPr>
  </w:style>
  <w:style w:type="character" w:customStyle="1" w:styleId="TextoindependienteCar">
    <w:name w:val="Texto independiente Car"/>
    <w:basedOn w:val="Fuentedeprrafopredeter"/>
    <w:link w:val="Textoindependiente"/>
    <w:locked/>
    <w:rsid w:val="00406248"/>
    <w:rPr>
      <w:rFonts w:ascii="Century Gothic" w:hAnsi="Century Gothic" w:cs="Century Gothic" w:hint="default"/>
      <w:sz w:val="17"/>
      <w:lang w:val="es-ES" w:eastAsia="es-ES" w:bidi="es-ES"/>
    </w:rPr>
  </w:style>
  <w:style w:type="paragraph" w:styleId="Textoindependiente">
    <w:name w:val="Body Text"/>
    <w:basedOn w:val="Normal"/>
    <w:link w:val="TextoindependienteCar"/>
    <w:rsid w:val="00406248"/>
    <w:pPr>
      <w:tabs>
        <w:tab w:val="left" w:pos="3326"/>
      </w:tabs>
      <w:spacing w:after="120" w:line="260" w:lineRule="atLeast"/>
      <w:jc w:val="both"/>
    </w:pPr>
    <w:rPr>
      <w:color w:val="auto"/>
      <w:sz w:val="17"/>
      <w:szCs w:val="17"/>
    </w:rPr>
  </w:style>
  <w:style w:type="paragraph" w:styleId="Textodeglobo">
    <w:name w:val="Balloon Text"/>
    <w:basedOn w:val="Normal"/>
    <w:semiHidden/>
    <w:rsid w:val="00406248"/>
    <w:rPr>
      <w:rFonts w:ascii="Tahoma" w:hAnsi="Tahoma" w:cs="Times New Roman"/>
      <w:sz w:val="16"/>
      <w:szCs w:val="16"/>
    </w:rPr>
  </w:style>
  <w:style w:type="paragraph" w:customStyle="1" w:styleId="TtulodeTDC1">
    <w:name w:val="Título de TDC1"/>
    <w:basedOn w:val="Normal"/>
    <w:rsid w:val="00406248"/>
    <w:pPr>
      <w:spacing w:before="60" w:after="120"/>
    </w:pPr>
    <w:rPr>
      <w:color w:val="3682A2"/>
      <w:sz w:val="22"/>
      <w:szCs w:val="22"/>
      <w:lang w:val="es-ES" w:bidi="es-ES"/>
    </w:rPr>
  </w:style>
  <w:style w:type="paragraph" w:customStyle="1" w:styleId="PageTitle">
    <w:name w:val="Page Title"/>
    <w:basedOn w:val="Normal"/>
    <w:rsid w:val="00406248"/>
    <w:pPr>
      <w:jc w:val="right"/>
    </w:pPr>
    <w:rPr>
      <w:b/>
      <w:caps/>
      <w:color w:val="FFFFFF"/>
      <w:sz w:val="18"/>
      <w:szCs w:val="18"/>
      <w:lang w:val="es-ES" w:bidi="es-ES"/>
    </w:rPr>
  </w:style>
  <w:style w:type="paragraph" w:customStyle="1" w:styleId="CaptionText">
    <w:name w:val="Caption Text"/>
    <w:basedOn w:val="Normal"/>
    <w:rsid w:val="00406248"/>
    <w:pPr>
      <w:spacing w:line="240" w:lineRule="atLeast"/>
    </w:pPr>
    <w:rPr>
      <w:i/>
      <w:color w:val="336699"/>
      <w:sz w:val="14"/>
      <w:szCs w:val="14"/>
      <w:lang w:val="es-ES" w:bidi="es-ES"/>
    </w:rPr>
  </w:style>
  <w:style w:type="character" w:customStyle="1" w:styleId="TOCNumberChar">
    <w:name w:val="TOC Number Char"/>
    <w:basedOn w:val="Fuentedeprrafopredeter"/>
    <w:link w:val="TOCNumber"/>
    <w:locked/>
    <w:rsid w:val="00406248"/>
    <w:rPr>
      <w:rFonts w:ascii="Century Gothic" w:hAnsi="Century Gothic" w:hint="default"/>
      <w:b/>
      <w:bCs w:val="0"/>
      <w:color w:val="000000"/>
      <w:sz w:val="18"/>
      <w:szCs w:val="24"/>
      <w:lang w:val="es-ES" w:eastAsia="es-ES" w:bidi="es-ES"/>
    </w:rPr>
  </w:style>
  <w:style w:type="paragraph" w:customStyle="1" w:styleId="TOCNumber">
    <w:name w:val="TOC Number"/>
    <w:basedOn w:val="Normal"/>
    <w:link w:val="TOCNumberChar"/>
    <w:rsid w:val="00406248"/>
    <w:pPr>
      <w:spacing w:before="60"/>
    </w:pPr>
    <w:rPr>
      <w:b/>
      <w:sz w:val="18"/>
      <w:szCs w:val="18"/>
      <w:lang w:val="es-ES" w:bidi="es-ES"/>
    </w:rPr>
  </w:style>
  <w:style w:type="paragraph" w:customStyle="1" w:styleId="Masthead">
    <w:name w:val="Masthead"/>
    <w:basedOn w:val="Normal"/>
    <w:rsid w:val="00406248"/>
    <w:pPr>
      <w:ind w:left="144"/>
    </w:pPr>
    <w:rPr>
      <w:color w:val="FFFFFF"/>
      <w:sz w:val="96"/>
      <w:szCs w:val="96"/>
      <w:lang w:val="es-ES" w:bidi="es-ES"/>
    </w:rPr>
  </w:style>
  <w:style w:type="paragraph" w:customStyle="1" w:styleId="VolumeandIssue">
    <w:name w:val="Volume and Issue"/>
    <w:basedOn w:val="Normal"/>
    <w:rsid w:val="00406248"/>
    <w:rPr>
      <w:b/>
      <w:caps/>
      <w:color w:val="FFFFFF"/>
      <w:spacing w:val="20"/>
      <w:sz w:val="18"/>
      <w:szCs w:val="18"/>
      <w:lang w:val="es-ES" w:bidi="es-ES"/>
    </w:rPr>
  </w:style>
  <w:style w:type="paragraph" w:customStyle="1" w:styleId="TOCText">
    <w:name w:val="TOC Text"/>
    <w:basedOn w:val="Normal"/>
    <w:rsid w:val="00406248"/>
    <w:pPr>
      <w:spacing w:before="60" w:after="60" w:line="320" w:lineRule="exact"/>
    </w:pPr>
    <w:rPr>
      <w:color w:val="auto"/>
      <w:sz w:val="16"/>
      <w:szCs w:val="16"/>
      <w:lang w:val="es-ES" w:bidi="es-ES"/>
    </w:rPr>
  </w:style>
  <w:style w:type="paragraph" w:customStyle="1" w:styleId="Pullquote">
    <w:name w:val="Pullquote"/>
    <w:basedOn w:val="Normal"/>
    <w:rsid w:val="00406248"/>
    <w:pPr>
      <w:pBdr>
        <w:top w:val="single" w:sz="6" w:space="1" w:color="336699"/>
        <w:bottom w:val="single" w:sz="6" w:space="1" w:color="336699"/>
      </w:pBdr>
      <w:spacing w:before="60" w:after="60" w:line="280" w:lineRule="exact"/>
      <w:ind w:left="58" w:right="58"/>
      <w:jc w:val="center"/>
    </w:pPr>
    <w:rPr>
      <w:i/>
      <w:color w:val="3682A2"/>
      <w:sz w:val="20"/>
      <w:szCs w:val="20"/>
      <w:lang w:val="es-ES" w:bidi="es-ES"/>
    </w:rPr>
  </w:style>
  <w:style w:type="paragraph" w:customStyle="1" w:styleId="Dates">
    <w:name w:val="Dates"/>
    <w:rsid w:val="00406248"/>
    <w:pPr>
      <w:jc w:val="center"/>
    </w:pPr>
    <w:rPr>
      <w:rFonts w:ascii="Trebuchet MS" w:hAnsi="Trebuchet MS" w:cs="Trebuchet MS"/>
      <w:sz w:val="18"/>
      <w:szCs w:val="18"/>
      <w:lang w:bidi="es-ES"/>
    </w:rPr>
  </w:style>
  <w:style w:type="paragraph" w:customStyle="1" w:styleId="Weekdays">
    <w:name w:val="Weekdays"/>
    <w:rsid w:val="00406248"/>
    <w:pPr>
      <w:jc w:val="center"/>
    </w:pPr>
    <w:rPr>
      <w:rFonts w:ascii="Trebuchet MS" w:hAnsi="Trebuchet MS" w:cs="Trebuchet MS"/>
      <w:b/>
      <w:color w:val="3682A2"/>
      <w:sz w:val="18"/>
      <w:szCs w:val="18"/>
      <w:lang w:bidi="es-ES"/>
    </w:rPr>
  </w:style>
  <w:style w:type="paragraph" w:customStyle="1" w:styleId="MonthNames">
    <w:name w:val="Month Names"/>
    <w:rsid w:val="00406248"/>
    <w:pPr>
      <w:tabs>
        <w:tab w:val="center" w:pos="707"/>
        <w:tab w:val="center" w:pos="812"/>
      </w:tabs>
      <w:jc w:val="center"/>
    </w:pPr>
    <w:rPr>
      <w:rFonts w:ascii="Century Gothic" w:hAnsi="Century Gothic" w:cs="Century Gothic"/>
      <w:b/>
      <w:bCs/>
      <w:caps/>
      <w:color w:val="FFFFFF"/>
      <w:sz w:val="18"/>
      <w:szCs w:val="18"/>
      <w:lang w:bidi="es-ES"/>
    </w:rPr>
  </w:style>
  <w:style w:type="paragraph" w:customStyle="1" w:styleId="DatesWeekend">
    <w:name w:val="Dates Weekend"/>
    <w:basedOn w:val="Dates"/>
    <w:rsid w:val="00406248"/>
    <w:rPr>
      <w:color w:val="000000"/>
    </w:rPr>
  </w:style>
  <w:style w:type="paragraph" w:customStyle="1" w:styleId="PageTitleLeft">
    <w:name w:val="Page Title Left"/>
    <w:basedOn w:val="PageTitle"/>
    <w:rsid w:val="00406248"/>
    <w:pPr>
      <w:jc w:val="left"/>
    </w:pPr>
  </w:style>
  <w:style w:type="paragraph" w:customStyle="1" w:styleId="PageNumberRight">
    <w:name w:val="Page Number Right"/>
    <w:basedOn w:val="Normal"/>
    <w:rsid w:val="00406248"/>
    <w:pPr>
      <w:jc w:val="right"/>
    </w:pPr>
    <w:rPr>
      <w:b/>
      <w:caps/>
      <w:color w:val="FFFFFF"/>
      <w:sz w:val="18"/>
      <w:szCs w:val="18"/>
      <w:lang w:val="es-ES" w:bidi="es-ES"/>
    </w:rPr>
  </w:style>
  <w:style w:type="paragraph" w:customStyle="1" w:styleId="NewsletterDate">
    <w:name w:val="Newsletter Date"/>
    <w:basedOn w:val="Normal"/>
    <w:rsid w:val="00406248"/>
    <w:rPr>
      <w:color w:val="3682A2"/>
      <w:sz w:val="22"/>
      <w:szCs w:val="22"/>
      <w:lang w:val="es-ES" w:bidi="es-ES"/>
    </w:rPr>
  </w:style>
  <w:style w:type="character" w:customStyle="1" w:styleId="EventsChar">
    <w:name w:val="Events Char"/>
    <w:basedOn w:val="TextoindependienteCar"/>
    <w:link w:val="Events"/>
    <w:locked/>
    <w:rsid w:val="00406248"/>
    <w:rPr>
      <w:rFonts w:ascii="Century Gothic" w:hAnsi="Century Gothic" w:cs="Century Gothic" w:hint="default"/>
      <w:b/>
      <w:bCs w:val="0"/>
      <w:sz w:val="17"/>
      <w:lang w:val="es-ES" w:eastAsia="es-ES" w:bidi="es-ES"/>
    </w:rPr>
  </w:style>
  <w:style w:type="paragraph" w:customStyle="1" w:styleId="Events">
    <w:name w:val="Events"/>
    <w:basedOn w:val="Textoindependiente"/>
    <w:link w:val="EventsChar"/>
    <w:rsid w:val="00406248"/>
    <w:rPr>
      <w:b/>
      <w:lang w:val="es-ES" w:bidi="es-ES"/>
    </w:rPr>
  </w:style>
  <w:style w:type="paragraph" w:customStyle="1" w:styleId="Space">
    <w:name w:val="Space"/>
    <w:basedOn w:val="Textoindependiente"/>
    <w:rsid w:val="00406248"/>
    <w:pPr>
      <w:spacing w:after="0" w:line="240" w:lineRule="auto"/>
    </w:pPr>
    <w:rPr>
      <w:sz w:val="12"/>
      <w:szCs w:val="12"/>
      <w:lang w:val="es-ES" w:bidi="es-ES"/>
    </w:rPr>
  </w:style>
  <w:style w:type="character" w:styleId="Nmerodepgina">
    <w:name w:val="page number"/>
    <w:rsid w:val="00406248"/>
    <w:rPr>
      <w:rFonts w:ascii="Century Gothic" w:hAnsi="Century Gothic" w:cs="Century Gothic" w:hint="default"/>
      <w:b/>
      <w:bCs w:val="0"/>
      <w:caps/>
      <w:strike w:val="0"/>
      <w:dstrike w:val="0"/>
      <w:color w:val="FFFFFF"/>
      <w:spacing w:val="0"/>
      <w:w w:val="100"/>
      <w:kern w:val="0"/>
      <w:position w:val="0"/>
      <w:sz w:val="18"/>
      <w:szCs w:val="18"/>
      <w:u w:val="none"/>
      <w:effect w:val="none"/>
      <w:vertAlign w:val="baseline"/>
    </w:rPr>
  </w:style>
  <w:style w:type="character" w:styleId="Hipervnculo">
    <w:name w:val="Hyperlink"/>
    <w:basedOn w:val="Fuentedeprrafopredeter"/>
    <w:uiPriority w:val="99"/>
    <w:rsid w:val="00790227"/>
    <w:rPr>
      <w:color w:val="6B9F25" w:themeColor="hyperlink"/>
      <w:u w:val="single"/>
    </w:rPr>
  </w:style>
  <w:style w:type="paragraph" w:styleId="Prrafodelista">
    <w:name w:val="List Paragraph"/>
    <w:basedOn w:val="Normal"/>
    <w:link w:val="PrrafodelistaCar"/>
    <w:uiPriority w:val="34"/>
    <w:qFormat/>
    <w:rsid w:val="003F6632"/>
    <w:pPr>
      <w:ind w:left="720"/>
      <w:contextualSpacing/>
    </w:pPr>
    <w:rPr>
      <w:rFonts w:cs="Mangal"/>
      <w:szCs w:val="21"/>
    </w:rPr>
  </w:style>
  <w:style w:type="character" w:customStyle="1" w:styleId="Ttulo1Car">
    <w:name w:val="Título 1 Car"/>
    <w:basedOn w:val="Fuentedeprrafopredeter"/>
    <w:link w:val="Ttulo10"/>
    <w:uiPriority w:val="9"/>
    <w:rsid w:val="00E71CFE"/>
    <w:rPr>
      <w:rFonts w:ascii="Century Gothic" w:hAnsi="Century Gothic" w:cs="Century Gothic"/>
      <w:b/>
      <w:color w:val="3682A2"/>
      <w:sz w:val="32"/>
      <w:szCs w:val="32"/>
      <w:lang w:val="en-US" w:bidi="hi-IN"/>
    </w:rPr>
  </w:style>
  <w:style w:type="paragraph" w:customStyle="1" w:styleId="Default">
    <w:name w:val="Default"/>
    <w:rsid w:val="007B3DF5"/>
    <w:pPr>
      <w:autoSpaceDE w:val="0"/>
      <w:autoSpaceDN w:val="0"/>
      <w:adjustRightInd w:val="0"/>
    </w:pPr>
    <w:rPr>
      <w:rFonts w:ascii="Arial" w:eastAsiaTheme="minorHAnsi" w:hAnsi="Arial" w:cs="Arial"/>
      <w:color w:val="000000"/>
      <w:sz w:val="24"/>
      <w:szCs w:val="24"/>
      <w:lang w:val="es-CL" w:eastAsia="en-US"/>
    </w:rPr>
  </w:style>
  <w:style w:type="table" w:styleId="Listaclara-nfasis2">
    <w:name w:val="Light List Accent 2"/>
    <w:basedOn w:val="Tablanormal"/>
    <w:uiPriority w:val="61"/>
    <w:rsid w:val="007B3DF5"/>
    <w:rPr>
      <w:rFonts w:asciiTheme="minorHAnsi" w:eastAsiaTheme="minorHAnsi" w:hAnsiTheme="minorHAnsi" w:cstheme="minorBidi"/>
      <w:sz w:val="22"/>
      <w:szCs w:val="22"/>
      <w:lang w:val="es-CL" w:eastAsia="en-US"/>
    </w:rPr>
    <w:tblPr>
      <w:tblStyleRowBandSize w:val="1"/>
      <w:tblStyleColBandSize w:val="1"/>
      <w:tblBorders>
        <w:top w:val="single" w:sz="8" w:space="0" w:color="D55816" w:themeColor="accent2"/>
        <w:left w:val="single" w:sz="8" w:space="0" w:color="D55816" w:themeColor="accent2"/>
        <w:bottom w:val="single" w:sz="8" w:space="0" w:color="D55816" w:themeColor="accent2"/>
        <w:right w:val="single" w:sz="8" w:space="0" w:color="D55816" w:themeColor="accent2"/>
      </w:tblBorders>
    </w:tblPr>
    <w:tblStylePr w:type="firstRow">
      <w:pPr>
        <w:spacing w:before="0" w:after="0" w:line="240" w:lineRule="auto"/>
      </w:pPr>
      <w:rPr>
        <w:b/>
        <w:bCs/>
        <w:color w:val="FFFFFF" w:themeColor="background1"/>
      </w:rPr>
      <w:tblPr/>
      <w:tcPr>
        <w:shd w:val="clear" w:color="auto" w:fill="D55816" w:themeFill="accent2"/>
      </w:tcPr>
    </w:tblStylePr>
    <w:tblStylePr w:type="lastRow">
      <w:pPr>
        <w:spacing w:before="0" w:after="0" w:line="240" w:lineRule="auto"/>
      </w:pPr>
      <w:rPr>
        <w:b/>
        <w:bCs/>
      </w:rPr>
      <w:tblPr/>
      <w:tcPr>
        <w:tcBorders>
          <w:top w:val="double" w:sz="6" w:space="0" w:color="D55816" w:themeColor="accent2"/>
          <w:left w:val="single" w:sz="8" w:space="0" w:color="D55816" w:themeColor="accent2"/>
          <w:bottom w:val="single" w:sz="8" w:space="0" w:color="D55816" w:themeColor="accent2"/>
          <w:right w:val="single" w:sz="8" w:space="0" w:color="D55816" w:themeColor="accent2"/>
        </w:tcBorders>
      </w:tcPr>
    </w:tblStylePr>
    <w:tblStylePr w:type="firstCol">
      <w:rPr>
        <w:b/>
        <w:bCs/>
      </w:rPr>
    </w:tblStylePr>
    <w:tblStylePr w:type="lastCol">
      <w:rPr>
        <w:b/>
        <w:bCs/>
      </w:rPr>
    </w:tblStylePr>
    <w:tblStylePr w:type="band1Vert">
      <w:tblPr/>
      <w:tcPr>
        <w:tcBorders>
          <w:top w:val="single" w:sz="8" w:space="0" w:color="D55816" w:themeColor="accent2"/>
          <w:left w:val="single" w:sz="8" w:space="0" w:color="D55816" w:themeColor="accent2"/>
          <w:bottom w:val="single" w:sz="8" w:space="0" w:color="D55816" w:themeColor="accent2"/>
          <w:right w:val="single" w:sz="8" w:space="0" w:color="D55816" w:themeColor="accent2"/>
        </w:tcBorders>
      </w:tcPr>
    </w:tblStylePr>
    <w:tblStylePr w:type="band1Horz">
      <w:tblPr/>
      <w:tcPr>
        <w:tcBorders>
          <w:top w:val="single" w:sz="8" w:space="0" w:color="D55816" w:themeColor="accent2"/>
          <w:left w:val="single" w:sz="8" w:space="0" w:color="D55816" w:themeColor="accent2"/>
          <w:bottom w:val="single" w:sz="8" w:space="0" w:color="D55816" w:themeColor="accent2"/>
          <w:right w:val="single" w:sz="8" w:space="0" w:color="D55816" w:themeColor="accent2"/>
        </w:tcBorders>
      </w:tcPr>
    </w:tblStylePr>
  </w:style>
  <w:style w:type="table" w:styleId="Listamedia2-nfasis2">
    <w:name w:val="Medium List 2 Accent 2"/>
    <w:basedOn w:val="Tablanormal"/>
    <w:uiPriority w:val="66"/>
    <w:rsid w:val="00B4440F"/>
    <w:rPr>
      <w:rFonts w:asciiTheme="majorHAnsi" w:eastAsiaTheme="majorEastAsia" w:hAnsiTheme="majorHAnsi" w:cstheme="majorBidi"/>
      <w:color w:val="000000" w:themeColor="text1"/>
      <w:sz w:val="22"/>
      <w:szCs w:val="22"/>
      <w:lang w:val="es-CL" w:eastAsia="en-US"/>
    </w:rPr>
    <w:tblPr>
      <w:tblStyleRowBandSize w:val="1"/>
      <w:tblStyleColBandSize w:val="1"/>
      <w:tblBorders>
        <w:top w:val="single" w:sz="8" w:space="0" w:color="D55816" w:themeColor="accent2"/>
        <w:left w:val="single" w:sz="8" w:space="0" w:color="D55816" w:themeColor="accent2"/>
        <w:bottom w:val="single" w:sz="8" w:space="0" w:color="D55816" w:themeColor="accent2"/>
        <w:right w:val="single" w:sz="8" w:space="0" w:color="D55816" w:themeColor="accent2"/>
      </w:tblBorders>
    </w:tblPr>
    <w:tblStylePr w:type="firstRow">
      <w:rPr>
        <w:sz w:val="24"/>
        <w:szCs w:val="24"/>
      </w:rPr>
      <w:tblPr/>
      <w:tcPr>
        <w:tcBorders>
          <w:top w:val="nil"/>
          <w:left w:val="nil"/>
          <w:bottom w:val="single" w:sz="24" w:space="0" w:color="D55816" w:themeColor="accent2"/>
          <w:right w:val="nil"/>
          <w:insideH w:val="nil"/>
          <w:insideV w:val="nil"/>
        </w:tcBorders>
        <w:shd w:val="clear" w:color="auto" w:fill="FFFFFF" w:themeFill="background1"/>
      </w:tcPr>
    </w:tblStylePr>
    <w:tblStylePr w:type="lastRow">
      <w:tblPr/>
      <w:tcPr>
        <w:tcBorders>
          <w:top w:val="single" w:sz="8" w:space="0" w:color="D55816"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55816" w:themeColor="accent2"/>
          <w:insideH w:val="nil"/>
          <w:insideV w:val="nil"/>
        </w:tcBorders>
        <w:shd w:val="clear" w:color="auto" w:fill="FFFFFF" w:themeFill="background1"/>
      </w:tcPr>
    </w:tblStylePr>
    <w:tblStylePr w:type="lastCol">
      <w:tblPr/>
      <w:tcPr>
        <w:tcBorders>
          <w:top w:val="nil"/>
          <w:left w:val="single" w:sz="8" w:space="0" w:color="D5581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4C1" w:themeFill="accent2" w:themeFillTint="3F"/>
      </w:tcPr>
    </w:tblStylePr>
    <w:tblStylePr w:type="band1Horz">
      <w:tblPr/>
      <w:tcPr>
        <w:tcBorders>
          <w:top w:val="nil"/>
          <w:bottom w:val="nil"/>
          <w:insideH w:val="nil"/>
          <w:insideV w:val="nil"/>
        </w:tcBorders>
        <w:shd w:val="clear" w:color="auto" w:fill="F8D4C1" w:themeFill="accent2"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PiedepginaCar">
    <w:name w:val="Pie de página Car"/>
    <w:basedOn w:val="Fuentedeprrafopredeter"/>
    <w:link w:val="Piedepgina"/>
    <w:uiPriority w:val="99"/>
    <w:rsid w:val="005E6B7B"/>
    <w:rPr>
      <w:rFonts w:ascii="Century Gothic" w:hAnsi="Century Gothic" w:cs="Century Gothic"/>
      <w:color w:val="000000"/>
      <w:sz w:val="24"/>
      <w:szCs w:val="24"/>
      <w:lang w:val="en-US" w:bidi="hi-IN"/>
    </w:rPr>
  </w:style>
  <w:style w:type="character" w:styleId="Refdecomentario">
    <w:name w:val="annotation reference"/>
    <w:basedOn w:val="Fuentedeprrafopredeter"/>
    <w:semiHidden/>
    <w:unhideWhenUsed/>
    <w:rsid w:val="00EB41CE"/>
    <w:rPr>
      <w:sz w:val="16"/>
      <w:szCs w:val="16"/>
    </w:rPr>
  </w:style>
  <w:style w:type="paragraph" w:styleId="Textocomentario">
    <w:name w:val="annotation text"/>
    <w:basedOn w:val="Normal"/>
    <w:link w:val="TextocomentarioCar"/>
    <w:semiHidden/>
    <w:unhideWhenUsed/>
    <w:rsid w:val="00EB41CE"/>
    <w:rPr>
      <w:rFonts w:cs="Mangal"/>
      <w:sz w:val="20"/>
      <w:szCs w:val="18"/>
    </w:rPr>
  </w:style>
  <w:style w:type="character" w:customStyle="1" w:styleId="TextocomentarioCar">
    <w:name w:val="Texto comentario Car"/>
    <w:basedOn w:val="Fuentedeprrafopredeter"/>
    <w:link w:val="Textocomentario"/>
    <w:semiHidden/>
    <w:rsid w:val="00EB41CE"/>
    <w:rPr>
      <w:rFonts w:ascii="Century Gothic" w:hAnsi="Century Gothic" w:cs="Mangal"/>
      <w:color w:val="000000"/>
      <w:szCs w:val="18"/>
      <w:lang w:val="en-US" w:bidi="hi-IN"/>
    </w:rPr>
  </w:style>
  <w:style w:type="paragraph" w:styleId="Asuntodelcomentario">
    <w:name w:val="annotation subject"/>
    <w:basedOn w:val="Textocomentario"/>
    <w:next w:val="Textocomentario"/>
    <w:link w:val="AsuntodelcomentarioCar"/>
    <w:semiHidden/>
    <w:unhideWhenUsed/>
    <w:rsid w:val="00EB41CE"/>
    <w:rPr>
      <w:b/>
      <w:bCs/>
    </w:rPr>
  </w:style>
  <w:style w:type="character" w:customStyle="1" w:styleId="AsuntodelcomentarioCar">
    <w:name w:val="Asunto del comentario Car"/>
    <w:basedOn w:val="TextocomentarioCar"/>
    <w:link w:val="Asuntodelcomentario"/>
    <w:semiHidden/>
    <w:rsid w:val="00EB41CE"/>
    <w:rPr>
      <w:rFonts w:ascii="Century Gothic" w:hAnsi="Century Gothic" w:cs="Mangal"/>
      <w:b/>
      <w:bCs/>
      <w:color w:val="000000"/>
      <w:szCs w:val="18"/>
      <w:lang w:val="en-US" w:bidi="hi-IN"/>
    </w:rPr>
  </w:style>
  <w:style w:type="table" w:styleId="Tablaconcuadrcula">
    <w:name w:val="Table Grid"/>
    <w:basedOn w:val="Tablanormal"/>
    <w:rsid w:val="00A029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A02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EE329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2">
    <w:name w:val="Body Text 2"/>
    <w:basedOn w:val="Normal"/>
    <w:link w:val="Textoindependiente2Car"/>
    <w:unhideWhenUsed/>
    <w:rsid w:val="00731E5F"/>
    <w:pPr>
      <w:spacing w:after="120" w:line="480" w:lineRule="auto"/>
    </w:pPr>
    <w:rPr>
      <w:rFonts w:cs="Mangal"/>
      <w:szCs w:val="21"/>
    </w:rPr>
  </w:style>
  <w:style w:type="character" w:customStyle="1" w:styleId="Textoindependiente2Car">
    <w:name w:val="Texto independiente 2 Car"/>
    <w:basedOn w:val="Fuentedeprrafopredeter"/>
    <w:link w:val="Textoindependiente2"/>
    <w:rsid w:val="00731E5F"/>
    <w:rPr>
      <w:rFonts w:ascii="Century Gothic" w:hAnsi="Century Gothic" w:cs="Mangal"/>
      <w:color w:val="000000"/>
      <w:sz w:val="24"/>
      <w:szCs w:val="21"/>
      <w:lang w:val="en-US" w:bidi="hi-IN"/>
    </w:rPr>
  </w:style>
  <w:style w:type="table" w:styleId="Tablanormal1">
    <w:name w:val="Plain Table 1"/>
    <w:basedOn w:val="Tablanormal"/>
    <w:uiPriority w:val="41"/>
    <w:rsid w:val="0018125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71944"/>
    <w:rPr>
      <w:color w:val="808080"/>
    </w:rPr>
  </w:style>
  <w:style w:type="paragraph" w:customStyle="1" w:styleId="Estilo3">
    <w:name w:val="Estilo3"/>
    <w:basedOn w:val="Normal"/>
    <w:link w:val="Estilo3Car"/>
    <w:qFormat/>
    <w:rsid w:val="008A36D9"/>
    <w:pPr>
      <w:tabs>
        <w:tab w:val="left" w:pos="4242"/>
      </w:tabs>
      <w:jc w:val="both"/>
    </w:pPr>
    <w:rPr>
      <w:rFonts w:asciiTheme="minorHAnsi" w:hAnsiTheme="minorHAnsi"/>
      <w:color w:val="4C4C4C"/>
      <w:szCs w:val="36"/>
    </w:rPr>
  </w:style>
  <w:style w:type="character" w:customStyle="1" w:styleId="Estilo3Car">
    <w:name w:val="Estilo3 Car"/>
    <w:basedOn w:val="Fuentedeprrafopredeter"/>
    <w:link w:val="Estilo3"/>
    <w:rsid w:val="008A36D9"/>
    <w:rPr>
      <w:rFonts w:asciiTheme="minorHAnsi" w:hAnsiTheme="minorHAnsi" w:cs="Century Gothic"/>
      <w:color w:val="4C4C4C"/>
      <w:sz w:val="24"/>
      <w:szCs w:val="36"/>
      <w:lang w:val="en-US" w:bidi="hi-IN"/>
    </w:rPr>
  </w:style>
  <w:style w:type="table" w:customStyle="1" w:styleId="Cuadrculadetablaclara1">
    <w:name w:val="Cuadrícula de tabla clara1"/>
    <w:basedOn w:val="Tablanormal"/>
    <w:uiPriority w:val="40"/>
    <w:rsid w:val="00383E4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stilo1">
    <w:name w:val="Estilo1"/>
    <w:basedOn w:val="Normal"/>
    <w:link w:val="Estilo1Car"/>
    <w:qFormat/>
    <w:rsid w:val="00C2259E"/>
    <w:pPr>
      <w:tabs>
        <w:tab w:val="left" w:pos="4242"/>
      </w:tabs>
    </w:pPr>
    <w:rPr>
      <w:rFonts w:asciiTheme="minorHAnsi" w:hAnsiTheme="minorHAnsi"/>
      <w:b/>
      <w:color w:val="4C4C4C"/>
      <w:sz w:val="36"/>
      <w:szCs w:val="32"/>
    </w:rPr>
  </w:style>
  <w:style w:type="character" w:customStyle="1" w:styleId="Estilo1Car">
    <w:name w:val="Estilo1 Car"/>
    <w:basedOn w:val="Fuentedeprrafopredeter"/>
    <w:link w:val="Estilo1"/>
    <w:rsid w:val="00C2259E"/>
    <w:rPr>
      <w:rFonts w:asciiTheme="minorHAnsi" w:hAnsiTheme="minorHAnsi" w:cs="Century Gothic"/>
      <w:b/>
      <w:color w:val="4C4C4C"/>
      <w:sz w:val="36"/>
      <w:szCs w:val="32"/>
      <w:lang w:val="en-US" w:bidi="hi-IN"/>
    </w:rPr>
  </w:style>
  <w:style w:type="table" w:customStyle="1" w:styleId="Cuadrculadetablaclara11">
    <w:name w:val="Cuadrícula de tabla clara11"/>
    <w:basedOn w:val="Tablanormal"/>
    <w:uiPriority w:val="40"/>
    <w:rsid w:val="00635E0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TITULO1">
    <w:name w:val="TITULO 1"/>
    <w:basedOn w:val="Normal"/>
    <w:link w:val="TITULO1Car"/>
    <w:qFormat/>
    <w:rsid w:val="00635E0C"/>
    <w:pPr>
      <w:tabs>
        <w:tab w:val="left" w:pos="4242"/>
      </w:tabs>
      <w:spacing w:before="360" w:after="120"/>
    </w:pPr>
    <w:rPr>
      <w:rFonts w:asciiTheme="minorHAnsi" w:eastAsiaTheme="minorHAnsi" w:hAnsiTheme="minorHAnsi" w:cstheme="minorBidi"/>
      <w:b/>
      <w:color w:val="4C4C4C"/>
      <w:sz w:val="36"/>
      <w:szCs w:val="36"/>
      <w:lang w:eastAsia="en-US" w:bidi="ar-SA"/>
    </w:rPr>
  </w:style>
  <w:style w:type="character" w:customStyle="1" w:styleId="TITULO1Car">
    <w:name w:val="TITULO 1 Car"/>
    <w:basedOn w:val="Fuentedeprrafopredeter"/>
    <w:link w:val="TITULO1"/>
    <w:rsid w:val="00635E0C"/>
    <w:rPr>
      <w:rFonts w:asciiTheme="minorHAnsi" w:eastAsiaTheme="minorHAnsi" w:hAnsiTheme="minorHAnsi" w:cstheme="minorBidi"/>
      <w:b/>
      <w:color w:val="4C4C4C"/>
      <w:sz w:val="36"/>
      <w:szCs w:val="36"/>
      <w:lang w:val="es-CL" w:eastAsia="en-US"/>
    </w:rPr>
  </w:style>
  <w:style w:type="paragraph" w:styleId="Ttulo">
    <w:name w:val="Title"/>
    <w:basedOn w:val="Normal"/>
    <w:next w:val="Normal"/>
    <w:link w:val="TtuloCar"/>
    <w:qFormat/>
    <w:rsid w:val="00311DF0"/>
    <w:pPr>
      <w:contextualSpacing/>
    </w:pPr>
    <w:rPr>
      <w:rFonts w:asciiTheme="majorHAnsi" w:eastAsiaTheme="majorEastAsia" w:hAnsiTheme="majorHAnsi" w:cs="Mangal"/>
      <w:color w:val="auto"/>
      <w:spacing w:val="-10"/>
      <w:kern w:val="28"/>
      <w:sz w:val="56"/>
      <w:szCs w:val="50"/>
    </w:rPr>
  </w:style>
  <w:style w:type="character" w:customStyle="1" w:styleId="TtuloCar">
    <w:name w:val="Título Car"/>
    <w:basedOn w:val="Fuentedeprrafopredeter"/>
    <w:link w:val="Ttulo"/>
    <w:rsid w:val="00311DF0"/>
    <w:rPr>
      <w:rFonts w:asciiTheme="majorHAnsi" w:eastAsiaTheme="majorEastAsia" w:hAnsiTheme="majorHAnsi" w:cs="Mangal"/>
      <w:spacing w:val="-10"/>
      <w:kern w:val="28"/>
      <w:sz w:val="56"/>
      <w:szCs w:val="50"/>
      <w:lang w:val="en-US" w:bidi="hi-IN"/>
    </w:rPr>
  </w:style>
  <w:style w:type="paragraph" w:styleId="Subttulo">
    <w:name w:val="Subtitle"/>
    <w:basedOn w:val="Normal"/>
    <w:next w:val="Normal"/>
    <w:link w:val="SubttuloCar"/>
    <w:qFormat/>
    <w:rsid w:val="00311DF0"/>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tuloCar">
    <w:name w:val="Subtítulo Car"/>
    <w:basedOn w:val="Fuentedeprrafopredeter"/>
    <w:link w:val="Subttulo"/>
    <w:rsid w:val="00311DF0"/>
    <w:rPr>
      <w:rFonts w:asciiTheme="minorHAnsi" w:eastAsiaTheme="minorEastAsia" w:hAnsiTheme="minorHAnsi" w:cs="Mangal"/>
      <w:color w:val="5A5A5A" w:themeColor="text1" w:themeTint="A5"/>
      <w:spacing w:val="15"/>
      <w:sz w:val="22"/>
      <w:lang w:val="en-US" w:bidi="hi-IN"/>
    </w:rPr>
  </w:style>
  <w:style w:type="character" w:styleId="Textoennegrita">
    <w:name w:val="Strong"/>
    <w:basedOn w:val="Fuentedeprrafopredeter"/>
    <w:uiPriority w:val="22"/>
    <w:qFormat/>
    <w:rsid w:val="00311DF0"/>
    <w:rPr>
      <w:b/>
      <w:bCs/>
    </w:rPr>
  </w:style>
  <w:style w:type="paragraph" w:customStyle="1" w:styleId="PARRAFO">
    <w:name w:val="PARRAFO"/>
    <w:basedOn w:val="Normal"/>
    <w:link w:val="PARRAFOCar"/>
    <w:qFormat/>
    <w:rsid w:val="00132D2E"/>
    <w:pPr>
      <w:tabs>
        <w:tab w:val="left" w:pos="4242"/>
      </w:tabs>
      <w:spacing w:after="240"/>
      <w:jc w:val="both"/>
    </w:pPr>
    <w:rPr>
      <w:rFonts w:asciiTheme="minorHAnsi" w:eastAsiaTheme="minorHAnsi" w:hAnsiTheme="minorHAnsi" w:cstheme="minorBidi"/>
      <w:color w:val="4C4C4C"/>
      <w:sz w:val="22"/>
      <w:szCs w:val="22"/>
      <w:lang w:val="es-ES" w:eastAsia="en-US" w:bidi="ar-SA"/>
    </w:rPr>
  </w:style>
  <w:style w:type="character" w:customStyle="1" w:styleId="PARRAFOCar">
    <w:name w:val="PARRAFO Car"/>
    <w:basedOn w:val="Fuentedeprrafopredeter"/>
    <w:link w:val="PARRAFO"/>
    <w:rsid w:val="00132D2E"/>
    <w:rPr>
      <w:rFonts w:asciiTheme="minorHAnsi" w:eastAsiaTheme="minorHAnsi" w:hAnsiTheme="minorHAnsi" w:cstheme="minorBidi"/>
      <w:color w:val="4C4C4C"/>
      <w:sz w:val="22"/>
      <w:szCs w:val="22"/>
      <w:lang w:eastAsia="en-US"/>
    </w:rPr>
  </w:style>
  <w:style w:type="paragraph" w:customStyle="1" w:styleId="BIBLIOGRAFA1">
    <w:name w:val="BIBLIOGRAFÍA 1"/>
    <w:basedOn w:val="PARRAFO"/>
    <w:uiPriority w:val="4"/>
    <w:qFormat/>
    <w:rsid w:val="00132D2E"/>
    <w:pPr>
      <w:ind w:left="1134" w:hanging="1134"/>
    </w:pPr>
  </w:style>
  <w:style w:type="character" w:customStyle="1" w:styleId="TextoindependienteCar1">
    <w:name w:val="Texto independiente Car1"/>
    <w:basedOn w:val="Fuentedeprrafopredeter"/>
    <w:uiPriority w:val="99"/>
    <w:semiHidden/>
    <w:rsid w:val="00555A44"/>
  </w:style>
  <w:style w:type="table" w:styleId="Tablaconcuadrcula1clara">
    <w:name w:val="Grid Table 1 Light"/>
    <w:basedOn w:val="Tablanormal"/>
    <w:uiPriority w:val="46"/>
    <w:rsid w:val="005627E4"/>
    <w:rPr>
      <w:rFonts w:asciiTheme="minorHAnsi" w:eastAsiaTheme="minorHAnsi" w:hAnsiTheme="minorHAnsi" w:cstheme="minorBidi"/>
      <w:sz w:val="22"/>
      <w:szCs w:val="22"/>
      <w:lang w:val="es-CL"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PrrafodelistaCar">
    <w:name w:val="Párrafo de lista Car"/>
    <w:basedOn w:val="Fuentedeprrafopredeter"/>
    <w:link w:val="Prrafodelista"/>
    <w:uiPriority w:val="34"/>
    <w:rsid w:val="00F61D5E"/>
    <w:rPr>
      <w:rFonts w:ascii="Century Gothic" w:hAnsi="Century Gothic" w:cs="Mangal"/>
      <w:color w:val="000000"/>
      <w:sz w:val="24"/>
      <w:szCs w:val="21"/>
      <w:lang w:val="en-US" w:bidi="hi-IN"/>
    </w:rPr>
  </w:style>
  <w:style w:type="paragraph" w:styleId="NormalWeb">
    <w:name w:val="Normal (Web)"/>
    <w:basedOn w:val="Normal"/>
    <w:uiPriority w:val="99"/>
    <w:semiHidden/>
    <w:unhideWhenUsed/>
    <w:rsid w:val="00937CE4"/>
    <w:pPr>
      <w:spacing w:before="100" w:beforeAutospacing="1" w:after="100" w:afterAutospacing="1"/>
    </w:pPr>
    <w:rPr>
      <w:rFonts w:ascii="Times New Roman" w:hAnsi="Times New Roman" w:cs="Times New Roman"/>
      <w:color w:val="auto"/>
      <w:lang w:eastAsia="es-CL" w:bidi="ar-SA"/>
    </w:rPr>
  </w:style>
  <w:style w:type="paragraph" w:customStyle="1" w:styleId="Estilo5">
    <w:name w:val="Estilo5"/>
    <w:basedOn w:val="Estilo3"/>
    <w:link w:val="Estilo5Car"/>
    <w:autoRedefine/>
    <w:qFormat/>
    <w:rsid w:val="009A4BA3"/>
    <w:pPr>
      <w:numPr>
        <w:numId w:val="2"/>
      </w:numPr>
      <w:spacing w:before="120"/>
      <w:ind w:left="720" w:hanging="720"/>
    </w:pPr>
    <w:rPr>
      <w:rFonts w:ascii="Calibri" w:eastAsia="Calibri" w:hAnsi="Calibri" w:cs="Times New Roman"/>
      <w:b/>
      <w:color w:val="000000"/>
      <w:lang w:eastAsia="es-CL" w:bidi="ar-SA"/>
      <w14:textFill>
        <w14:solidFill>
          <w14:srgbClr w14:val="000000">
            <w14:lumMod w14:val="75000"/>
            <w14:lumOff w14:val="25000"/>
            <w14:lumMod w14:val="75000"/>
            <w14:lumOff w14:val="25000"/>
          </w14:srgbClr>
        </w14:solidFill>
      </w14:textFill>
    </w:rPr>
  </w:style>
  <w:style w:type="paragraph" w:styleId="TDC1">
    <w:name w:val="toc 1"/>
    <w:basedOn w:val="Normal"/>
    <w:next w:val="Normal"/>
    <w:autoRedefine/>
    <w:uiPriority w:val="39"/>
    <w:unhideWhenUsed/>
    <w:rsid w:val="007E70A3"/>
    <w:pPr>
      <w:tabs>
        <w:tab w:val="left" w:pos="440"/>
        <w:tab w:val="right" w:leader="dot" w:pos="10490"/>
      </w:tabs>
      <w:spacing w:after="100" w:line="360" w:lineRule="auto"/>
    </w:pPr>
    <w:rPr>
      <w:rFonts w:ascii="Arial" w:eastAsiaTheme="minorHAnsi" w:hAnsi="Arial" w:cstheme="minorBidi"/>
      <w:b/>
      <w:noProof/>
      <w:color w:val="000000" w:themeColor="text1"/>
      <w:szCs w:val="22"/>
      <w:u w:color="FFFFFF" w:themeColor="background1"/>
      <w:lang w:eastAsia="en-US" w:bidi="ar-SA"/>
    </w:rPr>
  </w:style>
  <w:style w:type="paragraph" w:styleId="TDC2">
    <w:name w:val="toc 2"/>
    <w:basedOn w:val="Normal"/>
    <w:next w:val="Normal"/>
    <w:autoRedefine/>
    <w:uiPriority w:val="39"/>
    <w:unhideWhenUsed/>
    <w:rsid w:val="009A4BA3"/>
    <w:pPr>
      <w:tabs>
        <w:tab w:val="right" w:leader="dot" w:pos="10490"/>
      </w:tabs>
      <w:spacing w:after="100" w:line="276" w:lineRule="auto"/>
      <w:ind w:left="220"/>
    </w:pPr>
    <w:rPr>
      <w:rFonts w:asciiTheme="minorHAnsi" w:eastAsiaTheme="minorHAnsi" w:hAnsiTheme="minorHAnsi" w:cstheme="minorBidi"/>
      <w:color w:val="auto"/>
      <w:sz w:val="22"/>
      <w:szCs w:val="22"/>
      <w:lang w:eastAsia="en-US" w:bidi="ar-SA"/>
    </w:rPr>
  </w:style>
  <w:style w:type="paragraph" w:customStyle="1" w:styleId="Estilo4">
    <w:name w:val="Estilo4"/>
    <w:basedOn w:val="Normal"/>
    <w:link w:val="Estilo4Car"/>
    <w:qFormat/>
    <w:rsid w:val="009A4BA3"/>
    <w:pPr>
      <w:jc w:val="both"/>
    </w:pPr>
    <w:rPr>
      <w:rFonts w:asciiTheme="minorHAnsi" w:eastAsiaTheme="minorHAnsi" w:hAnsiTheme="minorHAnsi" w:cstheme="minorBidi"/>
      <w:color w:val="595959" w:themeColor="text1" w:themeTint="A6"/>
      <w:sz w:val="22"/>
      <w:szCs w:val="22"/>
      <w:lang w:eastAsia="es-CL" w:bidi="ar-SA"/>
    </w:rPr>
  </w:style>
  <w:style w:type="character" w:customStyle="1" w:styleId="Estilo4Car">
    <w:name w:val="Estilo4 Car"/>
    <w:basedOn w:val="Fuentedeprrafopredeter"/>
    <w:link w:val="Estilo4"/>
    <w:rsid w:val="009A4BA3"/>
    <w:rPr>
      <w:rFonts w:asciiTheme="minorHAnsi" w:eastAsiaTheme="minorHAnsi" w:hAnsiTheme="minorHAnsi" w:cstheme="minorBidi"/>
      <w:color w:val="595959" w:themeColor="text1" w:themeTint="A6"/>
      <w:sz w:val="22"/>
      <w:szCs w:val="22"/>
      <w:lang w:val="es-CL" w:eastAsia="es-CL"/>
    </w:rPr>
  </w:style>
  <w:style w:type="paragraph" w:styleId="Tabladeilustraciones">
    <w:name w:val="table of figures"/>
    <w:basedOn w:val="Normal"/>
    <w:next w:val="Normal"/>
    <w:uiPriority w:val="99"/>
    <w:unhideWhenUsed/>
    <w:rsid w:val="009A4BA3"/>
    <w:pPr>
      <w:ind w:left="480" w:hanging="480"/>
    </w:pPr>
    <w:rPr>
      <w:rFonts w:asciiTheme="minorHAnsi" w:hAnsiTheme="minorHAnsi" w:cstheme="minorHAnsi"/>
      <w:caps/>
      <w:sz w:val="20"/>
      <w:szCs w:val="20"/>
    </w:rPr>
  </w:style>
  <w:style w:type="paragraph" w:customStyle="1" w:styleId="Ttulo1">
    <w:name w:val="Título1"/>
    <w:next w:val="Estilo4"/>
    <w:link w:val="Ttulo1Car0"/>
    <w:autoRedefine/>
    <w:qFormat/>
    <w:rsid w:val="00920133"/>
    <w:pPr>
      <w:numPr>
        <w:numId w:val="3"/>
      </w:numPr>
      <w:spacing w:before="120" w:after="120" w:line="360" w:lineRule="auto"/>
      <w:jc w:val="both"/>
    </w:pPr>
    <w:rPr>
      <w:rFonts w:ascii="Arial" w:eastAsiaTheme="majorEastAsia" w:hAnsi="Arial" w:cstheme="majorBidi"/>
      <w:b/>
      <w:bCs/>
      <w:color w:val="000000" w:themeColor="text1"/>
      <w:sz w:val="28"/>
      <w:szCs w:val="28"/>
      <w:lang w:val="es-CL" w:eastAsia="es-CL"/>
      <w14:textFill>
        <w14:solidFill>
          <w14:schemeClr w14:val="tx1">
            <w14:lumMod w14:val="75000"/>
            <w14:lumOff w14:val="25000"/>
            <w14:lumMod w14:val="75000"/>
            <w14:lumOff w14:val="25000"/>
          </w14:schemeClr>
        </w14:solidFill>
      </w14:textFill>
    </w:rPr>
  </w:style>
  <w:style w:type="character" w:customStyle="1" w:styleId="Ttulo1Car0">
    <w:name w:val="Título1 Car"/>
    <w:basedOn w:val="Fuentedeprrafopredeter"/>
    <w:link w:val="Ttulo1"/>
    <w:rsid w:val="00920133"/>
    <w:rPr>
      <w:rFonts w:ascii="Arial" w:eastAsiaTheme="majorEastAsia" w:hAnsi="Arial" w:cstheme="majorBidi"/>
      <w:b/>
      <w:bCs/>
      <w:color w:val="000000" w:themeColor="text1"/>
      <w:sz w:val="28"/>
      <w:szCs w:val="28"/>
      <w:lang w:val="es-CL"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356D43"/>
    <w:rPr>
      <w:rFonts w:ascii="Calibri" w:eastAsia="Calibri" w:hAnsi="Calibri" w:cs="Century Gothic"/>
      <w:b/>
      <w:color w:val="000000"/>
      <w:sz w:val="24"/>
      <w:szCs w:val="36"/>
      <w:lang w:val="es-CL" w:eastAsia="es-CL" w:bidi="hi-IN"/>
      <w14:textFill>
        <w14:solidFill>
          <w14:srgbClr w14:val="000000">
            <w14:lumMod w14:val="75000"/>
            <w14:lumOff w14:val="25000"/>
            <w14:lumMod w14:val="75000"/>
            <w14:lumOff w14:val="25000"/>
          </w14:srgbClr>
        </w14:solidFill>
      </w14:textFill>
    </w:rPr>
  </w:style>
  <w:style w:type="paragraph" w:styleId="Descripcin">
    <w:name w:val="caption"/>
    <w:basedOn w:val="Normal"/>
    <w:next w:val="Normal"/>
    <w:unhideWhenUsed/>
    <w:qFormat/>
    <w:rsid w:val="00D4162E"/>
    <w:pPr>
      <w:spacing w:after="200"/>
    </w:pPr>
    <w:rPr>
      <w:rFonts w:cs="Mangal"/>
      <w:i/>
      <w:iCs/>
      <w:color w:val="323232" w:themeColor="text2"/>
      <w:sz w:val="18"/>
      <w:szCs w:val="16"/>
    </w:rPr>
  </w:style>
  <w:style w:type="paragraph" w:customStyle="1" w:styleId="Estilo2">
    <w:name w:val="Estilo2"/>
    <w:basedOn w:val="Ttulo2"/>
    <w:link w:val="Estilo2Car"/>
    <w:qFormat/>
    <w:rsid w:val="00D970E3"/>
    <w:pPr>
      <w:spacing w:after="0"/>
    </w:pPr>
    <w:rPr>
      <w:rFonts w:cs="Arial"/>
      <w:szCs w:val="24"/>
      <w:lang w:val="es-ES"/>
    </w:rPr>
  </w:style>
  <w:style w:type="character" w:customStyle="1" w:styleId="Ttulo2Car">
    <w:name w:val="Título 2 Car"/>
    <w:basedOn w:val="Fuentedeprrafopredeter"/>
    <w:link w:val="Ttulo2"/>
    <w:rsid w:val="00D970E3"/>
    <w:rPr>
      <w:rFonts w:ascii="Arial" w:hAnsi="Arial" w:cs="Century Gothic"/>
      <w:b/>
      <w:color w:val="000000" w:themeColor="text1"/>
      <w:sz w:val="24"/>
      <w:szCs w:val="32"/>
      <w:lang w:val="es-CL" w:bidi="hi-IN"/>
    </w:rPr>
  </w:style>
  <w:style w:type="character" w:customStyle="1" w:styleId="Estilo2Car">
    <w:name w:val="Estilo2 Car"/>
    <w:basedOn w:val="Ttulo2Car"/>
    <w:link w:val="Estilo2"/>
    <w:rsid w:val="00D970E3"/>
    <w:rPr>
      <w:rFonts w:ascii="Arial" w:hAnsi="Arial" w:cs="Arial"/>
      <w:b/>
      <w:color w:val="000000" w:themeColor="text1"/>
      <w:sz w:val="24"/>
      <w:szCs w:val="24"/>
      <w:lang w:val="es-CL" w:bidi="hi-IN"/>
    </w:rPr>
  </w:style>
  <w:style w:type="paragraph" w:customStyle="1" w:styleId="subtotulo">
    <w:name w:val="subtotulo"/>
    <w:basedOn w:val="Subttulo"/>
    <w:link w:val="subtotuloCar"/>
    <w:autoRedefine/>
    <w:qFormat/>
    <w:rsid w:val="00D970E3"/>
    <w:rPr>
      <w:rFonts w:ascii="Arial" w:eastAsia="Times New Roman" w:hAnsi="Arial"/>
      <w:b/>
      <w:sz w:val="24"/>
    </w:rPr>
  </w:style>
  <w:style w:type="character" w:customStyle="1" w:styleId="subtotuloCar">
    <w:name w:val="subtotulo Car"/>
    <w:basedOn w:val="Estilo2Car"/>
    <w:link w:val="subtotulo"/>
    <w:rsid w:val="00D970E3"/>
    <w:rPr>
      <w:rFonts w:ascii="Arial" w:hAnsi="Arial" w:cs="Mangal"/>
      <w:b/>
      <w:color w:val="5A5A5A" w:themeColor="text1" w:themeTint="A5"/>
      <w:spacing w:val="15"/>
      <w:sz w:val="24"/>
      <w:szCs w:val="24"/>
      <w:lang w:val="es-CL" w:bidi="hi-IN"/>
    </w:rPr>
  </w:style>
  <w:style w:type="paragraph" w:styleId="TtuloTDC">
    <w:name w:val="TOC Heading"/>
    <w:basedOn w:val="Ttulo10"/>
    <w:next w:val="Normal"/>
    <w:uiPriority w:val="39"/>
    <w:unhideWhenUsed/>
    <w:qFormat/>
    <w:rsid w:val="007E70A3"/>
    <w:pPr>
      <w:keepLines/>
      <w:spacing w:before="240" w:line="259" w:lineRule="auto"/>
      <w:outlineLvl w:val="9"/>
    </w:pPr>
    <w:rPr>
      <w:rFonts w:asciiTheme="majorHAnsi" w:eastAsiaTheme="majorEastAsia" w:hAnsiTheme="majorHAnsi" w:cstheme="majorBidi"/>
      <w:b w:val="0"/>
      <w:color w:val="7B230B" w:themeColor="accent1" w:themeShade="BF"/>
      <w:lang w:eastAsia="es-CL" w:bidi="ar-SA"/>
    </w:rPr>
  </w:style>
  <w:style w:type="paragraph" w:styleId="TDC3">
    <w:name w:val="toc 3"/>
    <w:basedOn w:val="Normal"/>
    <w:next w:val="Normal"/>
    <w:autoRedefine/>
    <w:uiPriority w:val="39"/>
    <w:unhideWhenUsed/>
    <w:rsid w:val="007E70A3"/>
    <w:pPr>
      <w:spacing w:after="100" w:line="259" w:lineRule="auto"/>
      <w:ind w:left="440"/>
    </w:pPr>
    <w:rPr>
      <w:rFonts w:asciiTheme="minorHAnsi" w:eastAsiaTheme="minorEastAsia" w:hAnsiTheme="minorHAnsi" w:cs="Times New Roman"/>
      <w:color w:val="auto"/>
      <w:sz w:val="22"/>
      <w:szCs w:val="22"/>
      <w:lang w:eastAsia="es-CL" w:bidi="ar-SA"/>
    </w:rPr>
  </w:style>
  <w:style w:type="paragraph" w:styleId="Bibliografa">
    <w:name w:val="Bibliography"/>
    <w:basedOn w:val="Normal"/>
    <w:next w:val="Normal"/>
    <w:uiPriority w:val="37"/>
    <w:unhideWhenUsed/>
    <w:rsid w:val="00882D00"/>
    <w:rPr>
      <w:rFonts w:cs="Mangal"/>
      <w:szCs w:val="21"/>
    </w:rPr>
  </w:style>
  <w:style w:type="table" w:customStyle="1" w:styleId="Calendario2">
    <w:name w:val="Calendario 2"/>
    <w:basedOn w:val="Tablanormal"/>
    <w:uiPriority w:val="99"/>
    <w:qFormat/>
    <w:rsid w:val="002F4712"/>
    <w:pPr>
      <w:jc w:val="center"/>
    </w:pPr>
    <w:rPr>
      <w:rFonts w:asciiTheme="minorHAnsi" w:eastAsiaTheme="minorEastAsia" w:hAnsiTheme="minorHAnsi" w:cstheme="minorBidi"/>
      <w:sz w:val="28"/>
      <w:szCs w:val="28"/>
      <w:lang w:val="es-CL" w:eastAsia="es-CL"/>
    </w:rPr>
    <w:tblPr>
      <w:tblBorders>
        <w:insideV w:val="single" w:sz="4" w:space="0" w:color="EE6D49" w:themeColor="accent1" w:themeTint="99"/>
      </w:tblBorders>
    </w:tblPr>
    <w:tblStylePr w:type="firstRow">
      <w:rPr>
        <w:rFonts w:asciiTheme="majorHAnsi" w:hAnsiTheme="majorHAnsi"/>
        <w:b w:val="0"/>
        <w:i w:val="0"/>
        <w:caps/>
        <w:smallCaps w:val="0"/>
        <w:color w:val="A5300F" w:themeColor="accent1"/>
        <w:spacing w:val="20"/>
        <w:sz w:val="32"/>
      </w:rPr>
      <w:tblPr/>
      <w:tcPr>
        <w:tcBorders>
          <w:top w:val="nil"/>
          <w:left w:val="nil"/>
          <w:bottom w:val="nil"/>
          <w:right w:val="nil"/>
          <w:insideH w:val="nil"/>
          <w:insideV w:val="nil"/>
          <w:tl2br w:val="nil"/>
          <w:tr2bl w:val="nil"/>
        </w:tcBorders>
      </w:tcPr>
    </w:tblStylePr>
  </w:style>
  <w:style w:type="character" w:styleId="Hipervnculovisitado">
    <w:name w:val="FollowedHyperlink"/>
    <w:basedOn w:val="Fuentedeprrafopredeter"/>
    <w:semiHidden/>
    <w:unhideWhenUsed/>
    <w:rsid w:val="001B6FA9"/>
    <w:rPr>
      <w:color w:val="B26B02" w:themeColor="followedHyperlink"/>
      <w:u w:val="single"/>
    </w:rPr>
  </w:style>
  <w:style w:type="character" w:styleId="Mencinsinresolver">
    <w:name w:val="Unresolved Mention"/>
    <w:basedOn w:val="Fuentedeprrafopredeter"/>
    <w:uiPriority w:val="99"/>
    <w:semiHidden/>
    <w:unhideWhenUsed/>
    <w:rsid w:val="005C167E"/>
    <w:rPr>
      <w:color w:val="605E5C"/>
      <w:shd w:val="clear" w:color="auto" w:fill="E1DFDD"/>
    </w:rPr>
  </w:style>
  <w:style w:type="paragraph" w:customStyle="1" w:styleId="Contenidodelatabla">
    <w:name w:val="Contenido de la tabla"/>
    <w:basedOn w:val="Normal"/>
    <w:qFormat/>
    <w:rsid w:val="004C5C3D"/>
    <w:pPr>
      <w:widowControl w:val="0"/>
      <w:suppressLineNumbers/>
      <w:suppressAutoHyphens/>
    </w:pPr>
  </w:style>
  <w:style w:type="paragraph" w:styleId="HTMLconformatoprevio">
    <w:name w:val="HTML Preformatted"/>
    <w:basedOn w:val="Normal"/>
    <w:link w:val="HTMLconformatoprevioCar"/>
    <w:uiPriority w:val="99"/>
    <w:semiHidden/>
    <w:unhideWhenUsed/>
    <w:rsid w:val="007F4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eastAsia="es-CL" w:bidi="ar-SA"/>
    </w:rPr>
  </w:style>
  <w:style w:type="character" w:customStyle="1" w:styleId="HTMLconformatoprevioCar">
    <w:name w:val="HTML con formato previo Car"/>
    <w:basedOn w:val="Fuentedeprrafopredeter"/>
    <w:link w:val="HTMLconformatoprevio"/>
    <w:uiPriority w:val="99"/>
    <w:semiHidden/>
    <w:rsid w:val="007F4565"/>
    <w:rPr>
      <w:rFonts w:ascii="Courier New" w:hAnsi="Courier New" w:cs="Courier New"/>
      <w:lang w:val="es-CL" w:eastAsia="es-CL"/>
    </w:rPr>
  </w:style>
  <w:style w:type="table" w:customStyle="1" w:styleId="TableGrid0">
    <w:name w:val="Table Grid0"/>
    <w:rsid w:val="003E3B29"/>
    <w:rPr>
      <w:rFonts w:asciiTheme="minorHAnsi" w:eastAsiaTheme="minorEastAsia" w:hAnsiTheme="minorHAnsi" w:cstheme="minorBidi"/>
      <w:kern w:val="2"/>
      <w:sz w:val="22"/>
      <w:szCs w:val="22"/>
      <w:lang w:val="es-CL" w:eastAsia="es-CL"/>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103">
      <w:bodyDiv w:val="1"/>
      <w:marLeft w:val="0"/>
      <w:marRight w:val="0"/>
      <w:marTop w:val="0"/>
      <w:marBottom w:val="0"/>
      <w:divBdr>
        <w:top w:val="none" w:sz="0" w:space="0" w:color="auto"/>
        <w:left w:val="none" w:sz="0" w:space="0" w:color="auto"/>
        <w:bottom w:val="none" w:sz="0" w:space="0" w:color="auto"/>
        <w:right w:val="none" w:sz="0" w:space="0" w:color="auto"/>
      </w:divBdr>
    </w:div>
    <w:div w:id="4789323">
      <w:bodyDiv w:val="1"/>
      <w:marLeft w:val="0"/>
      <w:marRight w:val="0"/>
      <w:marTop w:val="0"/>
      <w:marBottom w:val="0"/>
      <w:divBdr>
        <w:top w:val="none" w:sz="0" w:space="0" w:color="auto"/>
        <w:left w:val="none" w:sz="0" w:space="0" w:color="auto"/>
        <w:bottom w:val="none" w:sz="0" w:space="0" w:color="auto"/>
        <w:right w:val="none" w:sz="0" w:space="0" w:color="auto"/>
      </w:divBdr>
    </w:div>
    <w:div w:id="23678038">
      <w:bodyDiv w:val="1"/>
      <w:marLeft w:val="0"/>
      <w:marRight w:val="0"/>
      <w:marTop w:val="0"/>
      <w:marBottom w:val="0"/>
      <w:divBdr>
        <w:top w:val="none" w:sz="0" w:space="0" w:color="auto"/>
        <w:left w:val="none" w:sz="0" w:space="0" w:color="auto"/>
        <w:bottom w:val="none" w:sz="0" w:space="0" w:color="auto"/>
        <w:right w:val="none" w:sz="0" w:space="0" w:color="auto"/>
      </w:divBdr>
    </w:div>
    <w:div w:id="55592856">
      <w:bodyDiv w:val="1"/>
      <w:marLeft w:val="0"/>
      <w:marRight w:val="0"/>
      <w:marTop w:val="0"/>
      <w:marBottom w:val="0"/>
      <w:divBdr>
        <w:top w:val="none" w:sz="0" w:space="0" w:color="auto"/>
        <w:left w:val="none" w:sz="0" w:space="0" w:color="auto"/>
        <w:bottom w:val="none" w:sz="0" w:space="0" w:color="auto"/>
        <w:right w:val="none" w:sz="0" w:space="0" w:color="auto"/>
      </w:divBdr>
    </w:div>
    <w:div w:id="59328350">
      <w:bodyDiv w:val="1"/>
      <w:marLeft w:val="0"/>
      <w:marRight w:val="0"/>
      <w:marTop w:val="0"/>
      <w:marBottom w:val="0"/>
      <w:divBdr>
        <w:top w:val="none" w:sz="0" w:space="0" w:color="auto"/>
        <w:left w:val="none" w:sz="0" w:space="0" w:color="auto"/>
        <w:bottom w:val="none" w:sz="0" w:space="0" w:color="auto"/>
        <w:right w:val="none" w:sz="0" w:space="0" w:color="auto"/>
      </w:divBdr>
    </w:div>
    <w:div w:id="78646415">
      <w:bodyDiv w:val="1"/>
      <w:marLeft w:val="0"/>
      <w:marRight w:val="0"/>
      <w:marTop w:val="0"/>
      <w:marBottom w:val="0"/>
      <w:divBdr>
        <w:top w:val="none" w:sz="0" w:space="0" w:color="auto"/>
        <w:left w:val="none" w:sz="0" w:space="0" w:color="auto"/>
        <w:bottom w:val="none" w:sz="0" w:space="0" w:color="auto"/>
        <w:right w:val="none" w:sz="0" w:space="0" w:color="auto"/>
      </w:divBdr>
    </w:div>
    <w:div w:id="101002153">
      <w:bodyDiv w:val="1"/>
      <w:marLeft w:val="0"/>
      <w:marRight w:val="0"/>
      <w:marTop w:val="0"/>
      <w:marBottom w:val="0"/>
      <w:divBdr>
        <w:top w:val="none" w:sz="0" w:space="0" w:color="auto"/>
        <w:left w:val="none" w:sz="0" w:space="0" w:color="auto"/>
        <w:bottom w:val="none" w:sz="0" w:space="0" w:color="auto"/>
        <w:right w:val="none" w:sz="0" w:space="0" w:color="auto"/>
      </w:divBdr>
    </w:div>
    <w:div w:id="104352054">
      <w:bodyDiv w:val="1"/>
      <w:marLeft w:val="0"/>
      <w:marRight w:val="0"/>
      <w:marTop w:val="0"/>
      <w:marBottom w:val="0"/>
      <w:divBdr>
        <w:top w:val="none" w:sz="0" w:space="0" w:color="auto"/>
        <w:left w:val="none" w:sz="0" w:space="0" w:color="auto"/>
        <w:bottom w:val="none" w:sz="0" w:space="0" w:color="auto"/>
        <w:right w:val="none" w:sz="0" w:space="0" w:color="auto"/>
      </w:divBdr>
    </w:div>
    <w:div w:id="124589027">
      <w:bodyDiv w:val="1"/>
      <w:marLeft w:val="0"/>
      <w:marRight w:val="0"/>
      <w:marTop w:val="0"/>
      <w:marBottom w:val="0"/>
      <w:divBdr>
        <w:top w:val="none" w:sz="0" w:space="0" w:color="auto"/>
        <w:left w:val="none" w:sz="0" w:space="0" w:color="auto"/>
        <w:bottom w:val="none" w:sz="0" w:space="0" w:color="auto"/>
        <w:right w:val="none" w:sz="0" w:space="0" w:color="auto"/>
      </w:divBdr>
    </w:div>
    <w:div w:id="133455525">
      <w:bodyDiv w:val="1"/>
      <w:marLeft w:val="0"/>
      <w:marRight w:val="0"/>
      <w:marTop w:val="0"/>
      <w:marBottom w:val="0"/>
      <w:divBdr>
        <w:top w:val="none" w:sz="0" w:space="0" w:color="auto"/>
        <w:left w:val="none" w:sz="0" w:space="0" w:color="auto"/>
        <w:bottom w:val="none" w:sz="0" w:space="0" w:color="auto"/>
        <w:right w:val="none" w:sz="0" w:space="0" w:color="auto"/>
      </w:divBdr>
    </w:div>
    <w:div w:id="137503165">
      <w:bodyDiv w:val="1"/>
      <w:marLeft w:val="0"/>
      <w:marRight w:val="0"/>
      <w:marTop w:val="0"/>
      <w:marBottom w:val="0"/>
      <w:divBdr>
        <w:top w:val="none" w:sz="0" w:space="0" w:color="auto"/>
        <w:left w:val="none" w:sz="0" w:space="0" w:color="auto"/>
        <w:bottom w:val="none" w:sz="0" w:space="0" w:color="auto"/>
        <w:right w:val="none" w:sz="0" w:space="0" w:color="auto"/>
      </w:divBdr>
    </w:div>
    <w:div w:id="149253110">
      <w:bodyDiv w:val="1"/>
      <w:marLeft w:val="0"/>
      <w:marRight w:val="0"/>
      <w:marTop w:val="0"/>
      <w:marBottom w:val="0"/>
      <w:divBdr>
        <w:top w:val="none" w:sz="0" w:space="0" w:color="auto"/>
        <w:left w:val="none" w:sz="0" w:space="0" w:color="auto"/>
        <w:bottom w:val="none" w:sz="0" w:space="0" w:color="auto"/>
        <w:right w:val="none" w:sz="0" w:space="0" w:color="auto"/>
      </w:divBdr>
    </w:div>
    <w:div w:id="180704673">
      <w:bodyDiv w:val="1"/>
      <w:marLeft w:val="0"/>
      <w:marRight w:val="0"/>
      <w:marTop w:val="0"/>
      <w:marBottom w:val="0"/>
      <w:divBdr>
        <w:top w:val="none" w:sz="0" w:space="0" w:color="auto"/>
        <w:left w:val="none" w:sz="0" w:space="0" w:color="auto"/>
        <w:bottom w:val="none" w:sz="0" w:space="0" w:color="auto"/>
        <w:right w:val="none" w:sz="0" w:space="0" w:color="auto"/>
      </w:divBdr>
    </w:div>
    <w:div w:id="181945345">
      <w:bodyDiv w:val="1"/>
      <w:marLeft w:val="0"/>
      <w:marRight w:val="0"/>
      <w:marTop w:val="0"/>
      <w:marBottom w:val="0"/>
      <w:divBdr>
        <w:top w:val="none" w:sz="0" w:space="0" w:color="auto"/>
        <w:left w:val="none" w:sz="0" w:space="0" w:color="auto"/>
        <w:bottom w:val="none" w:sz="0" w:space="0" w:color="auto"/>
        <w:right w:val="none" w:sz="0" w:space="0" w:color="auto"/>
      </w:divBdr>
    </w:div>
    <w:div w:id="198006664">
      <w:bodyDiv w:val="1"/>
      <w:marLeft w:val="0"/>
      <w:marRight w:val="0"/>
      <w:marTop w:val="0"/>
      <w:marBottom w:val="0"/>
      <w:divBdr>
        <w:top w:val="none" w:sz="0" w:space="0" w:color="auto"/>
        <w:left w:val="none" w:sz="0" w:space="0" w:color="auto"/>
        <w:bottom w:val="none" w:sz="0" w:space="0" w:color="auto"/>
        <w:right w:val="none" w:sz="0" w:space="0" w:color="auto"/>
      </w:divBdr>
    </w:div>
    <w:div w:id="210114583">
      <w:bodyDiv w:val="1"/>
      <w:marLeft w:val="0"/>
      <w:marRight w:val="0"/>
      <w:marTop w:val="0"/>
      <w:marBottom w:val="0"/>
      <w:divBdr>
        <w:top w:val="none" w:sz="0" w:space="0" w:color="auto"/>
        <w:left w:val="none" w:sz="0" w:space="0" w:color="auto"/>
        <w:bottom w:val="none" w:sz="0" w:space="0" w:color="auto"/>
        <w:right w:val="none" w:sz="0" w:space="0" w:color="auto"/>
      </w:divBdr>
    </w:div>
    <w:div w:id="222260295">
      <w:bodyDiv w:val="1"/>
      <w:marLeft w:val="0"/>
      <w:marRight w:val="0"/>
      <w:marTop w:val="0"/>
      <w:marBottom w:val="0"/>
      <w:divBdr>
        <w:top w:val="none" w:sz="0" w:space="0" w:color="auto"/>
        <w:left w:val="none" w:sz="0" w:space="0" w:color="auto"/>
        <w:bottom w:val="none" w:sz="0" w:space="0" w:color="auto"/>
        <w:right w:val="none" w:sz="0" w:space="0" w:color="auto"/>
      </w:divBdr>
    </w:div>
    <w:div w:id="225342989">
      <w:bodyDiv w:val="1"/>
      <w:marLeft w:val="0"/>
      <w:marRight w:val="0"/>
      <w:marTop w:val="0"/>
      <w:marBottom w:val="0"/>
      <w:divBdr>
        <w:top w:val="none" w:sz="0" w:space="0" w:color="auto"/>
        <w:left w:val="none" w:sz="0" w:space="0" w:color="auto"/>
        <w:bottom w:val="none" w:sz="0" w:space="0" w:color="auto"/>
        <w:right w:val="none" w:sz="0" w:space="0" w:color="auto"/>
      </w:divBdr>
    </w:div>
    <w:div w:id="225803543">
      <w:bodyDiv w:val="1"/>
      <w:marLeft w:val="0"/>
      <w:marRight w:val="0"/>
      <w:marTop w:val="0"/>
      <w:marBottom w:val="0"/>
      <w:divBdr>
        <w:top w:val="none" w:sz="0" w:space="0" w:color="auto"/>
        <w:left w:val="none" w:sz="0" w:space="0" w:color="auto"/>
        <w:bottom w:val="none" w:sz="0" w:space="0" w:color="auto"/>
        <w:right w:val="none" w:sz="0" w:space="0" w:color="auto"/>
      </w:divBdr>
    </w:div>
    <w:div w:id="238253438">
      <w:bodyDiv w:val="1"/>
      <w:marLeft w:val="0"/>
      <w:marRight w:val="0"/>
      <w:marTop w:val="0"/>
      <w:marBottom w:val="0"/>
      <w:divBdr>
        <w:top w:val="none" w:sz="0" w:space="0" w:color="auto"/>
        <w:left w:val="none" w:sz="0" w:space="0" w:color="auto"/>
        <w:bottom w:val="none" w:sz="0" w:space="0" w:color="auto"/>
        <w:right w:val="none" w:sz="0" w:space="0" w:color="auto"/>
      </w:divBdr>
    </w:div>
    <w:div w:id="252592636">
      <w:bodyDiv w:val="1"/>
      <w:marLeft w:val="0"/>
      <w:marRight w:val="0"/>
      <w:marTop w:val="0"/>
      <w:marBottom w:val="0"/>
      <w:divBdr>
        <w:top w:val="none" w:sz="0" w:space="0" w:color="auto"/>
        <w:left w:val="none" w:sz="0" w:space="0" w:color="auto"/>
        <w:bottom w:val="none" w:sz="0" w:space="0" w:color="auto"/>
        <w:right w:val="none" w:sz="0" w:space="0" w:color="auto"/>
      </w:divBdr>
      <w:divsChild>
        <w:div w:id="1875070568">
          <w:marLeft w:val="0"/>
          <w:marRight w:val="0"/>
          <w:marTop w:val="0"/>
          <w:marBottom w:val="0"/>
          <w:divBdr>
            <w:top w:val="none" w:sz="0" w:space="0" w:color="auto"/>
            <w:left w:val="none" w:sz="0" w:space="0" w:color="auto"/>
            <w:bottom w:val="none" w:sz="0" w:space="0" w:color="auto"/>
            <w:right w:val="none" w:sz="0" w:space="0" w:color="auto"/>
          </w:divBdr>
          <w:divsChild>
            <w:div w:id="219219965">
              <w:marLeft w:val="0"/>
              <w:marRight w:val="0"/>
              <w:marTop w:val="0"/>
              <w:marBottom w:val="0"/>
              <w:divBdr>
                <w:top w:val="none" w:sz="0" w:space="0" w:color="auto"/>
                <w:left w:val="none" w:sz="0" w:space="0" w:color="auto"/>
                <w:bottom w:val="none" w:sz="0" w:space="0" w:color="auto"/>
                <w:right w:val="none" w:sz="0" w:space="0" w:color="auto"/>
              </w:divBdr>
              <w:divsChild>
                <w:div w:id="5244411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8494265">
      <w:bodyDiv w:val="1"/>
      <w:marLeft w:val="0"/>
      <w:marRight w:val="0"/>
      <w:marTop w:val="0"/>
      <w:marBottom w:val="0"/>
      <w:divBdr>
        <w:top w:val="none" w:sz="0" w:space="0" w:color="auto"/>
        <w:left w:val="none" w:sz="0" w:space="0" w:color="auto"/>
        <w:bottom w:val="none" w:sz="0" w:space="0" w:color="auto"/>
        <w:right w:val="none" w:sz="0" w:space="0" w:color="auto"/>
      </w:divBdr>
    </w:div>
    <w:div w:id="284851349">
      <w:bodyDiv w:val="1"/>
      <w:marLeft w:val="0"/>
      <w:marRight w:val="0"/>
      <w:marTop w:val="0"/>
      <w:marBottom w:val="0"/>
      <w:divBdr>
        <w:top w:val="none" w:sz="0" w:space="0" w:color="auto"/>
        <w:left w:val="none" w:sz="0" w:space="0" w:color="auto"/>
        <w:bottom w:val="none" w:sz="0" w:space="0" w:color="auto"/>
        <w:right w:val="none" w:sz="0" w:space="0" w:color="auto"/>
      </w:divBdr>
    </w:div>
    <w:div w:id="316954901">
      <w:bodyDiv w:val="1"/>
      <w:marLeft w:val="0"/>
      <w:marRight w:val="0"/>
      <w:marTop w:val="0"/>
      <w:marBottom w:val="0"/>
      <w:divBdr>
        <w:top w:val="none" w:sz="0" w:space="0" w:color="auto"/>
        <w:left w:val="none" w:sz="0" w:space="0" w:color="auto"/>
        <w:bottom w:val="none" w:sz="0" w:space="0" w:color="auto"/>
        <w:right w:val="none" w:sz="0" w:space="0" w:color="auto"/>
      </w:divBdr>
    </w:div>
    <w:div w:id="329793903">
      <w:bodyDiv w:val="1"/>
      <w:marLeft w:val="0"/>
      <w:marRight w:val="0"/>
      <w:marTop w:val="0"/>
      <w:marBottom w:val="0"/>
      <w:divBdr>
        <w:top w:val="none" w:sz="0" w:space="0" w:color="auto"/>
        <w:left w:val="none" w:sz="0" w:space="0" w:color="auto"/>
        <w:bottom w:val="none" w:sz="0" w:space="0" w:color="auto"/>
        <w:right w:val="none" w:sz="0" w:space="0" w:color="auto"/>
      </w:divBdr>
    </w:div>
    <w:div w:id="331106629">
      <w:bodyDiv w:val="1"/>
      <w:marLeft w:val="0"/>
      <w:marRight w:val="0"/>
      <w:marTop w:val="0"/>
      <w:marBottom w:val="0"/>
      <w:divBdr>
        <w:top w:val="none" w:sz="0" w:space="0" w:color="auto"/>
        <w:left w:val="none" w:sz="0" w:space="0" w:color="auto"/>
        <w:bottom w:val="none" w:sz="0" w:space="0" w:color="auto"/>
        <w:right w:val="none" w:sz="0" w:space="0" w:color="auto"/>
      </w:divBdr>
    </w:div>
    <w:div w:id="337390670">
      <w:bodyDiv w:val="1"/>
      <w:marLeft w:val="0"/>
      <w:marRight w:val="0"/>
      <w:marTop w:val="0"/>
      <w:marBottom w:val="0"/>
      <w:divBdr>
        <w:top w:val="none" w:sz="0" w:space="0" w:color="auto"/>
        <w:left w:val="none" w:sz="0" w:space="0" w:color="auto"/>
        <w:bottom w:val="none" w:sz="0" w:space="0" w:color="auto"/>
        <w:right w:val="none" w:sz="0" w:space="0" w:color="auto"/>
      </w:divBdr>
    </w:div>
    <w:div w:id="351686605">
      <w:bodyDiv w:val="1"/>
      <w:marLeft w:val="0"/>
      <w:marRight w:val="0"/>
      <w:marTop w:val="0"/>
      <w:marBottom w:val="0"/>
      <w:divBdr>
        <w:top w:val="none" w:sz="0" w:space="0" w:color="auto"/>
        <w:left w:val="none" w:sz="0" w:space="0" w:color="auto"/>
        <w:bottom w:val="none" w:sz="0" w:space="0" w:color="auto"/>
        <w:right w:val="none" w:sz="0" w:space="0" w:color="auto"/>
      </w:divBdr>
    </w:div>
    <w:div w:id="356197805">
      <w:bodyDiv w:val="1"/>
      <w:marLeft w:val="0"/>
      <w:marRight w:val="0"/>
      <w:marTop w:val="0"/>
      <w:marBottom w:val="0"/>
      <w:divBdr>
        <w:top w:val="none" w:sz="0" w:space="0" w:color="auto"/>
        <w:left w:val="none" w:sz="0" w:space="0" w:color="auto"/>
        <w:bottom w:val="none" w:sz="0" w:space="0" w:color="auto"/>
        <w:right w:val="none" w:sz="0" w:space="0" w:color="auto"/>
      </w:divBdr>
    </w:div>
    <w:div w:id="358816263">
      <w:bodyDiv w:val="1"/>
      <w:marLeft w:val="0"/>
      <w:marRight w:val="0"/>
      <w:marTop w:val="0"/>
      <w:marBottom w:val="0"/>
      <w:divBdr>
        <w:top w:val="none" w:sz="0" w:space="0" w:color="auto"/>
        <w:left w:val="none" w:sz="0" w:space="0" w:color="auto"/>
        <w:bottom w:val="none" w:sz="0" w:space="0" w:color="auto"/>
        <w:right w:val="none" w:sz="0" w:space="0" w:color="auto"/>
      </w:divBdr>
    </w:div>
    <w:div w:id="381910326">
      <w:bodyDiv w:val="1"/>
      <w:marLeft w:val="0"/>
      <w:marRight w:val="0"/>
      <w:marTop w:val="0"/>
      <w:marBottom w:val="0"/>
      <w:divBdr>
        <w:top w:val="none" w:sz="0" w:space="0" w:color="auto"/>
        <w:left w:val="none" w:sz="0" w:space="0" w:color="auto"/>
        <w:bottom w:val="none" w:sz="0" w:space="0" w:color="auto"/>
        <w:right w:val="none" w:sz="0" w:space="0" w:color="auto"/>
      </w:divBdr>
    </w:div>
    <w:div w:id="392002265">
      <w:bodyDiv w:val="1"/>
      <w:marLeft w:val="0"/>
      <w:marRight w:val="0"/>
      <w:marTop w:val="0"/>
      <w:marBottom w:val="0"/>
      <w:divBdr>
        <w:top w:val="none" w:sz="0" w:space="0" w:color="auto"/>
        <w:left w:val="none" w:sz="0" w:space="0" w:color="auto"/>
        <w:bottom w:val="none" w:sz="0" w:space="0" w:color="auto"/>
        <w:right w:val="none" w:sz="0" w:space="0" w:color="auto"/>
      </w:divBdr>
    </w:div>
    <w:div w:id="392504439">
      <w:bodyDiv w:val="1"/>
      <w:marLeft w:val="0"/>
      <w:marRight w:val="0"/>
      <w:marTop w:val="0"/>
      <w:marBottom w:val="0"/>
      <w:divBdr>
        <w:top w:val="none" w:sz="0" w:space="0" w:color="auto"/>
        <w:left w:val="none" w:sz="0" w:space="0" w:color="auto"/>
        <w:bottom w:val="none" w:sz="0" w:space="0" w:color="auto"/>
        <w:right w:val="none" w:sz="0" w:space="0" w:color="auto"/>
      </w:divBdr>
      <w:divsChild>
        <w:div w:id="42683184">
          <w:marLeft w:val="0"/>
          <w:marRight w:val="0"/>
          <w:marTop w:val="0"/>
          <w:marBottom w:val="0"/>
          <w:divBdr>
            <w:top w:val="none" w:sz="0" w:space="0" w:color="auto"/>
            <w:left w:val="none" w:sz="0" w:space="0" w:color="auto"/>
            <w:bottom w:val="none" w:sz="0" w:space="0" w:color="auto"/>
            <w:right w:val="none" w:sz="0" w:space="0" w:color="auto"/>
          </w:divBdr>
          <w:divsChild>
            <w:div w:id="623393105">
              <w:marLeft w:val="0"/>
              <w:marRight w:val="0"/>
              <w:marTop w:val="0"/>
              <w:marBottom w:val="0"/>
              <w:divBdr>
                <w:top w:val="none" w:sz="0" w:space="0" w:color="auto"/>
                <w:left w:val="none" w:sz="0" w:space="0" w:color="auto"/>
                <w:bottom w:val="none" w:sz="0" w:space="0" w:color="auto"/>
                <w:right w:val="none" w:sz="0" w:space="0" w:color="auto"/>
              </w:divBdr>
              <w:divsChild>
                <w:div w:id="37546764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22458496">
      <w:bodyDiv w:val="1"/>
      <w:marLeft w:val="0"/>
      <w:marRight w:val="0"/>
      <w:marTop w:val="0"/>
      <w:marBottom w:val="0"/>
      <w:divBdr>
        <w:top w:val="none" w:sz="0" w:space="0" w:color="auto"/>
        <w:left w:val="none" w:sz="0" w:space="0" w:color="auto"/>
        <w:bottom w:val="none" w:sz="0" w:space="0" w:color="auto"/>
        <w:right w:val="none" w:sz="0" w:space="0" w:color="auto"/>
      </w:divBdr>
      <w:divsChild>
        <w:div w:id="47995903">
          <w:marLeft w:val="1354"/>
          <w:marRight w:val="0"/>
          <w:marTop w:val="82"/>
          <w:marBottom w:val="0"/>
          <w:divBdr>
            <w:top w:val="none" w:sz="0" w:space="0" w:color="auto"/>
            <w:left w:val="none" w:sz="0" w:space="0" w:color="auto"/>
            <w:bottom w:val="none" w:sz="0" w:space="0" w:color="auto"/>
            <w:right w:val="none" w:sz="0" w:space="0" w:color="auto"/>
          </w:divBdr>
        </w:div>
        <w:div w:id="2124810965">
          <w:marLeft w:val="1354"/>
          <w:marRight w:val="0"/>
          <w:marTop w:val="82"/>
          <w:marBottom w:val="0"/>
          <w:divBdr>
            <w:top w:val="none" w:sz="0" w:space="0" w:color="auto"/>
            <w:left w:val="none" w:sz="0" w:space="0" w:color="auto"/>
            <w:bottom w:val="none" w:sz="0" w:space="0" w:color="auto"/>
            <w:right w:val="none" w:sz="0" w:space="0" w:color="auto"/>
          </w:divBdr>
        </w:div>
      </w:divsChild>
    </w:div>
    <w:div w:id="436876594">
      <w:bodyDiv w:val="1"/>
      <w:marLeft w:val="0"/>
      <w:marRight w:val="0"/>
      <w:marTop w:val="0"/>
      <w:marBottom w:val="0"/>
      <w:divBdr>
        <w:top w:val="none" w:sz="0" w:space="0" w:color="auto"/>
        <w:left w:val="none" w:sz="0" w:space="0" w:color="auto"/>
        <w:bottom w:val="none" w:sz="0" w:space="0" w:color="auto"/>
        <w:right w:val="none" w:sz="0" w:space="0" w:color="auto"/>
      </w:divBdr>
    </w:div>
    <w:div w:id="437263300">
      <w:bodyDiv w:val="1"/>
      <w:marLeft w:val="0"/>
      <w:marRight w:val="0"/>
      <w:marTop w:val="0"/>
      <w:marBottom w:val="0"/>
      <w:divBdr>
        <w:top w:val="none" w:sz="0" w:space="0" w:color="auto"/>
        <w:left w:val="none" w:sz="0" w:space="0" w:color="auto"/>
        <w:bottom w:val="none" w:sz="0" w:space="0" w:color="auto"/>
        <w:right w:val="none" w:sz="0" w:space="0" w:color="auto"/>
      </w:divBdr>
    </w:div>
    <w:div w:id="449517205">
      <w:bodyDiv w:val="1"/>
      <w:marLeft w:val="0"/>
      <w:marRight w:val="0"/>
      <w:marTop w:val="0"/>
      <w:marBottom w:val="0"/>
      <w:divBdr>
        <w:top w:val="none" w:sz="0" w:space="0" w:color="auto"/>
        <w:left w:val="none" w:sz="0" w:space="0" w:color="auto"/>
        <w:bottom w:val="none" w:sz="0" w:space="0" w:color="auto"/>
        <w:right w:val="none" w:sz="0" w:space="0" w:color="auto"/>
      </w:divBdr>
    </w:div>
    <w:div w:id="452754215">
      <w:bodyDiv w:val="1"/>
      <w:marLeft w:val="0"/>
      <w:marRight w:val="0"/>
      <w:marTop w:val="0"/>
      <w:marBottom w:val="0"/>
      <w:divBdr>
        <w:top w:val="none" w:sz="0" w:space="0" w:color="auto"/>
        <w:left w:val="none" w:sz="0" w:space="0" w:color="auto"/>
        <w:bottom w:val="none" w:sz="0" w:space="0" w:color="auto"/>
        <w:right w:val="none" w:sz="0" w:space="0" w:color="auto"/>
      </w:divBdr>
    </w:div>
    <w:div w:id="463087109">
      <w:bodyDiv w:val="1"/>
      <w:marLeft w:val="0"/>
      <w:marRight w:val="0"/>
      <w:marTop w:val="0"/>
      <w:marBottom w:val="0"/>
      <w:divBdr>
        <w:top w:val="none" w:sz="0" w:space="0" w:color="auto"/>
        <w:left w:val="none" w:sz="0" w:space="0" w:color="auto"/>
        <w:bottom w:val="none" w:sz="0" w:space="0" w:color="auto"/>
        <w:right w:val="none" w:sz="0" w:space="0" w:color="auto"/>
      </w:divBdr>
    </w:div>
    <w:div w:id="465704027">
      <w:bodyDiv w:val="1"/>
      <w:marLeft w:val="0"/>
      <w:marRight w:val="0"/>
      <w:marTop w:val="0"/>
      <w:marBottom w:val="0"/>
      <w:divBdr>
        <w:top w:val="none" w:sz="0" w:space="0" w:color="auto"/>
        <w:left w:val="none" w:sz="0" w:space="0" w:color="auto"/>
        <w:bottom w:val="none" w:sz="0" w:space="0" w:color="auto"/>
        <w:right w:val="none" w:sz="0" w:space="0" w:color="auto"/>
      </w:divBdr>
    </w:div>
    <w:div w:id="474222851">
      <w:bodyDiv w:val="1"/>
      <w:marLeft w:val="0"/>
      <w:marRight w:val="0"/>
      <w:marTop w:val="0"/>
      <w:marBottom w:val="0"/>
      <w:divBdr>
        <w:top w:val="none" w:sz="0" w:space="0" w:color="auto"/>
        <w:left w:val="none" w:sz="0" w:space="0" w:color="auto"/>
        <w:bottom w:val="none" w:sz="0" w:space="0" w:color="auto"/>
        <w:right w:val="none" w:sz="0" w:space="0" w:color="auto"/>
      </w:divBdr>
    </w:div>
    <w:div w:id="484129583">
      <w:bodyDiv w:val="1"/>
      <w:marLeft w:val="0"/>
      <w:marRight w:val="0"/>
      <w:marTop w:val="0"/>
      <w:marBottom w:val="0"/>
      <w:divBdr>
        <w:top w:val="none" w:sz="0" w:space="0" w:color="auto"/>
        <w:left w:val="none" w:sz="0" w:space="0" w:color="auto"/>
        <w:bottom w:val="none" w:sz="0" w:space="0" w:color="auto"/>
        <w:right w:val="none" w:sz="0" w:space="0" w:color="auto"/>
      </w:divBdr>
    </w:div>
    <w:div w:id="510604245">
      <w:bodyDiv w:val="1"/>
      <w:marLeft w:val="0"/>
      <w:marRight w:val="0"/>
      <w:marTop w:val="0"/>
      <w:marBottom w:val="0"/>
      <w:divBdr>
        <w:top w:val="none" w:sz="0" w:space="0" w:color="auto"/>
        <w:left w:val="none" w:sz="0" w:space="0" w:color="auto"/>
        <w:bottom w:val="none" w:sz="0" w:space="0" w:color="auto"/>
        <w:right w:val="none" w:sz="0" w:space="0" w:color="auto"/>
      </w:divBdr>
    </w:div>
    <w:div w:id="524826913">
      <w:bodyDiv w:val="1"/>
      <w:marLeft w:val="0"/>
      <w:marRight w:val="0"/>
      <w:marTop w:val="0"/>
      <w:marBottom w:val="0"/>
      <w:divBdr>
        <w:top w:val="none" w:sz="0" w:space="0" w:color="auto"/>
        <w:left w:val="none" w:sz="0" w:space="0" w:color="auto"/>
        <w:bottom w:val="none" w:sz="0" w:space="0" w:color="auto"/>
        <w:right w:val="none" w:sz="0" w:space="0" w:color="auto"/>
      </w:divBdr>
      <w:divsChild>
        <w:div w:id="1567062319">
          <w:marLeft w:val="0"/>
          <w:marRight w:val="0"/>
          <w:marTop w:val="0"/>
          <w:marBottom w:val="0"/>
          <w:divBdr>
            <w:top w:val="none" w:sz="0" w:space="0" w:color="auto"/>
            <w:left w:val="none" w:sz="0" w:space="0" w:color="auto"/>
            <w:bottom w:val="none" w:sz="0" w:space="0" w:color="auto"/>
            <w:right w:val="none" w:sz="0" w:space="0" w:color="auto"/>
          </w:divBdr>
        </w:div>
        <w:div w:id="1591622946">
          <w:marLeft w:val="0"/>
          <w:marRight w:val="0"/>
          <w:marTop w:val="0"/>
          <w:marBottom w:val="0"/>
          <w:divBdr>
            <w:top w:val="single" w:sz="2" w:space="0" w:color="D9D9E3"/>
            <w:left w:val="single" w:sz="2" w:space="0" w:color="D9D9E3"/>
            <w:bottom w:val="single" w:sz="2" w:space="0" w:color="D9D9E3"/>
            <w:right w:val="single" w:sz="2" w:space="0" w:color="D9D9E3"/>
          </w:divBdr>
          <w:divsChild>
            <w:div w:id="673342417">
              <w:marLeft w:val="0"/>
              <w:marRight w:val="0"/>
              <w:marTop w:val="0"/>
              <w:marBottom w:val="0"/>
              <w:divBdr>
                <w:top w:val="single" w:sz="2" w:space="0" w:color="D9D9E3"/>
                <w:left w:val="single" w:sz="2" w:space="0" w:color="D9D9E3"/>
                <w:bottom w:val="single" w:sz="2" w:space="0" w:color="D9D9E3"/>
                <w:right w:val="single" w:sz="2" w:space="0" w:color="D9D9E3"/>
              </w:divBdr>
              <w:divsChild>
                <w:div w:id="1394960139">
                  <w:marLeft w:val="0"/>
                  <w:marRight w:val="0"/>
                  <w:marTop w:val="0"/>
                  <w:marBottom w:val="0"/>
                  <w:divBdr>
                    <w:top w:val="single" w:sz="2" w:space="0" w:color="D9D9E3"/>
                    <w:left w:val="single" w:sz="2" w:space="0" w:color="D9D9E3"/>
                    <w:bottom w:val="single" w:sz="2" w:space="0" w:color="D9D9E3"/>
                    <w:right w:val="single" w:sz="2" w:space="0" w:color="D9D9E3"/>
                  </w:divBdr>
                  <w:divsChild>
                    <w:div w:id="944263312">
                      <w:marLeft w:val="0"/>
                      <w:marRight w:val="0"/>
                      <w:marTop w:val="0"/>
                      <w:marBottom w:val="0"/>
                      <w:divBdr>
                        <w:top w:val="single" w:sz="2" w:space="0" w:color="D9D9E3"/>
                        <w:left w:val="single" w:sz="2" w:space="0" w:color="D9D9E3"/>
                        <w:bottom w:val="single" w:sz="2" w:space="0" w:color="D9D9E3"/>
                        <w:right w:val="single" w:sz="2" w:space="0" w:color="D9D9E3"/>
                      </w:divBdr>
                      <w:divsChild>
                        <w:div w:id="565802564">
                          <w:marLeft w:val="0"/>
                          <w:marRight w:val="0"/>
                          <w:marTop w:val="0"/>
                          <w:marBottom w:val="0"/>
                          <w:divBdr>
                            <w:top w:val="single" w:sz="2" w:space="0" w:color="auto"/>
                            <w:left w:val="single" w:sz="2" w:space="0" w:color="auto"/>
                            <w:bottom w:val="single" w:sz="6" w:space="0" w:color="auto"/>
                            <w:right w:val="single" w:sz="2" w:space="0" w:color="auto"/>
                          </w:divBdr>
                          <w:divsChild>
                            <w:div w:id="139076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3686477">
                                  <w:marLeft w:val="0"/>
                                  <w:marRight w:val="0"/>
                                  <w:marTop w:val="0"/>
                                  <w:marBottom w:val="0"/>
                                  <w:divBdr>
                                    <w:top w:val="single" w:sz="2" w:space="0" w:color="D9D9E3"/>
                                    <w:left w:val="single" w:sz="2" w:space="0" w:color="D9D9E3"/>
                                    <w:bottom w:val="single" w:sz="2" w:space="0" w:color="D9D9E3"/>
                                    <w:right w:val="single" w:sz="2" w:space="0" w:color="D9D9E3"/>
                                  </w:divBdr>
                                  <w:divsChild>
                                    <w:div w:id="640499959">
                                      <w:marLeft w:val="0"/>
                                      <w:marRight w:val="0"/>
                                      <w:marTop w:val="0"/>
                                      <w:marBottom w:val="0"/>
                                      <w:divBdr>
                                        <w:top w:val="single" w:sz="2" w:space="0" w:color="D9D9E3"/>
                                        <w:left w:val="single" w:sz="2" w:space="0" w:color="D9D9E3"/>
                                        <w:bottom w:val="single" w:sz="2" w:space="0" w:color="D9D9E3"/>
                                        <w:right w:val="single" w:sz="2" w:space="0" w:color="D9D9E3"/>
                                      </w:divBdr>
                                      <w:divsChild>
                                        <w:div w:id="1785691623">
                                          <w:marLeft w:val="0"/>
                                          <w:marRight w:val="0"/>
                                          <w:marTop w:val="0"/>
                                          <w:marBottom w:val="0"/>
                                          <w:divBdr>
                                            <w:top w:val="single" w:sz="2" w:space="0" w:color="D9D9E3"/>
                                            <w:left w:val="single" w:sz="2" w:space="0" w:color="D9D9E3"/>
                                            <w:bottom w:val="single" w:sz="2" w:space="0" w:color="D9D9E3"/>
                                            <w:right w:val="single" w:sz="2" w:space="0" w:color="D9D9E3"/>
                                          </w:divBdr>
                                          <w:divsChild>
                                            <w:div w:id="358169440">
                                              <w:marLeft w:val="0"/>
                                              <w:marRight w:val="0"/>
                                              <w:marTop w:val="0"/>
                                              <w:marBottom w:val="0"/>
                                              <w:divBdr>
                                                <w:top w:val="single" w:sz="2" w:space="0" w:color="D9D9E3"/>
                                                <w:left w:val="single" w:sz="2" w:space="0" w:color="D9D9E3"/>
                                                <w:bottom w:val="single" w:sz="2" w:space="0" w:color="D9D9E3"/>
                                                <w:right w:val="single" w:sz="2" w:space="0" w:color="D9D9E3"/>
                                              </w:divBdr>
                                              <w:divsChild>
                                                <w:div w:id="1329942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8375818">
      <w:bodyDiv w:val="1"/>
      <w:marLeft w:val="0"/>
      <w:marRight w:val="0"/>
      <w:marTop w:val="0"/>
      <w:marBottom w:val="0"/>
      <w:divBdr>
        <w:top w:val="none" w:sz="0" w:space="0" w:color="auto"/>
        <w:left w:val="none" w:sz="0" w:space="0" w:color="auto"/>
        <w:bottom w:val="none" w:sz="0" w:space="0" w:color="auto"/>
        <w:right w:val="none" w:sz="0" w:space="0" w:color="auto"/>
      </w:divBdr>
    </w:div>
    <w:div w:id="528642864">
      <w:bodyDiv w:val="1"/>
      <w:marLeft w:val="0"/>
      <w:marRight w:val="0"/>
      <w:marTop w:val="0"/>
      <w:marBottom w:val="0"/>
      <w:divBdr>
        <w:top w:val="none" w:sz="0" w:space="0" w:color="auto"/>
        <w:left w:val="none" w:sz="0" w:space="0" w:color="auto"/>
        <w:bottom w:val="none" w:sz="0" w:space="0" w:color="auto"/>
        <w:right w:val="none" w:sz="0" w:space="0" w:color="auto"/>
      </w:divBdr>
    </w:div>
    <w:div w:id="531308673">
      <w:bodyDiv w:val="1"/>
      <w:marLeft w:val="0"/>
      <w:marRight w:val="0"/>
      <w:marTop w:val="0"/>
      <w:marBottom w:val="0"/>
      <w:divBdr>
        <w:top w:val="none" w:sz="0" w:space="0" w:color="auto"/>
        <w:left w:val="none" w:sz="0" w:space="0" w:color="auto"/>
        <w:bottom w:val="none" w:sz="0" w:space="0" w:color="auto"/>
        <w:right w:val="none" w:sz="0" w:space="0" w:color="auto"/>
      </w:divBdr>
    </w:div>
    <w:div w:id="536624534">
      <w:bodyDiv w:val="1"/>
      <w:marLeft w:val="0"/>
      <w:marRight w:val="0"/>
      <w:marTop w:val="0"/>
      <w:marBottom w:val="0"/>
      <w:divBdr>
        <w:top w:val="none" w:sz="0" w:space="0" w:color="auto"/>
        <w:left w:val="none" w:sz="0" w:space="0" w:color="auto"/>
        <w:bottom w:val="none" w:sz="0" w:space="0" w:color="auto"/>
        <w:right w:val="none" w:sz="0" w:space="0" w:color="auto"/>
      </w:divBdr>
    </w:div>
    <w:div w:id="552037362">
      <w:bodyDiv w:val="1"/>
      <w:marLeft w:val="0"/>
      <w:marRight w:val="0"/>
      <w:marTop w:val="0"/>
      <w:marBottom w:val="0"/>
      <w:divBdr>
        <w:top w:val="none" w:sz="0" w:space="0" w:color="auto"/>
        <w:left w:val="none" w:sz="0" w:space="0" w:color="auto"/>
        <w:bottom w:val="none" w:sz="0" w:space="0" w:color="auto"/>
        <w:right w:val="none" w:sz="0" w:space="0" w:color="auto"/>
      </w:divBdr>
    </w:div>
    <w:div w:id="577518243">
      <w:bodyDiv w:val="1"/>
      <w:marLeft w:val="0"/>
      <w:marRight w:val="0"/>
      <w:marTop w:val="0"/>
      <w:marBottom w:val="0"/>
      <w:divBdr>
        <w:top w:val="none" w:sz="0" w:space="0" w:color="auto"/>
        <w:left w:val="none" w:sz="0" w:space="0" w:color="auto"/>
        <w:bottom w:val="none" w:sz="0" w:space="0" w:color="auto"/>
        <w:right w:val="none" w:sz="0" w:space="0" w:color="auto"/>
      </w:divBdr>
    </w:div>
    <w:div w:id="612595809">
      <w:bodyDiv w:val="1"/>
      <w:marLeft w:val="0"/>
      <w:marRight w:val="0"/>
      <w:marTop w:val="0"/>
      <w:marBottom w:val="0"/>
      <w:divBdr>
        <w:top w:val="none" w:sz="0" w:space="0" w:color="auto"/>
        <w:left w:val="none" w:sz="0" w:space="0" w:color="auto"/>
        <w:bottom w:val="none" w:sz="0" w:space="0" w:color="auto"/>
        <w:right w:val="none" w:sz="0" w:space="0" w:color="auto"/>
      </w:divBdr>
    </w:div>
    <w:div w:id="673873439">
      <w:bodyDiv w:val="1"/>
      <w:marLeft w:val="0"/>
      <w:marRight w:val="0"/>
      <w:marTop w:val="0"/>
      <w:marBottom w:val="0"/>
      <w:divBdr>
        <w:top w:val="none" w:sz="0" w:space="0" w:color="auto"/>
        <w:left w:val="none" w:sz="0" w:space="0" w:color="auto"/>
        <w:bottom w:val="none" w:sz="0" w:space="0" w:color="auto"/>
        <w:right w:val="none" w:sz="0" w:space="0" w:color="auto"/>
      </w:divBdr>
    </w:div>
    <w:div w:id="702483699">
      <w:bodyDiv w:val="1"/>
      <w:marLeft w:val="0"/>
      <w:marRight w:val="0"/>
      <w:marTop w:val="0"/>
      <w:marBottom w:val="0"/>
      <w:divBdr>
        <w:top w:val="none" w:sz="0" w:space="0" w:color="auto"/>
        <w:left w:val="none" w:sz="0" w:space="0" w:color="auto"/>
        <w:bottom w:val="none" w:sz="0" w:space="0" w:color="auto"/>
        <w:right w:val="none" w:sz="0" w:space="0" w:color="auto"/>
      </w:divBdr>
    </w:div>
    <w:div w:id="714622849">
      <w:bodyDiv w:val="1"/>
      <w:marLeft w:val="0"/>
      <w:marRight w:val="0"/>
      <w:marTop w:val="0"/>
      <w:marBottom w:val="0"/>
      <w:divBdr>
        <w:top w:val="none" w:sz="0" w:space="0" w:color="auto"/>
        <w:left w:val="none" w:sz="0" w:space="0" w:color="auto"/>
        <w:bottom w:val="none" w:sz="0" w:space="0" w:color="auto"/>
        <w:right w:val="none" w:sz="0" w:space="0" w:color="auto"/>
      </w:divBdr>
    </w:div>
    <w:div w:id="717702017">
      <w:bodyDiv w:val="1"/>
      <w:marLeft w:val="0"/>
      <w:marRight w:val="0"/>
      <w:marTop w:val="0"/>
      <w:marBottom w:val="0"/>
      <w:divBdr>
        <w:top w:val="none" w:sz="0" w:space="0" w:color="auto"/>
        <w:left w:val="none" w:sz="0" w:space="0" w:color="auto"/>
        <w:bottom w:val="none" w:sz="0" w:space="0" w:color="auto"/>
        <w:right w:val="none" w:sz="0" w:space="0" w:color="auto"/>
      </w:divBdr>
    </w:div>
    <w:div w:id="742337309">
      <w:bodyDiv w:val="1"/>
      <w:marLeft w:val="0"/>
      <w:marRight w:val="0"/>
      <w:marTop w:val="0"/>
      <w:marBottom w:val="0"/>
      <w:divBdr>
        <w:top w:val="none" w:sz="0" w:space="0" w:color="auto"/>
        <w:left w:val="none" w:sz="0" w:space="0" w:color="auto"/>
        <w:bottom w:val="none" w:sz="0" w:space="0" w:color="auto"/>
        <w:right w:val="none" w:sz="0" w:space="0" w:color="auto"/>
      </w:divBdr>
    </w:div>
    <w:div w:id="742871760">
      <w:bodyDiv w:val="1"/>
      <w:marLeft w:val="0"/>
      <w:marRight w:val="0"/>
      <w:marTop w:val="0"/>
      <w:marBottom w:val="0"/>
      <w:divBdr>
        <w:top w:val="none" w:sz="0" w:space="0" w:color="auto"/>
        <w:left w:val="none" w:sz="0" w:space="0" w:color="auto"/>
        <w:bottom w:val="none" w:sz="0" w:space="0" w:color="auto"/>
        <w:right w:val="none" w:sz="0" w:space="0" w:color="auto"/>
      </w:divBdr>
    </w:div>
    <w:div w:id="751198025">
      <w:bodyDiv w:val="1"/>
      <w:marLeft w:val="0"/>
      <w:marRight w:val="0"/>
      <w:marTop w:val="0"/>
      <w:marBottom w:val="0"/>
      <w:divBdr>
        <w:top w:val="none" w:sz="0" w:space="0" w:color="auto"/>
        <w:left w:val="none" w:sz="0" w:space="0" w:color="auto"/>
        <w:bottom w:val="none" w:sz="0" w:space="0" w:color="auto"/>
        <w:right w:val="none" w:sz="0" w:space="0" w:color="auto"/>
      </w:divBdr>
    </w:div>
    <w:div w:id="763649251">
      <w:bodyDiv w:val="1"/>
      <w:marLeft w:val="0"/>
      <w:marRight w:val="0"/>
      <w:marTop w:val="0"/>
      <w:marBottom w:val="0"/>
      <w:divBdr>
        <w:top w:val="none" w:sz="0" w:space="0" w:color="auto"/>
        <w:left w:val="none" w:sz="0" w:space="0" w:color="auto"/>
        <w:bottom w:val="none" w:sz="0" w:space="0" w:color="auto"/>
        <w:right w:val="none" w:sz="0" w:space="0" w:color="auto"/>
      </w:divBdr>
    </w:div>
    <w:div w:id="786005423">
      <w:bodyDiv w:val="1"/>
      <w:marLeft w:val="0"/>
      <w:marRight w:val="0"/>
      <w:marTop w:val="0"/>
      <w:marBottom w:val="0"/>
      <w:divBdr>
        <w:top w:val="none" w:sz="0" w:space="0" w:color="auto"/>
        <w:left w:val="none" w:sz="0" w:space="0" w:color="auto"/>
        <w:bottom w:val="none" w:sz="0" w:space="0" w:color="auto"/>
        <w:right w:val="none" w:sz="0" w:space="0" w:color="auto"/>
      </w:divBdr>
    </w:div>
    <w:div w:id="790395796">
      <w:bodyDiv w:val="1"/>
      <w:marLeft w:val="0"/>
      <w:marRight w:val="0"/>
      <w:marTop w:val="0"/>
      <w:marBottom w:val="0"/>
      <w:divBdr>
        <w:top w:val="none" w:sz="0" w:space="0" w:color="auto"/>
        <w:left w:val="none" w:sz="0" w:space="0" w:color="auto"/>
        <w:bottom w:val="none" w:sz="0" w:space="0" w:color="auto"/>
        <w:right w:val="none" w:sz="0" w:space="0" w:color="auto"/>
      </w:divBdr>
    </w:div>
    <w:div w:id="791284298">
      <w:bodyDiv w:val="1"/>
      <w:marLeft w:val="0"/>
      <w:marRight w:val="0"/>
      <w:marTop w:val="0"/>
      <w:marBottom w:val="0"/>
      <w:divBdr>
        <w:top w:val="none" w:sz="0" w:space="0" w:color="auto"/>
        <w:left w:val="none" w:sz="0" w:space="0" w:color="auto"/>
        <w:bottom w:val="none" w:sz="0" w:space="0" w:color="auto"/>
        <w:right w:val="none" w:sz="0" w:space="0" w:color="auto"/>
      </w:divBdr>
    </w:div>
    <w:div w:id="793450492">
      <w:bodyDiv w:val="1"/>
      <w:marLeft w:val="0"/>
      <w:marRight w:val="0"/>
      <w:marTop w:val="0"/>
      <w:marBottom w:val="0"/>
      <w:divBdr>
        <w:top w:val="none" w:sz="0" w:space="0" w:color="auto"/>
        <w:left w:val="none" w:sz="0" w:space="0" w:color="auto"/>
        <w:bottom w:val="none" w:sz="0" w:space="0" w:color="auto"/>
        <w:right w:val="none" w:sz="0" w:space="0" w:color="auto"/>
      </w:divBdr>
    </w:div>
    <w:div w:id="798033376">
      <w:bodyDiv w:val="1"/>
      <w:marLeft w:val="0"/>
      <w:marRight w:val="0"/>
      <w:marTop w:val="0"/>
      <w:marBottom w:val="0"/>
      <w:divBdr>
        <w:top w:val="none" w:sz="0" w:space="0" w:color="auto"/>
        <w:left w:val="none" w:sz="0" w:space="0" w:color="auto"/>
        <w:bottom w:val="none" w:sz="0" w:space="0" w:color="auto"/>
        <w:right w:val="none" w:sz="0" w:space="0" w:color="auto"/>
      </w:divBdr>
    </w:div>
    <w:div w:id="817302642">
      <w:bodyDiv w:val="1"/>
      <w:marLeft w:val="0"/>
      <w:marRight w:val="0"/>
      <w:marTop w:val="0"/>
      <w:marBottom w:val="0"/>
      <w:divBdr>
        <w:top w:val="none" w:sz="0" w:space="0" w:color="auto"/>
        <w:left w:val="none" w:sz="0" w:space="0" w:color="auto"/>
        <w:bottom w:val="none" w:sz="0" w:space="0" w:color="auto"/>
        <w:right w:val="none" w:sz="0" w:space="0" w:color="auto"/>
      </w:divBdr>
    </w:div>
    <w:div w:id="829367910">
      <w:bodyDiv w:val="1"/>
      <w:marLeft w:val="0"/>
      <w:marRight w:val="0"/>
      <w:marTop w:val="0"/>
      <w:marBottom w:val="0"/>
      <w:divBdr>
        <w:top w:val="none" w:sz="0" w:space="0" w:color="auto"/>
        <w:left w:val="none" w:sz="0" w:space="0" w:color="auto"/>
        <w:bottom w:val="none" w:sz="0" w:space="0" w:color="auto"/>
        <w:right w:val="none" w:sz="0" w:space="0" w:color="auto"/>
      </w:divBdr>
    </w:div>
    <w:div w:id="844243254">
      <w:bodyDiv w:val="1"/>
      <w:marLeft w:val="0"/>
      <w:marRight w:val="0"/>
      <w:marTop w:val="0"/>
      <w:marBottom w:val="0"/>
      <w:divBdr>
        <w:top w:val="none" w:sz="0" w:space="0" w:color="auto"/>
        <w:left w:val="none" w:sz="0" w:space="0" w:color="auto"/>
        <w:bottom w:val="none" w:sz="0" w:space="0" w:color="auto"/>
        <w:right w:val="none" w:sz="0" w:space="0" w:color="auto"/>
      </w:divBdr>
    </w:div>
    <w:div w:id="860317992">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91575034">
      <w:bodyDiv w:val="1"/>
      <w:marLeft w:val="0"/>
      <w:marRight w:val="0"/>
      <w:marTop w:val="0"/>
      <w:marBottom w:val="0"/>
      <w:divBdr>
        <w:top w:val="none" w:sz="0" w:space="0" w:color="auto"/>
        <w:left w:val="none" w:sz="0" w:space="0" w:color="auto"/>
        <w:bottom w:val="none" w:sz="0" w:space="0" w:color="auto"/>
        <w:right w:val="none" w:sz="0" w:space="0" w:color="auto"/>
      </w:divBdr>
    </w:div>
    <w:div w:id="907111242">
      <w:bodyDiv w:val="1"/>
      <w:marLeft w:val="0"/>
      <w:marRight w:val="0"/>
      <w:marTop w:val="0"/>
      <w:marBottom w:val="0"/>
      <w:divBdr>
        <w:top w:val="none" w:sz="0" w:space="0" w:color="auto"/>
        <w:left w:val="none" w:sz="0" w:space="0" w:color="auto"/>
        <w:bottom w:val="none" w:sz="0" w:space="0" w:color="auto"/>
        <w:right w:val="none" w:sz="0" w:space="0" w:color="auto"/>
      </w:divBdr>
    </w:div>
    <w:div w:id="944574849">
      <w:bodyDiv w:val="1"/>
      <w:marLeft w:val="0"/>
      <w:marRight w:val="0"/>
      <w:marTop w:val="0"/>
      <w:marBottom w:val="0"/>
      <w:divBdr>
        <w:top w:val="none" w:sz="0" w:space="0" w:color="auto"/>
        <w:left w:val="none" w:sz="0" w:space="0" w:color="auto"/>
        <w:bottom w:val="none" w:sz="0" w:space="0" w:color="auto"/>
        <w:right w:val="none" w:sz="0" w:space="0" w:color="auto"/>
      </w:divBdr>
    </w:div>
    <w:div w:id="949624502">
      <w:bodyDiv w:val="1"/>
      <w:marLeft w:val="0"/>
      <w:marRight w:val="0"/>
      <w:marTop w:val="0"/>
      <w:marBottom w:val="0"/>
      <w:divBdr>
        <w:top w:val="none" w:sz="0" w:space="0" w:color="auto"/>
        <w:left w:val="none" w:sz="0" w:space="0" w:color="auto"/>
        <w:bottom w:val="none" w:sz="0" w:space="0" w:color="auto"/>
        <w:right w:val="none" w:sz="0" w:space="0" w:color="auto"/>
      </w:divBdr>
    </w:div>
    <w:div w:id="964122117">
      <w:bodyDiv w:val="1"/>
      <w:marLeft w:val="0"/>
      <w:marRight w:val="0"/>
      <w:marTop w:val="0"/>
      <w:marBottom w:val="0"/>
      <w:divBdr>
        <w:top w:val="none" w:sz="0" w:space="0" w:color="auto"/>
        <w:left w:val="none" w:sz="0" w:space="0" w:color="auto"/>
        <w:bottom w:val="none" w:sz="0" w:space="0" w:color="auto"/>
        <w:right w:val="none" w:sz="0" w:space="0" w:color="auto"/>
      </w:divBdr>
    </w:div>
    <w:div w:id="965622428">
      <w:bodyDiv w:val="1"/>
      <w:marLeft w:val="0"/>
      <w:marRight w:val="0"/>
      <w:marTop w:val="0"/>
      <w:marBottom w:val="0"/>
      <w:divBdr>
        <w:top w:val="none" w:sz="0" w:space="0" w:color="auto"/>
        <w:left w:val="none" w:sz="0" w:space="0" w:color="auto"/>
        <w:bottom w:val="none" w:sz="0" w:space="0" w:color="auto"/>
        <w:right w:val="none" w:sz="0" w:space="0" w:color="auto"/>
      </w:divBdr>
    </w:div>
    <w:div w:id="993601453">
      <w:bodyDiv w:val="1"/>
      <w:marLeft w:val="0"/>
      <w:marRight w:val="0"/>
      <w:marTop w:val="0"/>
      <w:marBottom w:val="0"/>
      <w:divBdr>
        <w:top w:val="none" w:sz="0" w:space="0" w:color="auto"/>
        <w:left w:val="none" w:sz="0" w:space="0" w:color="auto"/>
        <w:bottom w:val="none" w:sz="0" w:space="0" w:color="auto"/>
        <w:right w:val="none" w:sz="0" w:space="0" w:color="auto"/>
      </w:divBdr>
    </w:div>
    <w:div w:id="1020863242">
      <w:bodyDiv w:val="1"/>
      <w:marLeft w:val="0"/>
      <w:marRight w:val="0"/>
      <w:marTop w:val="0"/>
      <w:marBottom w:val="0"/>
      <w:divBdr>
        <w:top w:val="none" w:sz="0" w:space="0" w:color="auto"/>
        <w:left w:val="none" w:sz="0" w:space="0" w:color="auto"/>
        <w:bottom w:val="none" w:sz="0" w:space="0" w:color="auto"/>
        <w:right w:val="none" w:sz="0" w:space="0" w:color="auto"/>
      </w:divBdr>
    </w:div>
    <w:div w:id="1027633463">
      <w:bodyDiv w:val="1"/>
      <w:marLeft w:val="0"/>
      <w:marRight w:val="0"/>
      <w:marTop w:val="0"/>
      <w:marBottom w:val="0"/>
      <w:divBdr>
        <w:top w:val="none" w:sz="0" w:space="0" w:color="auto"/>
        <w:left w:val="none" w:sz="0" w:space="0" w:color="auto"/>
        <w:bottom w:val="none" w:sz="0" w:space="0" w:color="auto"/>
        <w:right w:val="none" w:sz="0" w:space="0" w:color="auto"/>
      </w:divBdr>
    </w:div>
    <w:div w:id="1038310629">
      <w:bodyDiv w:val="1"/>
      <w:marLeft w:val="0"/>
      <w:marRight w:val="0"/>
      <w:marTop w:val="0"/>
      <w:marBottom w:val="0"/>
      <w:divBdr>
        <w:top w:val="none" w:sz="0" w:space="0" w:color="auto"/>
        <w:left w:val="none" w:sz="0" w:space="0" w:color="auto"/>
        <w:bottom w:val="none" w:sz="0" w:space="0" w:color="auto"/>
        <w:right w:val="none" w:sz="0" w:space="0" w:color="auto"/>
      </w:divBdr>
    </w:div>
    <w:div w:id="1053117915">
      <w:bodyDiv w:val="1"/>
      <w:marLeft w:val="0"/>
      <w:marRight w:val="0"/>
      <w:marTop w:val="0"/>
      <w:marBottom w:val="0"/>
      <w:divBdr>
        <w:top w:val="none" w:sz="0" w:space="0" w:color="auto"/>
        <w:left w:val="none" w:sz="0" w:space="0" w:color="auto"/>
        <w:bottom w:val="none" w:sz="0" w:space="0" w:color="auto"/>
        <w:right w:val="none" w:sz="0" w:space="0" w:color="auto"/>
      </w:divBdr>
    </w:div>
    <w:div w:id="1085807050">
      <w:bodyDiv w:val="1"/>
      <w:marLeft w:val="0"/>
      <w:marRight w:val="0"/>
      <w:marTop w:val="0"/>
      <w:marBottom w:val="0"/>
      <w:divBdr>
        <w:top w:val="none" w:sz="0" w:space="0" w:color="auto"/>
        <w:left w:val="none" w:sz="0" w:space="0" w:color="auto"/>
        <w:bottom w:val="none" w:sz="0" w:space="0" w:color="auto"/>
        <w:right w:val="none" w:sz="0" w:space="0" w:color="auto"/>
      </w:divBdr>
    </w:div>
    <w:div w:id="1097941964">
      <w:bodyDiv w:val="1"/>
      <w:marLeft w:val="0"/>
      <w:marRight w:val="0"/>
      <w:marTop w:val="0"/>
      <w:marBottom w:val="0"/>
      <w:divBdr>
        <w:top w:val="none" w:sz="0" w:space="0" w:color="auto"/>
        <w:left w:val="none" w:sz="0" w:space="0" w:color="auto"/>
        <w:bottom w:val="none" w:sz="0" w:space="0" w:color="auto"/>
        <w:right w:val="none" w:sz="0" w:space="0" w:color="auto"/>
      </w:divBdr>
    </w:div>
    <w:div w:id="1111052981">
      <w:bodyDiv w:val="1"/>
      <w:marLeft w:val="0"/>
      <w:marRight w:val="0"/>
      <w:marTop w:val="0"/>
      <w:marBottom w:val="0"/>
      <w:divBdr>
        <w:top w:val="none" w:sz="0" w:space="0" w:color="auto"/>
        <w:left w:val="none" w:sz="0" w:space="0" w:color="auto"/>
        <w:bottom w:val="none" w:sz="0" w:space="0" w:color="auto"/>
        <w:right w:val="none" w:sz="0" w:space="0" w:color="auto"/>
      </w:divBdr>
    </w:div>
    <w:div w:id="1127966224">
      <w:bodyDiv w:val="1"/>
      <w:marLeft w:val="0"/>
      <w:marRight w:val="0"/>
      <w:marTop w:val="0"/>
      <w:marBottom w:val="0"/>
      <w:divBdr>
        <w:top w:val="none" w:sz="0" w:space="0" w:color="auto"/>
        <w:left w:val="none" w:sz="0" w:space="0" w:color="auto"/>
        <w:bottom w:val="none" w:sz="0" w:space="0" w:color="auto"/>
        <w:right w:val="none" w:sz="0" w:space="0" w:color="auto"/>
      </w:divBdr>
    </w:div>
    <w:div w:id="1146629208">
      <w:bodyDiv w:val="1"/>
      <w:marLeft w:val="0"/>
      <w:marRight w:val="0"/>
      <w:marTop w:val="0"/>
      <w:marBottom w:val="0"/>
      <w:divBdr>
        <w:top w:val="none" w:sz="0" w:space="0" w:color="auto"/>
        <w:left w:val="none" w:sz="0" w:space="0" w:color="auto"/>
        <w:bottom w:val="none" w:sz="0" w:space="0" w:color="auto"/>
        <w:right w:val="none" w:sz="0" w:space="0" w:color="auto"/>
      </w:divBdr>
    </w:div>
    <w:div w:id="1154640348">
      <w:bodyDiv w:val="1"/>
      <w:marLeft w:val="0"/>
      <w:marRight w:val="0"/>
      <w:marTop w:val="0"/>
      <w:marBottom w:val="0"/>
      <w:divBdr>
        <w:top w:val="none" w:sz="0" w:space="0" w:color="auto"/>
        <w:left w:val="none" w:sz="0" w:space="0" w:color="auto"/>
        <w:bottom w:val="none" w:sz="0" w:space="0" w:color="auto"/>
        <w:right w:val="none" w:sz="0" w:space="0" w:color="auto"/>
      </w:divBdr>
    </w:div>
    <w:div w:id="1162433502">
      <w:bodyDiv w:val="1"/>
      <w:marLeft w:val="0"/>
      <w:marRight w:val="0"/>
      <w:marTop w:val="0"/>
      <w:marBottom w:val="0"/>
      <w:divBdr>
        <w:top w:val="none" w:sz="0" w:space="0" w:color="auto"/>
        <w:left w:val="none" w:sz="0" w:space="0" w:color="auto"/>
        <w:bottom w:val="none" w:sz="0" w:space="0" w:color="auto"/>
        <w:right w:val="none" w:sz="0" w:space="0" w:color="auto"/>
      </w:divBdr>
    </w:div>
    <w:div w:id="1169102586">
      <w:bodyDiv w:val="1"/>
      <w:marLeft w:val="0"/>
      <w:marRight w:val="0"/>
      <w:marTop w:val="0"/>
      <w:marBottom w:val="0"/>
      <w:divBdr>
        <w:top w:val="none" w:sz="0" w:space="0" w:color="auto"/>
        <w:left w:val="none" w:sz="0" w:space="0" w:color="auto"/>
        <w:bottom w:val="none" w:sz="0" w:space="0" w:color="auto"/>
        <w:right w:val="none" w:sz="0" w:space="0" w:color="auto"/>
      </w:divBdr>
    </w:div>
    <w:div w:id="1197502657">
      <w:bodyDiv w:val="1"/>
      <w:marLeft w:val="0"/>
      <w:marRight w:val="0"/>
      <w:marTop w:val="0"/>
      <w:marBottom w:val="0"/>
      <w:divBdr>
        <w:top w:val="none" w:sz="0" w:space="0" w:color="auto"/>
        <w:left w:val="none" w:sz="0" w:space="0" w:color="auto"/>
        <w:bottom w:val="none" w:sz="0" w:space="0" w:color="auto"/>
        <w:right w:val="none" w:sz="0" w:space="0" w:color="auto"/>
      </w:divBdr>
    </w:div>
    <w:div w:id="1202356182">
      <w:bodyDiv w:val="1"/>
      <w:marLeft w:val="0"/>
      <w:marRight w:val="0"/>
      <w:marTop w:val="0"/>
      <w:marBottom w:val="0"/>
      <w:divBdr>
        <w:top w:val="none" w:sz="0" w:space="0" w:color="auto"/>
        <w:left w:val="none" w:sz="0" w:space="0" w:color="auto"/>
        <w:bottom w:val="none" w:sz="0" w:space="0" w:color="auto"/>
        <w:right w:val="none" w:sz="0" w:space="0" w:color="auto"/>
      </w:divBdr>
    </w:div>
    <w:div w:id="1230849593">
      <w:bodyDiv w:val="1"/>
      <w:marLeft w:val="0"/>
      <w:marRight w:val="0"/>
      <w:marTop w:val="0"/>
      <w:marBottom w:val="0"/>
      <w:divBdr>
        <w:top w:val="none" w:sz="0" w:space="0" w:color="auto"/>
        <w:left w:val="none" w:sz="0" w:space="0" w:color="auto"/>
        <w:bottom w:val="none" w:sz="0" w:space="0" w:color="auto"/>
        <w:right w:val="none" w:sz="0" w:space="0" w:color="auto"/>
      </w:divBdr>
    </w:div>
    <w:div w:id="1251964085">
      <w:bodyDiv w:val="1"/>
      <w:marLeft w:val="0"/>
      <w:marRight w:val="0"/>
      <w:marTop w:val="0"/>
      <w:marBottom w:val="0"/>
      <w:divBdr>
        <w:top w:val="none" w:sz="0" w:space="0" w:color="auto"/>
        <w:left w:val="none" w:sz="0" w:space="0" w:color="auto"/>
        <w:bottom w:val="none" w:sz="0" w:space="0" w:color="auto"/>
        <w:right w:val="none" w:sz="0" w:space="0" w:color="auto"/>
      </w:divBdr>
    </w:div>
    <w:div w:id="1279724880">
      <w:bodyDiv w:val="1"/>
      <w:marLeft w:val="0"/>
      <w:marRight w:val="0"/>
      <w:marTop w:val="0"/>
      <w:marBottom w:val="0"/>
      <w:divBdr>
        <w:top w:val="none" w:sz="0" w:space="0" w:color="auto"/>
        <w:left w:val="none" w:sz="0" w:space="0" w:color="auto"/>
        <w:bottom w:val="none" w:sz="0" w:space="0" w:color="auto"/>
        <w:right w:val="none" w:sz="0" w:space="0" w:color="auto"/>
      </w:divBdr>
    </w:div>
    <w:div w:id="1282496559">
      <w:bodyDiv w:val="1"/>
      <w:marLeft w:val="0"/>
      <w:marRight w:val="0"/>
      <w:marTop w:val="0"/>
      <w:marBottom w:val="0"/>
      <w:divBdr>
        <w:top w:val="none" w:sz="0" w:space="0" w:color="auto"/>
        <w:left w:val="none" w:sz="0" w:space="0" w:color="auto"/>
        <w:bottom w:val="none" w:sz="0" w:space="0" w:color="auto"/>
        <w:right w:val="none" w:sz="0" w:space="0" w:color="auto"/>
      </w:divBdr>
    </w:div>
    <w:div w:id="1283338533">
      <w:bodyDiv w:val="1"/>
      <w:marLeft w:val="0"/>
      <w:marRight w:val="0"/>
      <w:marTop w:val="0"/>
      <w:marBottom w:val="0"/>
      <w:divBdr>
        <w:top w:val="none" w:sz="0" w:space="0" w:color="auto"/>
        <w:left w:val="none" w:sz="0" w:space="0" w:color="auto"/>
        <w:bottom w:val="none" w:sz="0" w:space="0" w:color="auto"/>
        <w:right w:val="none" w:sz="0" w:space="0" w:color="auto"/>
      </w:divBdr>
    </w:div>
    <w:div w:id="1332837177">
      <w:bodyDiv w:val="1"/>
      <w:marLeft w:val="0"/>
      <w:marRight w:val="0"/>
      <w:marTop w:val="0"/>
      <w:marBottom w:val="0"/>
      <w:divBdr>
        <w:top w:val="none" w:sz="0" w:space="0" w:color="auto"/>
        <w:left w:val="none" w:sz="0" w:space="0" w:color="auto"/>
        <w:bottom w:val="none" w:sz="0" w:space="0" w:color="auto"/>
        <w:right w:val="none" w:sz="0" w:space="0" w:color="auto"/>
      </w:divBdr>
    </w:div>
    <w:div w:id="1364476014">
      <w:bodyDiv w:val="1"/>
      <w:marLeft w:val="0"/>
      <w:marRight w:val="0"/>
      <w:marTop w:val="0"/>
      <w:marBottom w:val="0"/>
      <w:divBdr>
        <w:top w:val="none" w:sz="0" w:space="0" w:color="auto"/>
        <w:left w:val="none" w:sz="0" w:space="0" w:color="auto"/>
        <w:bottom w:val="none" w:sz="0" w:space="0" w:color="auto"/>
        <w:right w:val="none" w:sz="0" w:space="0" w:color="auto"/>
      </w:divBdr>
    </w:div>
    <w:div w:id="1365322878">
      <w:bodyDiv w:val="1"/>
      <w:marLeft w:val="0"/>
      <w:marRight w:val="0"/>
      <w:marTop w:val="0"/>
      <w:marBottom w:val="0"/>
      <w:divBdr>
        <w:top w:val="none" w:sz="0" w:space="0" w:color="auto"/>
        <w:left w:val="none" w:sz="0" w:space="0" w:color="auto"/>
        <w:bottom w:val="none" w:sz="0" w:space="0" w:color="auto"/>
        <w:right w:val="none" w:sz="0" w:space="0" w:color="auto"/>
      </w:divBdr>
    </w:div>
    <w:div w:id="1385638590">
      <w:bodyDiv w:val="1"/>
      <w:marLeft w:val="0"/>
      <w:marRight w:val="0"/>
      <w:marTop w:val="0"/>
      <w:marBottom w:val="0"/>
      <w:divBdr>
        <w:top w:val="none" w:sz="0" w:space="0" w:color="auto"/>
        <w:left w:val="none" w:sz="0" w:space="0" w:color="auto"/>
        <w:bottom w:val="none" w:sz="0" w:space="0" w:color="auto"/>
        <w:right w:val="none" w:sz="0" w:space="0" w:color="auto"/>
      </w:divBdr>
    </w:div>
    <w:div w:id="1389452188">
      <w:bodyDiv w:val="1"/>
      <w:marLeft w:val="0"/>
      <w:marRight w:val="0"/>
      <w:marTop w:val="0"/>
      <w:marBottom w:val="0"/>
      <w:divBdr>
        <w:top w:val="none" w:sz="0" w:space="0" w:color="auto"/>
        <w:left w:val="none" w:sz="0" w:space="0" w:color="auto"/>
        <w:bottom w:val="none" w:sz="0" w:space="0" w:color="auto"/>
        <w:right w:val="none" w:sz="0" w:space="0" w:color="auto"/>
      </w:divBdr>
    </w:div>
    <w:div w:id="1391613211">
      <w:bodyDiv w:val="1"/>
      <w:marLeft w:val="0"/>
      <w:marRight w:val="0"/>
      <w:marTop w:val="0"/>
      <w:marBottom w:val="0"/>
      <w:divBdr>
        <w:top w:val="none" w:sz="0" w:space="0" w:color="auto"/>
        <w:left w:val="none" w:sz="0" w:space="0" w:color="auto"/>
        <w:bottom w:val="none" w:sz="0" w:space="0" w:color="auto"/>
        <w:right w:val="none" w:sz="0" w:space="0" w:color="auto"/>
      </w:divBdr>
    </w:div>
    <w:div w:id="1398433126">
      <w:bodyDiv w:val="1"/>
      <w:marLeft w:val="0"/>
      <w:marRight w:val="0"/>
      <w:marTop w:val="0"/>
      <w:marBottom w:val="0"/>
      <w:divBdr>
        <w:top w:val="none" w:sz="0" w:space="0" w:color="auto"/>
        <w:left w:val="none" w:sz="0" w:space="0" w:color="auto"/>
        <w:bottom w:val="none" w:sz="0" w:space="0" w:color="auto"/>
        <w:right w:val="none" w:sz="0" w:space="0" w:color="auto"/>
      </w:divBdr>
    </w:div>
    <w:div w:id="1421290932">
      <w:bodyDiv w:val="1"/>
      <w:marLeft w:val="0"/>
      <w:marRight w:val="0"/>
      <w:marTop w:val="0"/>
      <w:marBottom w:val="0"/>
      <w:divBdr>
        <w:top w:val="none" w:sz="0" w:space="0" w:color="auto"/>
        <w:left w:val="none" w:sz="0" w:space="0" w:color="auto"/>
        <w:bottom w:val="none" w:sz="0" w:space="0" w:color="auto"/>
        <w:right w:val="none" w:sz="0" w:space="0" w:color="auto"/>
      </w:divBdr>
    </w:div>
    <w:div w:id="1434327718">
      <w:bodyDiv w:val="1"/>
      <w:marLeft w:val="0"/>
      <w:marRight w:val="0"/>
      <w:marTop w:val="0"/>
      <w:marBottom w:val="0"/>
      <w:divBdr>
        <w:top w:val="none" w:sz="0" w:space="0" w:color="auto"/>
        <w:left w:val="none" w:sz="0" w:space="0" w:color="auto"/>
        <w:bottom w:val="none" w:sz="0" w:space="0" w:color="auto"/>
        <w:right w:val="none" w:sz="0" w:space="0" w:color="auto"/>
      </w:divBdr>
    </w:div>
    <w:div w:id="1462653770">
      <w:bodyDiv w:val="1"/>
      <w:marLeft w:val="0"/>
      <w:marRight w:val="0"/>
      <w:marTop w:val="0"/>
      <w:marBottom w:val="0"/>
      <w:divBdr>
        <w:top w:val="none" w:sz="0" w:space="0" w:color="auto"/>
        <w:left w:val="none" w:sz="0" w:space="0" w:color="auto"/>
        <w:bottom w:val="none" w:sz="0" w:space="0" w:color="auto"/>
        <w:right w:val="none" w:sz="0" w:space="0" w:color="auto"/>
      </w:divBdr>
    </w:div>
    <w:div w:id="1471048347">
      <w:bodyDiv w:val="1"/>
      <w:marLeft w:val="0"/>
      <w:marRight w:val="0"/>
      <w:marTop w:val="0"/>
      <w:marBottom w:val="0"/>
      <w:divBdr>
        <w:top w:val="none" w:sz="0" w:space="0" w:color="auto"/>
        <w:left w:val="none" w:sz="0" w:space="0" w:color="auto"/>
        <w:bottom w:val="none" w:sz="0" w:space="0" w:color="auto"/>
        <w:right w:val="none" w:sz="0" w:space="0" w:color="auto"/>
      </w:divBdr>
    </w:div>
    <w:div w:id="1517577819">
      <w:bodyDiv w:val="1"/>
      <w:marLeft w:val="0"/>
      <w:marRight w:val="0"/>
      <w:marTop w:val="0"/>
      <w:marBottom w:val="0"/>
      <w:divBdr>
        <w:top w:val="none" w:sz="0" w:space="0" w:color="auto"/>
        <w:left w:val="none" w:sz="0" w:space="0" w:color="auto"/>
        <w:bottom w:val="none" w:sz="0" w:space="0" w:color="auto"/>
        <w:right w:val="none" w:sz="0" w:space="0" w:color="auto"/>
      </w:divBdr>
    </w:div>
    <w:div w:id="1526627759">
      <w:bodyDiv w:val="1"/>
      <w:marLeft w:val="0"/>
      <w:marRight w:val="0"/>
      <w:marTop w:val="0"/>
      <w:marBottom w:val="0"/>
      <w:divBdr>
        <w:top w:val="none" w:sz="0" w:space="0" w:color="auto"/>
        <w:left w:val="none" w:sz="0" w:space="0" w:color="auto"/>
        <w:bottom w:val="none" w:sz="0" w:space="0" w:color="auto"/>
        <w:right w:val="none" w:sz="0" w:space="0" w:color="auto"/>
      </w:divBdr>
      <w:divsChild>
        <w:div w:id="1920165217">
          <w:marLeft w:val="0"/>
          <w:marRight w:val="0"/>
          <w:marTop w:val="0"/>
          <w:marBottom w:val="0"/>
          <w:divBdr>
            <w:top w:val="none" w:sz="0" w:space="0" w:color="auto"/>
            <w:left w:val="none" w:sz="0" w:space="0" w:color="auto"/>
            <w:bottom w:val="none" w:sz="0" w:space="0" w:color="auto"/>
            <w:right w:val="none" w:sz="0" w:space="0" w:color="auto"/>
          </w:divBdr>
          <w:divsChild>
            <w:div w:id="110174980">
              <w:marLeft w:val="0"/>
              <w:marRight w:val="0"/>
              <w:marTop w:val="0"/>
              <w:marBottom w:val="0"/>
              <w:divBdr>
                <w:top w:val="none" w:sz="0" w:space="0" w:color="auto"/>
                <w:left w:val="none" w:sz="0" w:space="0" w:color="auto"/>
                <w:bottom w:val="none" w:sz="0" w:space="0" w:color="auto"/>
                <w:right w:val="none" w:sz="0" w:space="0" w:color="auto"/>
              </w:divBdr>
              <w:divsChild>
                <w:div w:id="107420618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43129416">
      <w:bodyDiv w:val="1"/>
      <w:marLeft w:val="0"/>
      <w:marRight w:val="0"/>
      <w:marTop w:val="0"/>
      <w:marBottom w:val="0"/>
      <w:divBdr>
        <w:top w:val="none" w:sz="0" w:space="0" w:color="auto"/>
        <w:left w:val="none" w:sz="0" w:space="0" w:color="auto"/>
        <w:bottom w:val="none" w:sz="0" w:space="0" w:color="auto"/>
        <w:right w:val="none" w:sz="0" w:space="0" w:color="auto"/>
      </w:divBdr>
    </w:div>
    <w:div w:id="1563758779">
      <w:bodyDiv w:val="1"/>
      <w:marLeft w:val="0"/>
      <w:marRight w:val="0"/>
      <w:marTop w:val="0"/>
      <w:marBottom w:val="0"/>
      <w:divBdr>
        <w:top w:val="none" w:sz="0" w:space="0" w:color="auto"/>
        <w:left w:val="none" w:sz="0" w:space="0" w:color="auto"/>
        <w:bottom w:val="none" w:sz="0" w:space="0" w:color="auto"/>
        <w:right w:val="none" w:sz="0" w:space="0" w:color="auto"/>
      </w:divBdr>
    </w:div>
    <w:div w:id="1594581651">
      <w:bodyDiv w:val="1"/>
      <w:marLeft w:val="0"/>
      <w:marRight w:val="0"/>
      <w:marTop w:val="0"/>
      <w:marBottom w:val="0"/>
      <w:divBdr>
        <w:top w:val="none" w:sz="0" w:space="0" w:color="auto"/>
        <w:left w:val="none" w:sz="0" w:space="0" w:color="auto"/>
        <w:bottom w:val="none" w:sz="0" w:space="0" w:color="auto"/>
        <w:right w:val="none" w:sz="0" w:space="0" w:color="auto"/>
      </w:divBdr>
    </w:div>
    <w:div w:id="1633098208">
      <w:bodyDiv w:val="1"/>
      <w:marLeft w:val="0"/>
      <w:marRight w:val="0"/>
      <w:marTop w:val="0"/>
      <w:marBottom w:val="0"/>
      <w:divBdr>
        <w:top w:val="none" w:sz="0" w:space="0" w:color="auto"/>
        <w:left w:val="none" w:sz="0" w:space="0" w:color="auto"/>
        <w:bottom w:val="none" w:sz="0" w:space="0" w:color="auto"/>
        <w:right w:val="none" w:sz="0" w:space="0" w:color="auto"/>
      </w:divBdr>
    </w:div>
    <w:div w:id="1641767762">
      <w:bodyDiv w:val="1"/>
      <w:marLeft w:val="0"/>
      <w:marRight w:val="0"/>
      <w:marTop w:val="0"/>
      <w:marBottom w:val="0"/>
      <w:divBdr>
        <w:top w:val="none" w:sz="0" w:space="0" w:color="auto"/>
        <w:left w:val="none" w:sz="0" w:space="0" w:color="auto"/>
        <w:bottom w:val="none" w:sz="0" w:space="0" w:color="auto"/>
        <w:right w:val="none" w:sz="0" w:space="0" w:color="auto"/>
      </w:divBdr>
    </w:div>
    <w:div w:id="1642222758">
      <w:bodyDiv w:val="1"/>
      <w:marLeft w:val="0"/>
      <w:marRight w:val="0"/>
      <w:marTop w:val="0"/>
      <w:marBottom w:val="0"/>
      <w:divBdr>
        <w:top w:val="none" w:sz="0" w:space="0" w:color="auto"/>
        <w:left w:val="none" w:sz="0" w:space="0" w:color="auto"/>
        <w:bottom w:val="none" w:sz="0" w:space="0" w:color="auto"/>
        <w:right w:val="none" w:sz="0" w:space="0" w:color="auto"/>
      </w:divBdr>
    </w:div>
    <w:div w:id="1651517281">
      <w:bodyDiv w:val="1"/>
      <w:marLeft w:val="0"/>
      <w:marRight w:val="0"/>
      <w:marTop w:val="0"/>
      <w:marBottom w:val="0"/>
      <w:divBdr>
        <w:top w:val="none" w:sz="0" w:space="0" w:color="auto"/>
        <w:left w:val="none" w:sz="0" w:space="0" w:color="auto"/>
        <w:bottom w:val="none" w:sz="0" w:space="0" w:color="auto"/>
        <w:right w:val="none" w:sz="0" w:space="0" w:color="auto"/>
      </w:divBdr>
    </w:div>
    <w:div w:id="1677223647">
      <w:bodyDiv w:val="1"/>
      <w:marLeft w:val="0"/>
      <w:marRight w:val="0"/>
      <w:marTop w:val="0"/>
      <w:marBottom w:val="0"/>
      <w:divBdr>
        <w:top w:val="none" w:sz="0" w:space="0" w:color="auto"/>
        <w:left w:val="none" w:sz="0" w:space="0" w:color="auto"/>
        <w:bottom w:val="none" w:sz="0" w:space="0" w:color="auto"/>
        <w:right w:val="none" w:sz="0" w:space="0" w:color="auto"/>
      </w:divBdr>
    </w:div>
    <w:div w:id="1680813033">
      <w:bodyDiv w:val="1"/>
      <w:marLeft w:val="0"/>
      <w:marRight w:val="0"/>
      <w:marTop w:val="0"/>
      <w:marBottom w:val="0"/>
      <w:divBdr>
        <w:top w:val="none" w:sz="0" w:space="0" w:color="auto"/>
        <w:left w:val="none" w:sz="0" w:space="0" w:color="auto"/>
        <w:bottom w:val="none" w:sz="0" w:space="0" w:color="auto"/>
        <w:right w:val="none" w:sz="0" w:space="0" w:color="auto"/>
      </w:divBdr>
    </w:div>
    <w:div w:id="1692141455">
      <w:bodyDiv w:val="1"/>
      <w:marLeft w:val="0"/>
      <w:marRight w:val="0"/>
      <w:marTop w:val="0"/>
      <w:marBottom w:val="0"/>
      <w:divBdr>
        <w:top w:val="none" w:sz="0" w:space="0" w:color="auto"/>
        <w:left w:val="none" w:sz="0" w:space="0" w:color="auto"/>
        <w:bottom w:val="none" w:sz="0" w:space="0" w:color="auto"/>
        <w:right w:val="none" w:sz="0" w:space="0" w:color="auto"/>
      </w:divBdr>
    </w:div>
    <w:div w:id="1713191226">
      <w:bodyDiv w:val="1"/>
      <w:marLeft w:val="0"/>
      <w:marRight w:val="0"/>
      <w:marTop w:val="0"/>
      <w:marBottom w:val="0"/>
      <w:divBdr>
        <w:top w:val="none" w:sz="0" w:space="0" w:color="auto"/>
        <w:left w:val="none" w:sz="0" w:space="0" w:color="auto"/>
        <w:bottom w:val="none" w:sz="0" w:space="0" w:color="auto"/>
        <w:right w:val="none" w:sz="0" w:space="0" w:color="auto"/>
      </w:divBdr>
    </w:div>
    <w:div w:id="1732732952">
      <w:bodyDiv w:val="1"/>
      <w:marLeft w:val="0"/>
      <w:marRight w:val="0"/>
      <w:marTop w:val="0"/>
      <w:marBottom w:val="0"/>
      <w:divBdr>
        <w:top w:val="none" w:sz="0" w:space="0" w:color="auto"/>
        <w:left w:val="none" w:sz="0" w:space="0" w:color="auto"/>
        <w:bottom w:val="none" w:sz="0" w:space="0" w:color="auto"/>
        <w:right w:val="none" w:sz="0" w:space="0" w:color="auto"/>
      </w:divBdr>
    </w:div>
    <w:div w:id="1733036541">
      <w:bodyDiv w:val="1"/>
      <w:marLeft w:val="0"/>
      <w:marRight w:val="0"/>
      <w:marTop w:val="0"/>
      <w:marBottom w:val="0"/>
      <w:divBdr>
        <w:top w:val="none" w:sz="0" w:space="0" w:color="auto"/>
        <w:left w:val="none" w:sz="0" w:space="0" w:color="auto"/>
        <w:bottom w:val="none" w:sz="0" w:space="0" w:color="auto"/>
        <w:right w:val="none" w:sz="0" w:space="0" w:color="auto"/>
      </w:divBdr>
    </w:div>
    <w:div w:id="1748965313">
      <w:bodyDiv w:val="1"/>
      <w:marLeft w:val="0"/>
      <w:marRight w:val="0"/>
      <w:marTop w:val="0"/>
      <w:marBottom w:val="0"/>
      <w:divBdr>
        <w:top w:val="none" w:sz="0" w:space="0" w:color="auto"/>
        <w:left w:val="none" w:sz="0" w:space="0" w:color="auto"/>
        <w:bottom w:val="none" w:sz="0" w:space="0" w:color="auto"/>
        <w:right w:val="none" w:sz="0" w:space="0" w:color="auto"/>
      </w:divBdr>
    </w:div>
    <w:div w:id="1764104244">
      <w:bodyDiv w:val="1"/>
      <w:marLeft w:val="0"/>
      <w:marRight w:val="0"/>
      <w:marTop w:val="0"/>
      <w:marBottom w:val="0"/>
      <w:divBdr>
        <w:top w:val="none" w:sz="0" w:space="0" w:color="auto"/>
        <w:left w:val="none" w:sz="0" w:space="0" w:color="auto"/>
        <w:bottom w:val="none" w:sz="0" w:space="0" w:color="auto"/>
        <w:right w:val="none" w:sz="0" w:space="0" w:color="auto"/>
      </w:divBdr>
    </w:div>
    <w:div w:id="1777746660">
      <w:bodyDiv w:val="1"/>
      <w:marLeft w:val="0"/>
      <w:marRight w:val="0"/>
      <w:marTop w:val="0"/>
      <w:marBottom w:val="0"/>
      <w:divBdr>
        <w:top w:val="none" w:sz="0" w:space="0" w:color="auto"/>
        <w:left w:val="none" w:sz="0" w:space="0" w:color="auto"/>
        <w:bottom w:val="none" w:sz="0" w:space="0" w:color="auto"/>
        <w:right w:val="none" w:sz="0" w:space="0" w:color="auto"/>
      </w:divBdr>
    </w:div>
    <w:div w:id="1785226052">
      <w:bodyDiv w:val="1"/>
      <w:marLeft w:val="0"/>
      <w:marRight w:val="0"/>
      <w:marTop w:val="0"/>
      <w:marBottom w:val="0"/>
      <w:divBdr>
        <w:top w:val="none" w:sz="0" w:space="0" w:color="auto"/>
        <w:left w:val="none" w:sz="0" w:space="0" w:color="auto"/>
        <w:bottom w:val="none" w:sz="0" w:space="0" w:color="auto"/>
        <w:right w:val="none" w:sz="0" w:space="0" w:color="auto"/>
      </w:divBdr>
    </w:div>
    <w:div w:id="1791123085">
      <w:bodyDiv w:val="1"/>
      <w:marLeft w:val="0"/>
      <w:marRight w:val="0"/>
      <w:marTop w:val="0"/>
      <w:marBottom w:val="0"/>
      <w:divBdr>
        <w:top w:val="none" w:sz="0" w:space="0" w:color="auto"/>
        <w:left w:val="none" w:sz="0" w:space="0" w:color="auto"/>
        <w:bottom w:val="none" w:sz="0" w:space="0" w:color="auto"/>
        <w:right w:val="none" w:sz="0" w:space="0" w:color="auto"/>
      </w:divBdr>
    </w:div>
    <w:div w:id="1797528038">
      <w:bodyDiv w:val="1"/>
      <w:marLeft w:val="0"/>
      <w:marRight w:val="0"/>
      <w:marTop w:val="0"/>
      <w:marBottom w:val="0"/>
      <w:divBdr>
        <w:top w:val="none" w:sz="0" w:space="0" w:color="auto"/>
        <w:left w:val="none" w:sz="0" w:space="0" w:color="auto"/>
        <w:bottom w:val="none" w:sz="0" w:space="0" w:color="auto"/>
        <w:right w:val="none" w:sz="0" w:space="0" w:color="auto"/>
      </w:divBdr>
    </w:div>
    <w:div w:id="1828591277">
      <w:bodyDiv w:val="1"/>
      <w:marLeft w:val="0"/>
      <w:marRight w:val="0"/>
      <w:marTop w:val="0"/>
      <w:marBottom w:val="0"/>
      <w:divBdr>
        <w:top w:val="none" w:sz="0" w:space="0" w:color="auto"/>
        <w:left w:val="none" w:sz="0" w:space="0" w:color="auto"/>
        <w:bottom w:val="none" w:sz="0" w:space="0" w:color="auto"/>
        <w:right w:val="none" w:sz="0" w:space="0" w:color="auto"/>
      </w:divBdr>
    </w:div>
    <w:div w:id="1832286724">
      <w:bodyDiv w:val="1"/>
      <w:marLeft w:val="0"/>
      <w:marRight w:val="0"/>
      <w:marTop w:val="0"/>
      <w:marBottom w:val="0"/>
      <w:divBdr>
        <w:top w:val="none" w:sz="0" w:space="0" w:color="auto"/>
        <w:left w:val="none" w:sz="0" w:space="0" w:color="auto"/>
        <w:bottom w:val="none" w:sz="0" w:space="0" w:color="auto"/>
        <w:right w:val="none" w:sz="0" w:space="0" w:color="auto"/>
      </w:divBdr>
    </w:div>
    <w:div w:id="1847668039">
      <w:bodyDiv w:val="1"/>
      <w:marLeft w:val="0"/>
      <w:marRight w:val="0"/>
      <w:marTop w:val="0"/>
      <w:marBottom w:val="0"/>
      <w:divBdr>
        <w:top w:val="none" w:sz="0" w:space="0" w:color="auto"/>
        <w:left w:val="none" w:sz="0" w:space="0" w:color="auto"/>
        <w:bottom w:val="none" w:sz="0" w:space="0" w:color="auto"/>
        <w:right w:val="none" w:sz="0" w:space="0" w:color="auto"/>
      </w:divBdr>
    </w:div>
    <w:div w:id="1848514681">
      <w:bodyDiv w:val="1"/>
      <w:marLeft w:val="0"/>
      <w:marRight w:val="0"/>
      <w:marTop w:val="0"/>
      <w:marBottom w:val="0"/>
      <w:divBdr>
        <w:top w:val="none" w:sz="0" w:space="0" w:color="auto"/>
        <w:left w:val="none" w:sz="0" w:space="0" w:color="auto"/>
        <w:bottom w:val="none" w:sz="0" w:space="0" w:color="auto"/>
        <w:right w:val="none" w:sz="0" w:space="0" w:color="auto"/>
      </w:divBdr>
    </w:div>
    <w:div w:id="1854805776">
      <w:bodyDiv w:val="1"/>
      <w:marLeft w:val="0"/>
      <w:marRight w:val="0"/>
      <w:marTop w:val="0"/>
      <w:marBottom w:val="0"/>
      <w:divBdr>
        <w:top w:val="none" w:sz="0" w:space="0" w:color="auto"/>
        <w:left w:val="none" w:sz="0" w:space="0" w:color="auto"/>
        <w:bottom w:val="none" w:sz="0" w:space="0" w:color="auto"/>
        <w:right w:val="none" w:sz="0" w:space="0" w:color="auto"/>
      </w:divBdr>
    </w:div>
    <w:div w:id="1870484687">
      <w:bodyDiv w:val="1"/>
      <w:marLeft w:val="0"/>
      <w:marRight w:val="0"/>
      <w:marTop w:val="0"/>
      <w:marBottom w:val="0"/>
      <w:divBdr>
        <w:top w:val="none" w:sz="0" w:space="0" w:color="auto"/>
        <w:left w:val="none" w:sz="0" w:space="0" w:color="auto"/>
        <w:bottom w:val="none" w:sz="0" w:space="0" w:color="auto"/>
        <w:right w:val="none" w:sz="0" w:space="0" w:color="auto"/>
      </w:divBdr>
    </w:div>
    <w:div w:id="1886797211">
      <w:bodyDiv w:val="1"/>
      <w:marLeft w:val="0"/>
      <w:marRight w:val="0"/>
      <w:marTop w:val="0"/>
      <w:marBottom w:val="0"/>
      <w:divBdr>
        <w:top w:val="none" w:sz="0" w:space="0" w:color="auto"/>
        <w:left w:val="none" w:sz="0" w:space="0" w:color="auto"/>
        <w:bottom w:val="none" w:sz="0" w:space="0" w:color="auto"/>
        <w:right w:val="none" w:sz="0" w:space="0" w:color="auto"/>
      </w:divBdr>
    </w:div>
    <w:div w:id="1920098381">
      <w:bodyDiv w:val="1"/>
      <w:marLeft w:val="0"/>
      <w:marRight w:val="0"/>
      <w:marTop w:val="0"/>
      <w:marBottom w:val="0"/>
      <w:divBdr>
        <w:top w:val="none" w:sz="0" w:space="0" w:color="auto"/>
        <w:left w:val="none" w:sz="0" w:space="0" w:color="auto"/>
        <w:bottom w:val="none" w:sz="0" w:space="0" w:color="auto"/>
        <w:right w:val="none" w:sz="0" w:space="0" w:color="auto"/>
      </w:divBdr>
    </w:div>
    <w:div w:id="1929801403">
      <w:bodyDiv w:val="1"/>
      <w:marLeft w:val="0"/>
      <w:marRight w:val="0"/>
      <w:marTop w:val="0"/>
      <w:marBottom w:val="0"/>
      <w:divBdr>
        <w:top w:val="none" w:sz="0" w:space="0" w:color="auto"/>
        <w:left w:val="none" w:sz="0" w:space="0" w:color="auto"/>
        <w:bottom w:val="none" w:sz="0" w:space="0" w:color="auto"/>
        <w:right w:val="none" w:sz="0" w:space="0" w:color="auto"/>
      </w:divBdr>
    </w:div>
    <w:div w:id="1956908097">
      <w:bodyDiv w:val="1"/>
      <w:marLeft w:val="0"/>
      <w:marRight w:val="0"/>
      <w:marTop w:val="0"/>
      <w:marBottom w:val="0"/>
      <w:divBdr>
        <w:top w:val="none" w:sz="0" w:space="0" w:color="auto"/>
        <w:left w:val="none" w:sz="0" w:space="0" w:color="auto"/>
        <w:bottom w:val="none" w:sz="0" w:space="0" w:color="auto"/>
        <w:right w:val="none" w:sz="0" w:space="0" w:color="auto"/>
      </w:divBdr>
    </w:div>
    <w:div w:id="1965958676">
      <w:bodyDiv w:val="1"/>
      <w:marLeft w:val="0"/>
      <w:marRight w:val="0"/>
      <w:marTop w:val="0"/>
      <w:marBottom w:val="0"/>
      <w:divBdr>
        <w:top w:val="none" w:sz="0" w:space="0" w:color="auto"/>
        <w:left w:val="none" w:sz="0" w:space="0" w:color="auto"/>
        <w:bottom w:val="none" w:sz="0" w:space="0" w:color="auto"/>
        <w:right w:val="none" w:sz="0" w:space="0" w:color="auto"/>
      </w:divBdr>
    </w:div>
    <w:div w:id="1986160577">
      <w:bodyDiv w:val="1"/>
      <w:marLeft w:val="0"/>
      <w:marRight w:val="0"/>
      <w:marTop w:val="0"/>
      <w:marBottom w:val="0"/>
      <w:divBdr>
        <w:top w:val="none" w:sz="0" w:space="0" w:color="auto"/>
        <w:left w:val="none" w:sz="0" w:space="0" w:color="auto"/>
        <w:bottom w:val="none" w:sz="0" w:space="0" w:color="auto"/>
        <w:right w:val="none" w:sz="0" w:space="0" w:color="auto"/>
      </w:divBdr>
    </w:div>
    <w:div w:id="1987473355">
      <w:bodyDiv w:val="1"/>
      <w:marLeft w:val="0"/>
      <w:marRight w:val="0"/>
      <w:marTop w:val="0"/>
      <w:marBottom w:val="0"/>
      <w:divBdr>
        <w:top w:val="none" w:sz="0" w:space="0" w:color="auto"/>
        <w:left w:val="none" w:sz="0" w:space="0" w:color="auto"/>
        <w:bottom w:val="none" w:sz="0" w:space="0" w:color="auto"/>
        <w:right w:val="none" w:sz="0" w:space="0" w:color="auto"/>
      </w:divBdr>
    </w:div>
    <w:div w:id="2018455433">
      <w:bodyDiv w:val="1"/>
      <w:marLeft w:val="0"/>
      <w:marRight w:val="0"/>
      <w:marTop w:val="0"/>
      <w:marBottom w:val="0"/>
      <w:divBdr>
        <w:top w:val="none" w:sz="0" w:space="0" w:color="auto"/>
        <w:left w:val="none" w:sz="0" w:space="0" w:color="auto"/>
        <w:bottom w:val="none" w:sz="0" w:space="0" w:color="auto"/>
        <w:right w:val="none" w:sz="0" w:space="0" w:color="auto"/>
      </w:divBdr>
    </w:div>
    <w:div w:id="2076775488">
      <w:bodyDiv w:val="1"/>
      <w:marLeft w:val="0"/>
      <w:marRight w:val="0"/>
      <w:marTop w:val="0"/>
      <w:marBottom w:val="0"/>
      <w:divBdr>
        <w:top w:val="none" w:sz="0" w:space="0" w:color="auto"/>
        <w:left w:val="none" w:sz="0" w:space="0" w:color="auto"/>
        <w:bottom w:val="none" w:sz="0" w:space="0" w:color="auto"/>
        <w:right w:val="none" w:sz="0" w:space="0" w:color="auto"/>
      </w:divBdr>
    </w:div>
    <w:div w:id="2079862258">
      <w:bodyDiv w:val="1"/>
      <w:marLeft w:val="0"/>
      <w:marRight w:val="0"/>
      <w:marTop w:val="0"/>
      <w:marBottom w:val="0"/>
      <w:divBdr>
        <w:top w:val="none" w:sz="0" w:space="0" w:color="auto"/>
        <w:left w:val="none" w:sz="0" w:space="0" w:color="auto"/>
        <w:bottom w:val="none" w:sz="0" w:space="0" w:color="auto"/>
        <w:right w:val="none" w:sz="0" w:space="0" w:color="auto"/>
      </w:divBdr>
    </w:div>
    <w:div w:id="2090225595">
      <w:bodyDiv w:val="1"/>
      <w:marLeft w:val="0"/>
      <w:marRight w:val="0"/>
      <w:marTop w:val="0"/>
      <w:marBottom w:val="0"/>
      <w:divBdr>
        <w:top w:val="none" w:sz="0" w:space="0" w:color="auto"/>
        <w:left w:val="none" w:sz="0" w:space="0" w:color="auto"/>
        <w:bottom w:val="none" w:sz="0" w:space="0" w:color="auto"/>
        <w:right w:val="none" w:sz="0" w:space="0" w:color="auto"/>
      </w:divBdr>
    </w:div>
    <w:div w:id="2091582044">
      <w:bodyDiv w:val="1"/>
      <w:marLeft w:val="0"/>
      <w:marRight w:val="0"/>
      <w:marTop w:val="0"/>
      <w:marBottom w:val="0"/>
      <w:divBdr>
        <w:top w:val="none" w:sz="0" w:space="0" w:color="auto"/>
        <w:left w:val="none" w:sz="0" w:space="0" w:color="auto"/>
        <w:bottom w:val="none" w:sz="0" w:space="0" w:color="auto"/>
        <w:right w:val="none" w:sz="0" w:space="0" w:color="auto"/>
      </w:divBdr>
    </w:div>
    <w:div w:id="2112698136">
      <w:bodyDiv w:val="1"/>
      <w:marLeft w:val="0"/>
      <w:marRight w:val="0"/>
      <w:marTop w:val="0"/>
      <w:marBottom w:val="0"/>
      <w:divBdr>
        <w:top w:val="none" w:sz="0" w:space="0" w:color="auto"/>
        <w:left w:val="none" w:sz="0" w:space="0" w:color="auto"/>
        <w:bottom w:val="none" w:sz="0" w:space="0" w:color="auto"/>
        <w:right w:val="none" w:sz="0" w:space="0" w:color="auto"/>
      </w:divBdr>
    </w:div>
    <w:div w:id="213597997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acapmailcl-my.sharepoint.com/personal/matias_olivares15_inacapmail_cl/Documents/Documents/Ing.Elec%20y%20sist.inte/proyecto%20titulo/Informe%20Proyecto.docx" TargetMode="External"/><Relationship Id="rId21" Type="http://schemas.openxmlformats.org/officeDocument/2006/relationships/hyperlink" Target="https://inacapmailcl-my.sharepoint.com/personal/matias_olivares15_inacapmail_cl/Documents/Documents/Ing.Elec%20y%20sist.inte/proyecto%20titulo/Informe%20Proyecto.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theme" Target="theme/theme1.xml"/><Relationship Id="rId16" Type="http://schemas.openxmlformats.org/officeDocument/2006/relationships/hyperlink" Target="https://inacapmailcl-my.sharepoint.com/personal/matias_olivares15_inacapmail_cl/Documents/Documents/Ing.Elec%20y%20sist.inte/proyecto%20titulo/Informe%20Proyecto.docx" TargetMode="External"/><Relationship Id="rId11" Type="http://schemas.openxmlformats.org/officeDocument/2006/relationships/hyperlink" Target="https://inacapmailcl-my.sharepoint.com/personal/matias_olivares15_inacapmail_cl/Documents/Documents/Ing.Elec%20y%20sist.inte/proyecto%20titulo/Informe%20Proyecto.docx" TargetMode="External"/><Relationship Id="rId32" Type="http://schemas.openxmlformats.org/officeDocument/2006/relationships/hyperlink" Target="https://inacapmailcl-my.sharepoint.com/personal/matias_olivares15_inacapmail_cl/Documents/Documents/Ing.Elec%20y%20sist.inte/proyecto%20titulo/Informe%20Proyecto.docx" TargetMode="External"/><Relationship Id="rId37" Type="http://schemas.openxmlformats.org/officeDocument/2006/relationships/image" Target="media/image5.jpe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header" Target="header2.xml"/><Relationship Id="rId5" Type="http://schemas.openxmlformats.org/officeDocument/2006/relationships/numbering" Target="numbering.xml"/><Relationship Id="rId19" Type="http://schemas.openxmlformats.org/officeDocument/2006/relationships/hyperlink" Target="https://inacapmailcl-my.sharepoint.com/personal/matias_olivares15_inacapmail_cl/Documents/Documents/Ing.Elec%20y%20sist.inte/proyecto%20titulo/Informe%20Proyecto.docx" TargetMode="External"/><Relationship Id="rId14" Type="http://schemas.openxmlformats.org/officeDocument/2006/relationships/hyperlink" Target="https://inacapmailcl-my.sharepoint.com/personal/matias_olivares15_inacapmail_cl/Documents/Documents/Ing.Elec%20y%20sist.inte/proyecto%20titulo/Informe%20Proyecto.docx" TargetMode="External"/><Relationship Id="rId22" Type="http://schemas.openxmlformats.org/officeDocument/2006/relationships/hyperlink" Target="https://inacapmailcl-my.sharepoint.com/personal/matias_olivares15_inacapmail_cl/Documents/Documents/Ing.Elec%20y%20sist.inte/proyecto%20titulo/Informe%20Proyecto.docx" TargetMode="External"/><Relationship Id="rId27" Type="http://schemas.openxmlformats.org/officeDocument/2006/relationships/hyperlink" Target="https://inacapmailcl-my.sharepoint.com/personal/matias_olivares15_inacapmail_cl/Documents/Documents/Ing.Elec%20y%20sist.inte/proyecto%20titulo/Informe%20Proyecto.docx" TargetMode="External"/><Relationship Id="rId30" Type="http://schemas.openxmlformats.org/officeDocument/2006/relationships/hyperlink" Target="https://inacapmailcl-my.sharepoint.com/personal/matias_olivares15_inacapmail_cl/Documents/Documents/Ing.Elec%20y%20sist.inte/proyecto%20titulo/Informe%20Proyecto.docx" TargetMode="External"/><Relationship Id="rId35" Type="http://schemas.openxmlformats.org/officeDocument/2006/relationships/image" Target="media/image3.jpeg"/><Relationship Id="rId43" Type="http://schemas.openxmlformats.org/officeDocument/2006/relationships/image" Target="media/image11.jpeg"/><Relationship Id="rId48" Type="http://schemas.openxmlformats.org/officeDocument/2006/relationships/image" Target="media/image16.png"/><Relationship Id="rId56" Type="http://schemas.openxmlformats.org/officeDocument/2006/relationships/image" Target="media/image24.emf"/><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footer" Target="footer2.xml"/><Relationship Id="rId85"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hyperlink" Target="https://inacapmailcl-my.sharepoint.com/personal/matias_olivares15_inacapmail_cl/Documents/Documents/Ing.Elec%20y%20sist.inte/proyecto%20titulo/Informe%20Proyecto.docx" TargetMode="External"/><Relationship Id="rId17" Type="http://schemas.openxmlformats.org/officeDocument/2006/relationships/hyperlink" Target="https://inacapmailcl-my.sharepoint.com/personal/matias_olivares15_inacapmail_cl/Documents/Documents/Ing.Elec%20y%20sist.inte/proyecto%20titulo/Informe%20Proyecto.docx" TargetMode="External"/><Relationship Id="rId25" Type="http://schemas.openxmlformats.org/officeDocument/2006/relationships/hyperlink" Target="https://inacapmailcl-my.sharepoint.com/personal/matias_olivares15_inacapmail_cl/Documents/Documents/Ing.Elec%20y%20sist.inte/proyecto%20titulo/Informe%20Proyecto.docx"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image" Target="media/image14.emf"/><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inacapmailcl-my.sharepoint.com/personal/matias_olivares15_inacapmail_cl/Documents/Documents/Ing.Elec%20y%20sist.inte/proyecto%20titulo/Informe%20Proyecto.docx" TargetMode="External"/><Relationship Id="rId41" Type="http://schemas.openxmlformats.org/officeDocument/2006/relationships/image" Target="media/image9.jpeg"/><Relationship Id="rId54" Type="http://schemas.openxmlformats.org/officeDocument/2006/relationships/image" Target="media/image22.emf"/><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inacapmailcl-my.sharepoint.com/personal/matias_olivares15_inacapmail_cl/Documents/Documents/Ing.Elec%20y%20sist.inte/proyecto%20titulo/Informe%20Proyecto.docx" TargetMode="External"/><Relationship Id="rId23" Type="http://schemas.openxmlformats.org/officeDocument/2006/relationships/hyperlink" Target="https://inacapmailcl-my.sharepoint.com/personal/matias_olivares15_inacapmail_cl/Documents/Documents/Ing.Elec%20y%20sist.inte/proyecto%20titulo/Informe%20Proyecto.docx" TargetMode="External"/><Relationship Id="rId28" Type="http://schemas.openxmlformats.org/officeDocument/2006/relationships/hyperlink" Target="https://inacapmailcl-my.sharepoint.com/personal/matias_olivares15_inacapmail_cl/Documents/Documents/Ing.Elec%20y%20sist.inte/proyecto%20titulo/Informe%20Proyecto.docx" TargetMode="External"/><Relationship Id="rId36" Type="http://schemas.openxmlformats.org/officeDocument/2006/relationships/image" Target="media/image4.jpeg"/><Relationship Id="rId49" Type="http://schemas.openxmlformats.org/officeDocument/2006/relationships/image" Target="media/image17.png"/><Relationship Id="rId57" Type="http://schemas.openxmlformats.org/officeDocument/2006/relationships/image" Target="media/image25.emf"/><Relationship Id="rId10" Type="http://schemas.openxmlformats.org/officeDocument/2006/relationships/endnotes" Target="endnotes.xml"/><Relationship Id="rId31" Type="http://schemas.openxmlformats.org/officeDocument/2006/relationships/hyperlink" Target="https://inacapmailcl-my.sharepoint.com/personal/matias_olivares15_inacapmail_cl/Documents/Documents/Ing.Elec%20y%20sist.inte/proyecto%20titulo/Informe%20Proyecto.docx" TargetMode="External"/><Relationship Id="rId44" Type="http://schemas.openxmlformats.org/officeDocument/2006/relationships/image" Target="media/image12.jp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inacapmailcl-my.sharepoint.com/personal/matias_olivares15_inacapmail_cl/Documents/Documents/Ing.Elec%20y%20sist.inte/proyecto%20titulo/Informe%20Proyecto.docx" TargetMode="External"/><Relationship Id="rId18" Type="http://schemas.openxmlformats.org/officeDocument/2006/relationships/hyperlink" Target="https://inacapmailcl-my.sharepoint.com/personal/matias_olivares15_inacapmail_cl/Documents/Documents/Ing.Elec%20y%20sist.inte/proyecto%20titulo/Informe%20Proyecto.docx" TargetMode="Externa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image" Target="media/image18.png"/><Relationship Id="rId55" Type="http://schemas.openxmlformats.org/officeDocument/2006/relationships/image" Target="media/image23.emf"/><Relationship Id="rId76"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hyperlink" Target="https://inacapmailcl-my.sharepoint.com/personal/matias_olivares15_inacapmail_cl/Documents/Documents/Ing.Elec%20y%20sist.inte/proyecto%20titulo/Informe%20Proyecto.docx" TargetMode="External"/><Relationship Id="rId24" Type="http://schemas.openxmlformats.org/officeDocument/2006/relationships/hyperlink" Target="https://inacapmailcl-my.sharepoint.com/personal/matias_olivares15_inacapmail_cl/Documents/Documents/Ing.Elec%20y%20sist.inte/proyecto%20titulo/Informe%20Proyecto.docx"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png"/><Relationship Id="rId61" Type="http://schemas.openxmlformats.org/officeDocument/2006/relationships/image" Target="media/image29.png"/><Relationship Id="rId8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91A7AB1F74470890886FBBB454653A"/>
        <w:category>
          <w:name w:val="General"/>
          <w:gallery w:val="placeholder"/>
        </w:category>
        <w:types>
          <w:type w:val="bbPlcHdr"/>
        </w:types>
        <w:behaviors>
          <w:behavior w:val="content"/>
        </w:behaviors>
        <w:guid w:val="{EE845485-BAA6-4258-8865-2B8E49B3A235}"/>
      </w:docPartPr>
      <w:docPartBody>
        <w:p w:rsidR="00005E19" w:rsidRDefault="00005E1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w:altName w:val="Palatino Linotype"/>
    <w:panose1 w:val="00000000000000000000"/>
    <w:charset w:val="00"/>
    <w:family w:val="roman"/>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414"/>
    <w:rsid w:val="00004511"/>
    <w:rsid w:val="00005E19"/>
    <w:rsid w:val="000C2967"/>
    <w:rsid w:val="00224C1F"/>
    <w:rsid w:val="002A7BCB"/>
    <w:rsid w:val="002D0256"/>
    <w:rsid w:val="0031020D"/>
    <w:rsid w:val="00322414"/>
    <w:rsid w:val="003909C1"/>
    <w:rsid w:val="003C598F"/>
    <w:rsid w:val="004B154F"/>
    <w:rsid w:val="00527674"/>
    <w:rsid w:val="0057267E"/>
    <w:rsid w:val="00581A17"/>
    <w:rsid w:val="005D46F2"/>
    <w:rsid w:val="006178BD"/>
    <w:rsid w:val="00674428"/>
    <w:rsid w:val="00713304"/>
    <w:rsid w:val="007525BD"/>
    <w:rsid w:val="007E266B"/>
    <w:rsid w:val="00862D8A"/>
    <w:rsid w:val="008A3D3C"/>
    <w:rsid w:val="009848FE"/>
    <w:rsid w:val="00A30CC7"/>
    <w:rsid w:val="00AB2A2C"/>
    <w:rsid w:val="00B36AA9"/>
    <w:rsid w:val="00D653CD"/>
    <w:rsid w:val="00EB5BA3"/>
    <w:rsid w:val="00ED7E66"/>
    <w:rsid w:val="00FE6105"/>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L" w:eastAsia="es-CL"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C29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Rojo">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SEC16</b:Tag>
    <b:SourceType>Book</b:SourceType>
    <b:Guid>{C426E7CE-3545-48B0-8814-C7C09183FF55}</b:Guid>
    <b:Author>
      <b:Author>
        <b:NameList>
          <b:Person>
            <b:Last>(SEC)</b:Last>
            <b:First>Superintendencia</b:First>
            <b:Middle>de electricidad y combustible</b:Middle>
          </b:Person>
        </b:NameList>
      </b:Author>
    </b:Author>
    <b:Title>Articulo 13190</b:Title>
    <b:Year>30 de septiembre 2016</b:Year>
    <b:City>Santiago</b:City>
    <b:RefOrder>2</b:RefOrder>
  </b:Source>
  <b:Source>
    <b:Tag>Bar11</b:Tag>
    <b:SourceType>Book</b:SourceType>
    <b:Guid>{B3F2B9ED-4131-4EB1-8432-6BD407D73605}</b:Guid>
    <b:Author>
      <b:Author>
        <b:NameList>
          <b:Person>
            <b:Last>Barcón</b:Last>
            <b:First>Santiago</b:First>
          </b:Person>
          <b:Person>
            <b:Last>Rafael</b:Last>
            <b:First>Guerrero</b:First>
          </b:Person>
          <b:Person>
            <b:Last>Iv'an</b:Last>
            <b:First>Martínes</b:First>
          </b:Person>
        </b:NameList>
      </b:Author>
    </b:Author>
    <b:Title>Calidad de la Energía (Factor de potencia y filtrado de armonicas)</b:Title>
    <b:Year>2011</b:Year>
    <b:Publisher>Apolo</b:Publisher>
    <b:RefOrder>1</b:RefOrder>
  </b:Source>
  <b:Source>
    <b:Tag>jho94</b:Tag>
    <b:SourceType>Book</b:SourceType>
    <b:Guid>{B2029839-D06F-4AF3-BCBF-913C7C335902}</b:Guid>
    <b:Author>
      <b:Author>
        <b:NameList>
          <b:Person>
            <b:Last>jhon j . Grainger</b:Last>
            <b:First>william</b:First>
            <b:Middle>D. Stevenson Jr.</b:Middle>
          </b:Person>
        </b:NameList>
      </b:Author>
    </b:Author>
    <b:Title>Analisis de sistemas depotencia</b:Title>
    <b:Year>1994</b:Year>
    <b:Publisher>Mc Grow Hill</b:Publisher>
    <b:RefOrder>7</b:RefOrder>
  </b:Source>
  <b:Source>
    <b:Tag>Eun</b:Tag>
    <b:SourceType>Book</b:SourceType>
    <b:Guid>{5751D6B1-87CA-45A0-AFA3-3A2FAF85EDC4}</b:Guid>
    <b:Author>
      <b:Author>
        <b:NameList>
          <b:Person>
            <b:Last>Euna</b:Last>
            <b:First>Merlin</b:First>
            <b:Middle>Gerin , Square D. Telemecanique</b:Middle>
          </b:Person>
        </b:NameList>
      </b:Author>
    </b:Author>
    <b:Title>Correccíon del factor de potencia</b:Title>
    <b:Year>2000</b:Year>
    <b:RefOrder>8</b:RefOrder>
  </b:Source>
  <b:Source>
    <b:Tag>Zod</b:Tag>
    <b:SourceType>InternetSite</b:SourceType>
    <b:Guid>{BD0523E4-C458-4E28-A6FE-50F8313C33A2}</b:Guid>
    <b:Author>
      <b:Author>
        <b:NameList>
          <b:Person>
            <b:Last>Zodo</b:Last>
          </b:Person>
        </b:NameList>
      </b:Author>
    </b:Author>
    <b:Title>ZODO</b:Title>
    <b:URL>https://es.zddqelectric.com/svg-dynamic-reactive-power-compensator-drpc_p98.html#:~:text=generador%20de%20var%20est%C3%A1tica%20Actualmente%20es%20la%20mejor,la%20funci%C3%B3n%20de%20filtraci%C3%B3n%20activa%20de%20corriente%20arm%C3%B3nica.</b:URL>
    <b:RefOrder>9</b:RefOrder>
  </b:Source>
  <b:Source>
    <b:Tag>Ata</b:Tag>
    <b:SourceType>InternetSite</b:SourceType>
    <b:Guid>{09009221-2250-4E2F-B58D-15B6DE1EA955}</b:Guid>
    <b:Author>
      <b:Author>
        <b:NameList>
          <b:Person>
            <b:Last>Atatecnologia</b:Last>
          </b:Person>
        </b:NameList>
      </b:Author>
    </b:Author>
    <b:Title>Atatecnologia</b:Title>
    <b:URL>https://altatecnologia.com.mx/funcionamiento-de-un-banco-de-capacitores/</b:URL>
    <b:RefOrder>10</b:RefOrder>
  </b:Source>
  <b:Source>
    <b:Tag>Min</b:Tag>
    <b:SourceType>InternetSite</b:SourceType>
    <b:Guid>{92D7F2E2-3392-4766-A795-08C7D5DA9969}</b:Guid>
    <b:Title>economiacircular</b:Title>
    <b:Author>
      <b:Author>
        <b:Corporate>Ministerio de medio ambiente</b:Corporate>
      </b:Author>
    </b:Author>
    <b:Year>2023</b:Year>
    <b:Month>10</b:Month>
    <b:Day>01</b:Day>
    <b:URL>https://economiacircular.mma.gob.cl/ley-rep/</b:URL>
    <b:RefOrder>3</b:RefOrder>
  </b:Source>
  <b:Source>
    <b:Tag>DIA21</b:Tag>
    <b:SourceType>DocumentFromInternetSite</b:SourceType>
    <b:Guid>{41908485-5AA7-4D35-8AB5-C973C42A68D8}</b:Guid>
    <b:Author>
      <b:Author>
        <b:Corporate>DIARIO OFICIAL DE LA REPUBLICA DE CHILE</b:Corporate>
      </b:Author>
    </b:Author>
    <b:Title>economiacircular.mma.gob.c</b:Title>
    <b:Year>2021</b:Year>
    <b:Month>Mayo</b:Month>
    <b:Day>28</b:Day>
    <b:URL>https://economiacircular.mma.gob.cl/wp-content/uploads/2021/06/16-Publicacion-DO-Res-Exenta-No310-cierra-pilas-abre-PRAEE.pdf</b:URL>
    <b:LCID>es-CL</b:LCID>
    <b:RefOrder>4</b:RefOrder>
  </b:Source>
  <b:Source>
    <b:Tag>SEC20</b:Tag>
    <b:SourceType>Report</b:SourceType>
    <b:Guid>{7567E096-0FC9-4864-9A96-56E4F0038D51}</b:Guid>
    <b:Title>RIC-N07-Instalaciones-de-Equipos</b:Title>
    <b:Year>2020</b:Year>
    <b:URL>https://www.seital.cl/data/documents/RIC-N07-Instalaciones-de-Equipos-V1.1-1.pdf</b:URL>
    <b:Author>
      <b:Author>
        <b:NameList>
          <b:Person>
            <b:Last>Electricidad</b:Last>
            <b:First>SEC</b:First>
            <b:Middle>- División de Ingeniería de</b:Middle>
          </b:Person>
        </b:NameList>
      </b:Author>
    </b:Author>
    <b:Department>División de Ingeniería de Electricidad</b:Department>
    <b:Institution>SEC</b:Institution>
    <b:RefOrder>6</b:RefOrder>
  </b:Source>
  <b:Source>
    <b:Tag>MIN05</b:Tag>
    <b:SourceType>DocumentFromInternetSite</b:SourceType>
    <b:Guid>{224565DC-C931-4B43-B1AD-2CDCC2B7FDAA}</b:Guid>
    <b:Title>www.bcn.cl</b:Title>
    <b:Year>2005</b:Year>
    <b:Author>
      <b:Author>
        <b:Corporate>MINISTERIO DE ECONOMÍA; FOMENTO Y RECONSTRUCCION; SUBSECRETARIA DE ECONOMIA; FOMENTO Y RECONSTRUCCION</b:Corporate>
      </b:Author>
    </b:Author>
    <b:Month>Noviembre</b:Month>
    <b:Day>10</b:Day>
    <b:URL>https://www.bcn.cl/leychile/navegar?idNorma=246921</b:URL>
    <b:RefOrder>5</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86D96C47A409B548ACEBBE6FA2D71B6E" ma:contentTypeVersion="0" ma:contentTypeDescription="Crear nuevo documento." ma:contentTypeScope="" ma:versionID="85a53eb2470820fd56cf9fb185a2c07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B0C34AD-A77E-46F4-BDD9-D6C62A6D76AE}">
  <ds:schemaRefs>
    <ds:schemaRef ds:uri="http://schemas.openxmlformats.org/officeDocument/2006/bibliography"/>
  </ds:schemaRefs>
</ds:datastoreItem>
</file>

<file path=customXml/itemProps2.xml><?xml version="1.0" encoding="utf-8"?>
<ds:datastoreItem xmlns:ds="http://schemas.openxmlformats.org/officeDocument/2006/customXml" ds:itemID="{9EAA6A09-B48B-4A0D-94DB-83DDA78E95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12518E9-D2AD-41FE-982F-A66447E9086B}">
  <ds:schemaRefs>
    <ds:schemaRef ds:uri="http://schemas.microsoft.com/sharepoint/v3/contenttype/forms"/>
  </ds:schemaRefs>
</ds:datastoreItem>
</file>

<file path=customXml/itemProps4.xml><?xml version="1.0" encoding="utf-8"?>
<ds:datastoreItem xmlns:ds="http://schemas.openxmlformats.org/officeDocument/2006/customXml" ds:itemID="{362AA215-FD2D-4D0B-9619-8EB51EEEFE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12848</Words>
  <Characters>70665</Characters>
  <Application>Microsoft Office Word</Application>
  <DocSecurity>0</DocSecurity>
  <Lines>588</Lines>
  <Paragraphs>166</Paragraphs>
  <ScaleCrop>false</ScaleCrop>
  <HeadingPairs>
    <vt:vector size="2" baseType="variant">
      <vt:variant>
        <vt:lpstr>Título</vt:lpstr>
      </vt:variant>
      <vt:variant>
        <vt:i4>1</vt:i4>
      </vt:variant>
    </vt:vector>
  </HeadingPairs>
  <TitlesOfParts>
    <vt:vector size="1" baseType="lpstr">
      <vt:lpstr/>
    </vt:vector>
  </TitlesOfParts>
  <Company>Microsoft Corporation</Company>
  <LinksUpToDate>false</LinksUpToDate>
  <CharactersWithSpaces>83347</CharactersWithSpaces>
  <SharedDoc>false</SharedDoc>
  <HLinks>
    <vt:vector size="420" baseType="variant">
      <vt:variant>
        <vt:i4>4849755</vt:i4>
      </vt:variant>
      <vt:variant>
        <vt:i4>377</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374</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371</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368</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365</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362</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359</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356</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353</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350</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347</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344</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341</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338</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335</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332</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4849755</vt:i4>
      </vt:variant>
      <vt:variant>
        <vt:i4>326</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_Toc145017603</vt:lpwstr>
      </vt:variant>
      <vt:variant>
        <vt:i4>1310771</vt:i4>
      </vt:variant>
      <vt:variant>
        <vt:i4>320</vt:i4>
      </vt:variant>
      <vt:variant>
        <vt:i4>0</vt:i4>
      </vt:variant>
      <vt:variant>
        <vt:i4>5</vt:i4>
      </vt:variant>
      <vt:variant>
        <vt:lpwstr/>
      </vt:variant>
      <vt:variant>
        <vt:lpwstr>_Toc145017602</vt:lpwstr>
      </vt:variant>
      <vt:variant>
        <vt:i4>1310771</vt:i4>
      </vt:variant>
      <vt:variant>
        <vt:i4>314</vt:i4>
      </vt:variant>
      <vt:variant>
        <vt:i4>0</vt:i4>
      </vt:variant>
      <vt:variant>
        <vt:i4>5</vt:i4>
      </vt:variant>
      <vt:variant>
        <vt:lpwstr/>
      </vt:variant>
      <vt:variant>
        <vt:lpwstr>_Toc145017601</vt:lpwstr>
      </vt:variant>
      <vt:variant>
        <vt:i4>4849755</vt:i4>
      </vt:variant>
      <vt:variant>
        <vt:i4>308</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_Toc145017600</vt:lpwstr>
      </vt:variant>
      <vt:variant>
        <vt:i4>4391000</vt:i4>
      </vt:variant>
      <vt:variant>
        <vt:i4>302</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_Toc145017599</vt:lpwstr>
      </vt:variant>
      <vt:variant>
        <vt:i4>1900592</vt:i4>
      </vt:variant>
      <vt:variant>
        <vt:i4>296</vt:i4>
      </vt:variant>
      <vt:variant>
        <vt:i4>0</vt:i4>
      </vt:variant>
      <vt:variant>
        <vt:i4>5</vt:i4>
      </vt:variant>
      <vt:variant>
        <vt:lpwstr/>
      </vt:variant>
      <vt:variant>
        <vt:lpwstr>_Toc145017598</vt:lpwstr>
      </vt:variant>
      <vt:variant>
        <vt:i4>1900592</vt:i4>
      </vt:variant>
      <vt:variant>
        <vt:i4>290</vt:i4>
      </vt:variant>
      <vt:variant>
        <vt:i4>0</vt:i4>
      </vt:variant>
      <vt:variant>
        <vt:i4>5</vt:i4>
      </vt:variant>
      <vt:variant>
        <vt:lpwstr/>
      </vt:variant>
      <vt:variant>
        <vt:lpwstr>_Toc145017597</vt:lpwstr>
      </vt:variant>
      <vt:variant>
        <vt:i4>4391000</vt:i4>
      </vt:variant>
      <vt:variant>
        <vt:i4>284</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_Toc145017596</vt:lpwstr>
      </vt:variant>
      <vt:variant>
        <vt:i4>4391000</vt:i4>
      </vt:variant>
      <vt:variant>
        <vt:i4>278</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_Toc145017595</vt:lpwstr>
      </vt:variant>
      <vt:variant>
        <vt:i4>1900592</vt:i4>
      </vt:variant>
      <vt:variant>
        <vt:i4>272</vt:i4>
      </vt:variant>
      <vt:variant>
        <vt:i4>0</vt:i4>
      </vt:variant>
      <vt:variant>
        <vt:i4>5</vt:i4>
      </vt:variant>
      <vt:variant>
        <vt:lpwstr/>
      </vt:variant>
      <vt:variant>
        <vt:lpwstr>_Toc145017594</vt:lpwstr>
      </vt:variant>
      <vt:variant>
        <vt:i4>1900592</vt:i4>
      </vt:variant>
      <vt:variant>
        <vt:i4>266</vt:i4>
      </vt:variant>
      <vt:variant>
        <vt:i4>0</vt:i4>
      </vt:variant>
      <vt:variant>
        <vt:i4>5</vt:i4>
      </vt:variant>
      <vt:variant>
        <vt:lpwstr/>
      </vt:variant>
      <vt:variant>
        <vt:lpwstr>_Toc145017593</vt:lpwstr>
      </vt:variant>
      <vt:variant>
        <vt:i4>4391000</vt:i4>
      </vt:variant>
      <vt:variant>
        <vt:i4>260</vt:i4>
      </vt:variant>
      <vt:variant>
        <vt:i4>0</vt:i4>
      </vt:variant>
      <vt:variant>
        <vt:i4>5</vt:i4>
      </vt:variant>
      <vt:variant>
        <vt:lpwstr>https://inacapmailcl-my.sharepoint.com/personal/matias_olivares15_inacapmail_cl/Documents/Documents/Ing.Elec y sist.inte/proyecto titulo/Informe Proyecto.docx</vt:lpwstr>
      </vt:variant>
      <vt:variant>
        <vt:lpwstr>_Toc145017592</vt:lpwstr>
      </vt:variant>
      <vt:variant>
        <vt:i4>1769527</vt:i4>
      </vt:variant>
      <vt:variant>
        <vt:i4>248</vt:i4>
      </vt:variant>
      <vt:variant>
        <vt:i4>0</vt:i4>
      </vt:variant>
      <vt:variant>
        <vt:i4>5</vt:i4>
      </vt:variant>
      <vt:variant>
        <vt:lpwstr/>
      </vt:variant>
      <vt:variant>
        <vt:lpwstr>_Toc154578543</vt:lpwstr>
      </vt:variant>
      <vt:variant>
        <vt:i4>1769527</vt:i4>
      </vt:variant>
      <vt:variant>
        <vt:i4>242</vt:i4>
      </vt:variant>
      <vt:variant>
        <vt:i4>0</vt:i4>
      </vt:variant>
      <vt:variant>
        <vt:i4>5</vt:i4>
      </vt:variant>
      <vt:variant>
        <vt:lpwstr/>
      </vt:variant>
      <vt:variant>
        <vt:lpwstr>_Toc154578542</vt:lpwstr>
      </vt:variant>
      <vt:variant>
        <vt:i4>1769527</vt:i4>
      </vt:variant>
      <vt:variant>
        <vt:i4>236</vt:i4>
      </vt:variant>
      <vt:variant>
        <vt:i4>0</vt:i4>
      </vt:variant>
      <vt:variant>
        <vt:i4>5</vt:i4>
      </vt:variant>
      <vt:variant>
        <vt:lpwstr/>
      </vt:variant>
      <vt:variant>
        <vt:lpwstr>_Toc154578541</vt:lpwstr>
      </vt:variant>
      <vt:variant>
        <vt:i4>1769527</vt:i4>
      </vt:variant>
      <vt:variant>
        <vt:i4>230</vt:i4>
      </vt:variant>
      <vt:variant>
        <vt:i4>0</vt:i4>
      </vt:variant>
      <vt:variant>
        <vt:i4>5</vt:i4>
      </vt:variant>
      <vt:variant>
        <vt:lpwstr/>
      </vt:variant>
      <vt:variant>
        <vt:lpwstr>_Toc154578540</vt:lpwstr>
      </vt:variant>
      <vt:variant>
        <vt:i4>1835063</vt:i4>
      </vt:variant>
      <vt:variant>
        <vt:i4>224</vt:i4>
      </vt:variant>
      <vt:variant>
        <vt:i4>0</vt:i4>
      </vt:variant>
      <vt:variant>
        <vt:i4>5</vt:i4>
      </vt:variant>
      <vt:variant>
        <vt:lpwstr/>
      </vt:variant>
      <vt:variant>
        <vt:lpwstr>_Toc154578539</vt:lpwstr>
      </vt:variant>
      <vt:variant>
        <vt:i4>1835063</vt:i4>
      </vt:variant>
      <vt:variant>
        <vt:i4>218</vt:i4>
      </vt:variant>
      <vt:variant>
        <vt:i4>0</vt:i4>
      </vt:variant>
      <vt:variant>
        <vt:i4>5</vt:i4>
      </vt:variant>
      <vt:variant>
        <vt:lpwstr/>
      </vt:variant>
      <vt:variant>
        <vt:lpwstr>_Toc154578538</vt:lpwstr>
      </vt:variant>
      <vt:variant>
        <vt:i4>1835063</vt:i4>
      </vt:variant>
      <vt:variant>
        <vt:i4>212</vt:i4>
      </vt:variant>
      <vt:variant>
        <vt:i4>0</vt:i4>
      </vt:variant>
      <vt:variant>
        <vt:i4>5</vt:i4>
      </vt:variant>
      <vt:variant>
        <vt:lpwstr/>
      </vt:variant>
      <vt:variant>
        <vt:lpwstr>_Toc154578537</vt:lpwstr>
      </vt:variant>
      <vt:variant>
        <vt:i4>1835063</vt:i4>
      </vt:variant>
      <vt:variant>
        <vt:i4>206</vt:i4>
      </vt:variant>
      <vt:variant>
        <vt:i4>0</vt:i4>
      </vt:variant>
      <vt:variant>
        <vt:i4>5</vt:i4>
      </vt:variant>
      <vt:variant>
        <vt:lpwstr/>
      </vt:variant>
      <vt:variant>
        <vt:lpwstr>_Toc154578536</vt:lpwstr>
      </vt:variant>
      <vt:variant>
        <vt:i4>1835063</vt:i4>
      </vt:variant>
      <vt:variant>
        <vt:i4>200</vt:i4>
      </vt:variant>
      <vt:variant>
        <vt:i4>0</vt:i4>
      </vt:variant>
      <vt:variant>
        <vt:i4>5</vt:i4>
      </vt:variant>
      <vt:variant>
        <vt:lpwstr/>
      </vt:variant>
      <vt:variant>
        <vt:lpwstr>_Toc154578535</vt:lpwstr>
      </vt:variant>
      <vt:variant>
        <vt:i4>1835063</vt:i4>
      </vt:variant>
      <vt:variant>
        <vt:i4>194</vt:i4>
      </vt:variant>
      <vt:variant>
        <vt:i4>0</vt:i4>
      </vt:variant>
      <vt:variant>
        <vt:i4>5</vt:i4>
      </vt:variant>
      <vt:variant>
        <vt:lpwstr/>
      </vt:variant>
      <vt:variant>
        <vt:lpwstr>_Toc154578534</vt:lpwstr>
      </vt:variant>
      <vt:variant>
        <vt:i4>1835063</vt:i4>
      </vt:variant>
      <vt:variant>
        <vt:i4>188</vt:i4>
      </vt:variant>
      <vt:variant>
        <vt:i4>0</vt:i4>
      </vt:variant>
      <vt:variant>
        <vt:i4>5</vt:i4>
      </vt:variant>
      <vt:variant>
        <vt:lpwstr/>
      </vt:variant>
      <vt:variant>
        <vt:lpwstr>_Toc154578533</vt:lpwstr>
      </vt:variant>
      <vt:variant>
        <vt:i4>1835063</vt:i4>
      </vt:variant>
      <vt:variant>
        <vt:i4>182</vt:i4>
      </vt:variant>
      <vt:variant>
        <vt:i4>0</vt:i4>
      </vt:variant>
      <vt:variant>
        <vt:i4>5</vt:i4>
      </vt:variant>
      <vt:variant>
        <vt:lpwstr/>
      </vt:variant>
      <vt:variant>
        <vt:lpwstr>_Toc154578532</vt:lpwstr>
      </vt:variant>
      <vt:variant>
        <vt:i4>1835063</vt:i4>
      </vt:variant>
      <vt:variant>
        <vt:i4>176</vt:i4>
      </vt:variant>
      <vt:variant>
        <vt:i4>0</vt:i4>
      </vt:variant>
      <vt:variant>
        <vt:i4>5</vt:i4>
      </vt:variant>
      <vt:variant>
        <vt:lpwstr/>
      </vt:variant>
      <vt:variant>
        <vt:lpwstr>_Toc154578531</vt:lpwstr>
      </vt:variant>
      <vt:variant>
        <vt:i4>1835063</vt:i4>
      </vt:variant>
      <vt:variant>
        <vt:i4>170</vt:i4>
      </vt:variant>
      <vt:variant>
        <vt:i4>0</vt:i4>
      </vt:variant>
      <vt:variant>
        <vt:i4>5</vt:i4>
      </vt:variant>
      <vt:variant>
        <vt:lpwstr/>
      </vt:variant>
      <vt:variant>
        <vt:lpwstr>_Toc154578530</vt:lpwstr>
      </vt:variant>
      <vt:variant>
        <vt:i4>1900599</vt:i4>
      </vt:variant>
      <vt:variant>
        <vt:i4>164</vt:i4>
      </vt:variant>
      <vt:variant>
        <vt:i4>0</vt:i4>
      </vt:variant>
      <vt:variant>
        <vt:i4>5</vt:i4>
      </vt:variant>
      <vt:variant>
        <vt:lpwstr/>
      </vt:variant>
      <vt:variant>
        <vt:lpwstr>_Toc154578529</vt:lpwstr>
      </vt:variant>
      <vt:variant>
        <vt:i4>1900599</vt:i4>
      </vt:variant>
      <vt:variant>
        <vt:i4>158</vt:i4>
      </vt:variant>
      <vt:variant>
        <vt:i4>0</vt:i4>
      </vt:variant>
      <vt:variant>
        <vt:i4>5</vt:i4>
      </vt:variant>
      <vt:variant>
        <vt:lpwstr/>
      </vt:variant>
      <vt:variant>
        <vt:lpwstr>_Toc154578528</vt:lpwstr>
      </vt:variant>
      <vt:variant>
        <vt:i4>1900599</vt:i4>
      </vt:variant>
      <vt:variant>
        <vt:i4>152</vt:i4>
      </vt:variant>
      <vt:variant>
        <vt:i4>0</vt:i4>
      </vt:variant>
      <vt:variant>
        <vt:i4>5</vt:i4>
      </vt:variant>
      <vt:variant>
        <vt:lpwstr/>
      </vt:variant>
      <vt:variant>
        <vt:lpwstr>_Toc154578527</vt:lpwstr>
      </vt:variant>
      <vt:variant>
        <vt:i4>1900599</vt:i4>
      </vt:variant>
      <vt:variant>
        <vt:i4>146</vt:i4>
      </vt:variant>
      <vt:variant>
        <vt:i4>0</vt:i4>
      </vt:variant>
      <vt:variant>
        <vt:i4>5</vt:i4>
      </vt:variant>
      <vt:variant>
        <vt:lpwstr/>
      </vt:variant>
      <vt:variant>
        <vt:lpwstr>_Toc154578526</vt:lpwstr>
      </vt:variant>
      <vt:variant>
        <vt:i4>1900599</vt:i4>
      </vt:variant>
      <vt:variant>
        <vt:i4>140</vt:i4>
      </vt:variant>
      <vt:variant>
        <vt:i4>0</vt:i4>
      </vt:variant>
      <vt:variant>
        <vt:i4>5</vt:i4>
      </vt:variant>
      <vt:variant>
        <vt:lpwstr/>
      </vt:variant>
      <vt:variant>
        <vt:lpwstr>_Toc154578525</vt:lpwstr>
      </vt:variant>
      <vt:variant>
        <vt:i4>1900599</vt:i4>
      </vt:variant>
      <vt:variant>
        <vt:i4>134</vt:i4>
      </vt:variant>
      <vt:variant>
        <vt:i4>0</vt:i4>
      </vt:variant>
      <vt:variant>
        <vt:i4>5</vt:i4>
      </vt:variant>
      <vt:variant>
        <vt:lpwstr/>
      </vt:variant>
      <vt:variant>
        <vt:lpwstr>_Toc154578524</vt:lpwstr>
      </vt:variant>
      <vt:variant>
        <vt:i4>1900599</vt:i4>
      </vt:variant>
      <vt:variant>
        <vt:i4>128</vt:i4>
      </vt:variant>
      <vt:variant>
        <vt:i4>0</vt:i4>
      </vt:variant>
      <vt:variant>
        <vt:i4>5</vt:i4>
      </vt:variant>
      <vt:variant>
        <vt:lpwstr/>
      </vt:variant>
      <vt:variant>
        <vt:lpwstr>_Toc154578523</vt:lpwstr>
      </vt:variant>
      <vt:variant>
        <vt:i4>1900599</vt:i4>
      </vt:variant>
      <vt:variant>
        <vt:i4>122</vt:i4>
      </vt:variant>
      <vt:variant>
        <vt:i4>0</vt:i4>
      </vt:variant>
      <vt:variant>
        <vt:i4>5</vt:i4>
      </vt:variant>
      <vt:variant>
        <vt:lpwstr/>
      </vt:variant>
      <vt:variant>
        <vt:lpwstr>_Toc154578522</vt:lpwstr>
      </vt:variant>
      <vt:variant>
        <vt:i4>1900599</vt:i4>
      </vt:variant>
      <vt:variant>
        <vt:i4>116</vt:i4>
      </vt:variant>
      <vt:variant>
        <vt:i4>0</vt:i4>
      </vt:variant>
      <vt:variant>
        <vt:i4>5</vt:i4>
      </vt:variant>
      <vt:variant>
        <vt:lpwstr/>
      </vt:variant>
      <vt:variant>
        <vt:lpwstr>_Toc154578521</vt:lpwstr>
      </vt:variant>
      <vt:variant>
        <vt:i4>1900599</vt:i4>
      </vt:variant>
      <vt:variant>
        <vt:i4>110</vt:i4>
      </vt:variant>
      <vt:variant>
        <vt:i4>0</vt:i4>
      </vt:variant>
      <vt:variant>
        <vt:i4>5</vt:i4>
      </vt:variant>
      <vt:variant>
        <vt:lpwstr/>
      </vt:variant>
      <vt:variant>
        <vt:lpwstr>_Toc154578520</vt:lpwstr>
      </vt:variant>
      <vt:variant>
        <vt:i4>1966135</vt:i4>
      </vt:variant>
      <vt:variant>
        <vt:i4>104</vt:i4>
      </vt:variant>
      <vt:variant>
        <vt:i4>0</vt:i4>
      </vt:variant>
      <vt:variant>
        <vt:i4>5</vt:i4>
      </vt:variant>
      <vt:variant>
        <vt:lpwstr/>
      </vt:variant>
      <vt:variant>
        <vt:lpwstr>_Toc154578519</vt:lpwstr>
      </vt:variant>
      <vt:variant>
        <vt:i4>1966135</vt:i4>
      </vt:variant>
      <vt:variant>
        <vt:i4>98</vt:i4>
      </vt:variant>
      <vt:variant>
        <vt:i4>0</vt:i4>
      </vt:variant>
      <vt:variant>
        <vt:i4>5</vt:i4>
      </vt:variant>
      <vt:variant>
        <vt:lpwstr/>
      </vt:variant>
      <vt:variant>
        <vt:lpwstr>_Toc154578518</vt:lpwstr>
      </vt:variant>
      <vt:variant>
        <vt:i4>1966135</vt:i4>
      </vt:variant>
      <vt:variant>
        <vt:i4>92</vt:i4>
      </vt:variant>
      <vt:variant>
        <vt:i4>0</vt:i4>
      </vt:variant>
      <vt:variant>
        <vt:i4>5</vt:i4>
      </vt:variant>
      <vt:variant>
        <vt:lpwstr/>
      </vt:variant>
      <vt:variant>
        <vt:lpwstr>_Toc154578517</vt:lpwstr>
      </vt:variant>
      <vt:variant>
        <vt:i4>1966135</vt:i4>
      </vt:variant>
      <vt:variant>
        <vt:i4>86</vt:i4>
      </vt:variant>
      <vt:variant>
        <vt:i4>0</vt:i4>
      </vt:variant>
      <vt:variant>
        <vt:i4>5</vt:i4>
      </vt:variant>
      <vt:variant>
        <vt:lpwstr/>
      </vt:variant>
      <vt:variant>
        <vt:lpwstr>_Toc154578516</vt:lpwstr>
      </vt:variant>
      <vt:variant>
        <vt:i4>1966135</vt:i4>
      </vt:variant>
      <vt:variant>
        <vt:i4>80</vt:i4>
      </vt:variant>
      <vt:variant>
        <vt:i4>0</vt:i4>
      </vt:variant>
      <vt:variant>
        <vt:i4>5</vt:i4>
      </vt:variant>
      <vt:variant>
        <vt:lpwstr/>
      </vt:variant>
      <vt:variant>
        <vt:lpwstr>_Toc154578515</vt:lpwstr>
      </vt:variant>
      <vt:variant>
        <vt:i4>1966135</vt:i4>
      </vt:variant>
      <vt:variant>
        <vt:i4>74</vt:i4>
      </vt:variant>
      <vt:variant>
        <vt:i4>0</vt:i4>
      </vt:variant>
      <vt:variant>
        <vt:i4>5</vt:i4>
      </vt:variant>
      <vt:variant>
        <vt:lpwstr/>
      </vt:variant>
      <vt:variant>
        <vt:lpwstr>_Toc154578514</vt:lpwstr>
      </vt:variant>
      <vt:variant>
        <vt:i4>1966135</vt:i4>
      </vt:variant>
      <vt:variant>
        <vt:i4>68</vt:i4>
      </vt:variant>
      <vt:variant>
        <vt:i4>0</vt:i4>
      </vt:variant>
      <vt:variant>
        <vt:i4>5</vt:i4>
      </vt:variant>
      <vt:variant>
        <vt:lpwstr/>
      </vt:variant>
      <vt:variant>
        <vt:lpwstr>_Toc154578513</vt:lpwstr>
      </vt:variant>
      <vt:variant>
        <vt:i4>1966135</vt:i4>
      </vt:variant>
      <vt:variant>
        <vt:i4>62</vt:i4>
      </vt:variant>
      <vt:variant>
        <vt:i4>0</vt:i4>
      </vt:variant>
      <vt:variant>
        <vt:i4>5</vt:i4>
      </vt:variant>
      <vt:variant>
        <vt:lpwstr/>
      </vt:variant>
      <vt:variant>
        <vt:lpwstr>_Toc154578512</vt:lpwstr>
      </vt:variant>
      <vt:variant>
        <vt:i4>1966135</vt:i4>
      </vt:variant>
      <vt:variant>
        <vt:i4>56</vt:i4>
      </vt:variant>
      <vt:variant>
        <vt:i4>0</vt:i4>
      </vt:variant>
      <vt:variant>
        <vt:i4>5</vt:i4>
      </vt:variant>
      <vt:variant>
        <vt:lpwstr/>
      </vt:variant>
      <vt:variant>
        <vt:lpwstr>_Toc154578511</vt:lpwstr>
      </vt:variant>
      <vt:variant>
        <vt:i4>1966135</vt:i4>
      </vt:variant>
      <vt:variant>
        <vt:i4>50</vt:i4>
      </vt:variant>
      <vt:variant>
        <vt:i4>0</vt:i4>
      </vt:variant>
      <vt:variant>
        <vt:i4>5</vt:i4>
      </vt:variant>
      <vt:variant>
        <vt:lpwstr/>
      </vt:variant>
      <vt:variant>
        <vt:lpwstr>_Toc154578510</vt:lpwstr>
      </vt:variant>
      <vt:variant>
        <vt:i4>2031671</vt:i4>
      </vt:variant>
      <vt:variant>
        <vt:i4>44</vt:i4>
      </vt:variant>
      <vt:variant>
        <vt:i4>0</vt:i4>
      </vt:variant>
      <vt:variant>
        <vt:i4>5</vt:i4>
      </vt:variant>
      <vt:variant>
        <vt:lpwstr/>
      </vt:variant>
      <vt:variant>
        <vt:lpwstr>_Toc154578509</vt:lpwstr>
      </vt:variant>
      <vt:variant>
        <vt:i4>2031671</vt:i4>
      </vt:variant>
      <vt:variant>
        <vt:i4>38</vt:i4>
      </vt:variant>
      <vt:variant>
        <vt:i4>0</vt:i4>
      </vt:variant>
      <vt:variant>
        <vt:i4>5</vt:i4>
      </vt:variant>
      <vt:variant>
        <vt:lpwstr/>
      </vt:variant>
      <vt:variant>
        <vt:lpwstr>_Toc154578508</vt:lpwstr>
      </vt:variant>
      <vt:variant>
        <vt:i4>2031671</vt:i4>
      </vt:variant>
      <vt:variant>
        <vt:i4>32</vt:i4>
      </vt:variant>
      <vt:variant>
        <vt:i4>0</vt:i4>
      </vt:variant>
      <vt:variant>
        <vt:i4>5</vt:i4>
      </vt:variant>
      <vt:variant>
        <vt:lpwstr/>
      </vt:variant>
      <vt:variant>
        <vt:lpwstr>_Toc154578507</vt:lpwstr>
      </vt:variant>
      <vt:variant>
        <vt:i4>2031671</vt:i4>
      </vt:variant>
      <vt:variant>
        <vt:i4>26</vt:i4>
      </vt:variant>
      <vt:variant>
        <vt:i4>0</vt:i4>
      </vt:variant>
      <vt:variant>
        <vt:i4>5</vt:i4>
      </vt:variant>
      <vt:variant>
        <vt:lpwstr/>
      </vt:variant>
      <vt:variant>
        <vt:lpwstr>_Toc154578506</vt:lpwstr>
      </vt:variant>
      <vt:variant>
        <vt:i4>2031671</vt:i4>
      </vt:variant>
      <vt:variant>
        <vt:i4>20</vt:i4>
      </vt:variant>
      <vt:variant>
        <vt:i4>0</vt:i4>
      </vt:variant>
      <vt:variant>
        <vt:i4>5</vt:i4>
      </vt:variant>
      <vt:variant>
        <vt:lpwstr/>
      </vt:variant>
      <vt:variant>
        <vt:lpwstr>_Toc154578505</vt:lpwstr>
      </vt:variant>
      <vt:variant>
        <vt:i4>2031671</vt:i4>
      </vt:variant>
      <vt:variant>
        <vt:i4>14</vt:i4>
      </vt:variant>
      <vt:variant>
        <vt:i4>0</vt:i4>
      </vt:variant>
      <vt:variant>
        <vt:i4>5</vt:i4>
      </vt:variant>
      <vt:variant>
        <vt:lpwstr/>
      </vt:variant>
      <vt:variant>
        <vt:lpwstr>_Toc154578504</vt:lpwstr>
      </vt:variant>
      <vt:variant>
        <vt:i4>2031671</vt:i4>
      </vt:variant>
      <vt:variant>
        <vt:i4>8</vt:i4>
      </vt:variant>
      <vt:variant>
        <vt:i4>0</vt:i4>
      </vt:variant>
      <vt:variant>
        <vt:i4>5</vt:i4>
      </vt:variant>
      <vt:variant>
        <vt:lpwstr/>
      </vt:variant>
      <vt:variant>
        <vt:lpwstr>_Toc154578503</vt:lpwstr>
      </vt:variant>
      <vt:variant>
        <vt:i4>2031671</vt:i4>
      </vt:variant>
      <vt:variant>
        <vt:i4>2</vt:i4>
      </vt:variant>
      <vt:variant>
        <vt:i4>0</vt:i4>
      </vt:variant>
      <vt:variant>
        <vt:i4>5</vt:i4>
      </vt:variant>
      <vt:variant>
        <vt:lpwstr/>
      </vt:variant>
      <vt:variant>
        <vt:lpwstr>_Toc154578502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cp:lastModifiedBy>MATIAS ANDRES OLIVARES ARANGUIZ</cp:lastModifiedBy>
  <cp:revision>2</cp:revision>
  <cp:lastPrinted>2023-10-20T04:54:00Z</cp:lastPrinted>
  <dcterms:created xsi:type="dcterms:W3CDTF">2023-12-27T17:24:00Z</dcterms:created>
  <dcterms:modified xsi:type="dcterms:W3CDTF">2023-12-27T17:24:00Z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TC060889443082</vt:lpwstr>
  </property>
  <property fmtid="{D5CDD505-2E9C-101B-9397-08002B2CF9AE}" pid="3" name="ContentTypeId">
    <vt:lpwstr>0x01010086D96C47A409B548ACEBBE6FA2D71B6E</vt:lpwstr>
  </property>
</Properties>
</file>